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9464" w:type="dxa"/>
        <w:tblLook w:val="01E0" w:firstRow="1" w:lastRow="1" w:firstColumn="1" w:lastColumn="1" w:noHBand="0" w:noVBand="0"/>
      </w:tblPr>
      <w:tblGrid>
        <w:gridCol w:w="4077"/>
        <w:gridCol w:w="851"/>
        <w:gridCol w:w="4536"/>
      </w:tblGrid>
      <w:tr w:rsidR="009E6E5B" w:rsidRPr="008D6E9D" w14:paraId="3C9A4CBB" w14:textId="77777777" w:rsidTr="008D6E9D">
        <w:tc>
          <w:tcPr>
            <w:tcW w:w="4077" w:type="dxa"/>
          </w:tcPr>
          <w:p w14:paraId="161ED836" w14:textId="2C66549C" w:rsidR="009E6E5B" w:rsidRPr="008D6E9D" w:rsidRDefault="009E6E5B" w:rsidP="008D6E9D">
            <w:pPr>
              <w:spacing w:after="0" w:line="240" w:lineRule="auto"/>
              <w:jc w:val="center"/>
              <w:rPr>
                <w:rFonts w:ascii="Arial Rounded MT Bold" w:hAnsi="Arial Rounded MT Bold"/>
                <w:i/>
                <w:sz w:val="18"/>
                <w:szCs w:val="18"/>
              </w:rPr>
            </w:pPr>
          </w:p>
        </w:tc>
        <w:tc>
          <w:tcPr>
            <w:tcW w:w="851" w:type="dxa"/>
          </w:tcPr>
          <w:p w14:paraId="38594F88" w14:textId="77777777" w:rsidR="009E6E5B" w:rsidRPr="008D6E9D" w:rsidRDefault="009E6E5B" w:rsidP="008D6E9D">
            <w:pPr>
              <w:spacing w:after="0" w:line="240" w:lineRule="auto"/>
              <w:rPr>
                <w:rFonts w:ascii="Arial Rounded MT Bold" w:hAnsi="Arial Rounded MT Bold"/>
                <w:sz w:val="18"/>
                <w:szCs w:val="18"/>
              </w:rPr>
            </w:pPr>
          </w:p>
        </w:tc>
        <w:tc>
          <w:tcPr>
            <w:tcW w:w="4536" w:type="dxa"/>
          </w:tcPr>
          <w:p w14:paraId="03039C92" w14:textId="51CBC2FF" w:rsidR="009E6E5B" w:rsidRPr="008D6E9D" w:rsidRDefault="009E6E5B" w:rsidP="008D6E9D">
            <w:pPr>
              <w:spacing w:after="0" w:line="240" w:lineRule="auto"/>
              <w:jc w:val="center"/>
              <w:rPr>
                <w:rFonts w:ascii="Arial Rounded MT Bold" w:hAnsi="Arial Rounded MT Bold"/>
                <w:i/>
                <w:sz w:val="18"/>
                <w:szCs w:val="18"/>
              </w:rPr>
            </w:pPr>
          </w:p>
        </w:tc>
      </w:tr>
      <w:tr w:rsidR="009E6E5B" w:rsidRPr="008D6E9D" w14:paraId="745C1C39" w14:textId="77777777" w:rsidTr="008D6E9D">
        <w:tblPrEx>
          <w:tblCellMar>
            <w:left w:w="70" w:type="dxa"/>
            <w:right w:w="70" w:type="dxa"/>
          </w:tblCellMar>
        </w:tblPrEx>
        <w:tc>
          <w:tcPr>
            <w:tcW w:w="4077" w:type="dxa"/>
          </w:tcPr>
          <w:p w14:paraId="39C894FC" w14:textId="6CC8B0F2" w:rsidR="009E6E5B" w:rsidRPr="008D6E9D" w:rsidRDefault="009E6E5B" w:rsidP="008D6E9D">
            <w:pPr>
              <w:spacing w:after="0" w:line="240" w:lineRule="auto"/>
              <w:rPr>
                <w:rFonts w:ascii="Arial Rounded MT Bold" w:hAnsi="Arial Rounded MT Bold"/>
                <w:i/>
                <w:sz w:val="18"/>
                <w:szCs w:val="18"/>
              </w:rPr>
            </w:pPr>
          </w:p>
        </w:tc>
        <w:tc>
          <w:tcPr>
            <w:tcW w:w="851" w:type="dxa"/>
            <w:vMerge w:val="restart"/>
          </w:tcPr>
          <w:p w14:paraId="5F084E21" w14:textId="77777777" w:rsidR="009E6E5B" w:rsidRPr="008D6E9D" w:rsidRDefault="009E6E5B" w:rsidP="008D6E9D">
            <w:pPr>
              <w:spacing w:after="0" w:line="240" w:lineRule="auto"/>
              <w:rPr>
                <w:rFonts w:ascii="Arial Rounded MT Bold" w:hAnsi="Arial Rounded MT Bold"/>
                <w:sz w:val="18"/>
                <w:szCs w:val="18"/>
              </w:rPr>
            </w:pPr>
          </w:p>
          <w:p w14:paraId="5CAA25DF" w14:textId="77777777" w:rsidR="009E6E5B" w:rsidRPr="008D6E9D" w:rsidRDefault="009E6E5B" w:rsidP="008D6E9D">
            <w:pPr>
              <w:spacing w:after="0" w:line="240" w:lineRule="auto"/>
              <w:rPr>
                <w:rFonts w:ascii="Arial Rounded MT Bold" w:hAnsi="Arial Rounded MT Bold"/>
                <w:sz w:val="18"/>
                <w:szCs w:val="18"/>
              </w:rPr>
            </w:pPr>
          </w:p>
          <w:p w14:paraId="067BCCB5" w14:textId="77777777" w:rsidR="009E6E5B" w:rsidRPr="008D6E9D" w:rsidRDefault="009E6E5B" w:rsidP="008D6E9D">
            <w:pPr>
              <w:spacing w:after="0" w:line="240" w:lineRule="auto"/>
              <w:rPr>
                <w:rFonts w:ascii="Arial Rounded MT Bold" w:hAnsi="Arial Rounded MT Bold"/>
                <w:sz w:val="18"/>
                <w:szCs w:val="18"/>
              </w:rPr>
            </w:pPr>
          </w:p>
        </w:tc>
        <w:tc>
          <w:tcPr>
            <w:tcW w:w="4536" w:type="dxa"/>
          </w:tcPr>
          <w:p w14:paraId="614D7A5D" w14:textId="1104878F" w:rsidR="009E6E5B" w:rsidRPr="008D6E9D" w:rsidRDefault="009E6E5B" w:rsidP="008D6E9D">
            <w:pPr>
              <w:spacing w:after="0" w:line="240" w:lineRule="auto"/>
              <w:rPr>
                <w:rFonts w:ascii="Arial Rounded MT Bold" w:hAnsi="Arial Rounded MT Bold"/>
                <w:i/>
                <w:sz w:val="18"/>
                <w:szCs w:val="18"/>
              </w:rPr>
            </w:pPr>
          </w:p>
        </w:tc>
      </w:tr>
      <w:tr w:rsidR="009E6E5B" w:rsidRPr="008D6E9D" w14:paraId="6B75BFDC" w14:textId="77777777" w:rsidTr="008D6E9D">
        <w:trPr>
          <w:trHeight w:val="187"/>
        </w:trPr>
        <w:tc>
          <w:tcPr>
            <w:tcW w:w="4077" w:type="dxa"/>
          </w:tcPr>
          <w:p w14:paraId="0CB399C4" w14:textId="717395EA" w:rsidR="009E6E5B" w:rsidRPr="008D6E9D" w:rsidRDefault="009E6E5B" w:rsidP="008D6E9D">
            <w:pPr>
              <w:spacing w:after="0" w:line="240" w:lineRule="auto"/>
              <w:rPr>
                <w:rFonts w:ascii="Arial Rounded MT Bold" w:hAnsi="Arial Rounded MT Bold"/>
                <w:sz w:val="18"/>
                <w:szCs w:val="18"/>
                <w:lang w:val="en-GB"/>
              </w:rPr>
            </w:pPr>
          </w:p>
          <w:p w14:paraId="611EACC6" w14:textId="7A4B2026" w:rsidR="009E6E5B" w:rsidRPr="008D6E9D" w:rsidRDefault="005E1EC8" w:rsidP="008D6E9D">
            <w:pPr>
              <w:spacing w:after="0" w:line="240" w:lineRule="auto"/>
              <w:rPr>
                <w:rFonts w:ascii="Arial Rounded MT Bold" w:hAnsi="Arial Rounded MT Bold"/>
                <w:sz w:val="18"/>
                <w:szCs w:val="18"/>
                <w:lang w:val="en-GB"/>
              </w:rPr>
            </w:pPr>
            <w:r>
              <w:rPr>
                <w:noProof/>
              </w:rPr>
              <w:drawing>
                <wp:anchor distT="0" distB="0" distL="114300" distR="114300" simplePos="0" relativeHeight="251644928" behindDoc="0" locked="0" layoutInCell="1" allowOverlap="1" wp14:anchorId="309E6F31" wp14:editId="2A9E1BA2">
                  <wp:simplePos x="0" y="0"/>
                  <wp:positionH relativeFrom="column">
                    <wp:posOffset>330835</wp:posOffset>
                  </wp:positionH>
                  <wp:positionV relativeFrom="paragraph">
                    <wp:posOffset>50496</wp:posOffset>
                  </wp:positionV>
                  <wp:extent cx="1771650" cy="819150"/>
                  <wp:effectExtent l="0" t="0" r="0" b="0"/>
                  <wp:wrapNone/>
                  <wp:docPr id="1280276349" name="Image 1" descr="Une image contenant texte, Police, logo, Graph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76349" name="Image 1" descr="Une image contenant texte, Police, logo, Graphique&#10;&#10;Le contenu généré par l’IA peut être incorrect."/>
                          <pic:cNvPicPr/>
                        </pic:nvPicPr>
                        <pic:blipFill>
                          <a:blip r:embed="rId8">
                            <a:extLst>
                              <a:ext uri="{28A0092B-C50C-407E-A947-70E740481C1C}">
                                <a14:useLocalDpi xmlns:a14="http://schemas.microsoft.com/office/drawing/2010/main" val="0"/>
                              </a:ext>
                            </a:extLst>
                          </a:blip>
                          <a:stretch>
                            <a:fillRect/>
                          </a:stretch>
                        </pic:blipFill>
                        <pic:spPr>
                          <a:xfrm>
                            <a:off x="0" y="0"/>
                            <a:ext cx="1771650" cy="819150"/>
                          </a:xfrm>
                          <a:prstGeom prst="rect">
                            <a:avLst/>
                          </a:prstGeom>
                        </pic:spPr>
                      </pic:pic>
                    </a:graphicData>
                  </a:graphic>
                  <wp14:sizeRelH relativeFrom="page">
                    <wp14:pctWidth>0</wp14:pctWidth>
                  </wp14:sizeRelH>
                  <wp14:sizeRelV relativeFrom="page">
                    <wp14:pctHeight>0</wp14:pctHeight>
                  </wp14:sizeRelV>
                </wp:anchor>
              </w:drawing>
            </w:r>
          </w:p>
        </w:tc>
        <w:tc>
          <w:tcPr>
            <w:tcW w:w="851" w:type="dxa"/>
            <w:vMerge/>
          </w:tcPr>
          <w:p w14:paraId="70D70716" w14:textId="77777777" w:rsidR="009E6E5B" w:rsidRPr="008D6E9D" w:rsidRDefault="009E6E5B" w:rsidP="008D6E9D">
            <w:pPr>
              <w:spacing w:after="0" w:line="240" w:lineRule="auto"/>
              <w:rPr>
                <w:rFonts w:ascii="Arial Rounded MT Bold" w:hAnsi="Arial Rounded MT Bold"/>
                <w:sz w:val="18"/>
                <w:szCs w:val="18"/>
                <w:lang w:val="en-GB"/>
              </w:rPr>
            </w:pPr>
          </w:p>
        </w:tc>
        <w:tc>
          <w:tcPr>
            <w:tcW w:w="4536" w:type="dxa"/>
          </w:tcPr>
          <w:p w14:paraId="0437CB0F" w14:textId="77777777" w:rsidR="009E6E5B" w:rsidRPr="008D6E9D" w:rsidRDefault="009E6E5B" w:rsidP="008D6E9D">
            <w:pPr>
              <w:spacing w:after="0" w:line="240" w:lineRule="auto"/>
              <w:rPr>
                <w:rFonts w:ascii="Arial Rounded MT Bold" w:hAnsi="Arial Rounded MT Bold"/>
                <w:sz w:val="18"/>
                <w:szCs w:val="18"/>
                <w:lang w:val="en-GB"/>
              </w:rPr>
            </w:pPr>
          </w:p>
        </w:tc>
      </w:tr>
    </w:tbl>
    <w:p w14:paraId="1F4E4AB8" w14:textId="2EB627DB" w:rsidR="009E6E5B" w:rsidRDefault="005E1EC8" w:rsidP="009E6E5B">
      <w:pPr>
        <w:jc w:val="center"/>
        <w:rPr>
          <w:sz w:val="25"/>
          <w:szCs w:val="25"/>
          <w:lang w:val="en-GB"/>
        </w:rPr>
      </w:pPr>
      <w:r>
        <w:rPr>
          <w:noProof/>
        </w:rPr>
        <w:drawing>
          <wp:anchor distT="0" distB="0" distL="114300" distR="114300" simplePos="0" relativeHeight="251645952" behindDoc="0" locked="0" layoutInCell="1" allowOverlap="1" wp14:anchorId="0571BA17" wp14:editId="0E96EB6C">
            <wp:simplePos x="0" y="0"/>
            <wp:positionH relativeFrom="column">
              <wp:posOffset>3742883</wp:posOffset>
            </wp:positionH>
            <wp:positionV relativeFrom="paragraph">
              <wp:posOffset>-199390</wp:posOffset>
            </wp:positionV>
            <wp:extent cx="1594518" cy="1001865"/>
            <wp:effectExtent l="0" t="0" r="0" b="0"/>
            <wp:wrapNone/>
            <wp:docPr id="190097060" name="Image 1" descr="Une image contenant Police, Graphiqu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7060" name="Image 1" descr="Une image contenant Police, Graphique, conception&#10;&#10;Le contenu généré par l’IA peut être incorrect."/>
                    <pic:cNvPicPr/>
                  </pic:nvPicPr>
                  <pic:blipFill>
                    <a:blip r:embed="rId9">
                      <a:extLst>
                        <a:ext uri="{28A0092B-C50C-407E-A947-70E740481C1C}">
                          <a14:useLocalDpi xmlns:a14="http://schemas.microsoft.com/office/drawing/2010/main" val="0"/>
                        </a:ext>
                      </a:extLst>
                    </a:blip>
                    <a:stretch>
                      <a:fillRect/>
                    </a:stretch>
                  </pic:blipFill>
                  <pic:spPr>
                    <a:xfrm>
                      <a:off x="0" y="0"/>
                      <a:ext cx="1594518" cy="1001865"/>
                    </a:xfrm>
                    <a:prstGeom prst="rect">
                      <a:avLst/>
                    </a:prstGeom>
                  </pic:spPr>
                </pic:pic>
              </a:graphicData>
            </a:graphic>
            <wp14:sizeRelH relativeFrom="page">
              <wp14:pctWidth>0</wp14:pctWidth>
            </wp14:sizeRelH>
            <wp14:sizeRelV relativeFrom="page">
              <wp14:pctHeight>0</wp14:pctHeight>
            </wp14:sizeRelV>
          </wp:anchor>
        </w:drawing>
      </w:r>
    </w:p>
    <w:p w14:paraId="3CFBC1B2" w14:textId="3505FCB1" w:rsidR="003C759A" w:rsidRDefault="003C759A" w:rsidP="009E6E5B">
      <w:pPr>
        <w:jc w:val="center"/>
        <w:rPr>
          <w:sz w:val="25"/>
          <w:szCs w:val="25"/>
          <w:lang w:val="en-GB"/>
        </w:rPr>
      </w:pPr>
    </w:p>
    <w:p w14:paraId="723F4345" w14:textId="77777777" w:rsidR="003C759A" w:rsidRDefault="003C759A" w:rsidP="009E6E5B">
      <w:pPr>
        <w:jc w:val="center"/>
        <w:rPr>
          <w:sz w:val="25"/>
          <w:szCs w:val="25"/>
          <w:lang w:val="en-GB"/>
        </w:rPr>
      </w:pPr>
    </w:p>
    <w:p w14:paraId="0FC7FF84" w14:textId="77777777" w:rsidR="005E1EC8" w:rsidRDefault="005E1EC8" w:rsidP="009E6E5B">
      <w:pPr>
        <w:jc w:val="center"/>
        <w:rPr>
          <w:sz w:val="25"/>
          <w:szCs w:val="25"/>
          <w:lang w:val="en-GB"/>
        </w:rPr>
      </w:pPr>
    </w:p>
    <w:p w14:paraId="1995289F" w14:textId="0E73AE86" w:rsidR="009E6E5B" w:rsidRPr="005E1EC8" w:rsidRDefault="005E1EC8" w:rsidP="009E6E5B">
      <w:pPr>
        <w:jc w:val="center"/>
        <w:rPr>
          <w:rFonts w:ascii="Times New Roman" w:hAnsi="Times New Roman" w:cs="Times New Roman"/>
          <w:b/>
          <w:bCs/>
          <w:sz w:val="40"/>
          <w:szCs w:val="40"/>
          <w:lang w:val="en-GB"/>
        </w:rPr>
      </w:pPr>
      <w:r w:rsidRPr="005E1EC8">
        <w:rPr>
          <w:rFonts w:ascii="Times New Roman" w:hAnsi="Times New Roman" w:cs="Times New Roman"/>
          <w:b/>
          <w:bCs/>
          <w:sz w:val="40"/>
          <w:szCs w:val="40"/>
          <w:lang w:val="en-GB"/>
        </w:rPr>
        <w:t>TH</w:t>
      </w:r>
      <w:r w:rsidR="00EB0F9B">
        <w:rPr>
          <w:rFonts w:ascii="Times New Roman" w:hAnsi="Times New Roman" w:cs="Times New Roman"/>
          <w:b/>
          <w:bCs/>
          <w:sz w:val="40"/>
          <w:szCs w:val="40"/>
          <w:lang w:val="en-GB"/>
        </w:rPr>
        <w:t>È</w:t>
      </w:r>
      <w:r w:rsidRPr="005E1EC8">
        <w:rPr>
          <w:rFonts w:ascii="Times New Roman" w:hAnsi="Times New Roman" w:cs="Times New Roman"/>
          <w:b/>
          <w:bCs/>
          <w:sz w:val="40"/>
          <w:szCs w:val="40"/>
          <w:lang w:val="en-GB"/>
        </w:rPr>
        <w:t>SE PROFESSIONNELL</w:t>
      </w:r>
    </w:p>
    <w:p w14:paraId="1710D400" w14:textId="6FAEF487" w:rsidR="005E1EC8" w:rsidRDefault="00000000" w:rsidP="009E6E5B">
      <w:pPr>
        <w:jc w:val="center"/>
        <w:rPr>
          <w:sz w:val="25"/>
          <w:szCs w:val="25"/>
          <w:lang w:val="en-GB"/>
        </w:rPr>
      </w:pPr>
      <w:r>
        <w:rPr>
          <w:noProof/>
          <w:color w:val="000000" w:themeColor="text1"/>
          <w:sz w:val="4"/>
          <w:szCs w:val="4"/>
          <w:lang w:eastAsia="fr-FR"/>
        </w:rPr>
        <w:pict w14:anchorId="113E4FA1">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31" o:spid="_x0000_s2053" type="#_x0000_t98" style="position:absolute;left:0;text-align:left;margin-left:.7pt;margin-top:20.5pt;width:452.25pt;height:138.35pt;z-index:-251667456;visibility:visible;mso-position-horizontal-relative:margin;mso-width-relative:margin;mso-height-relative:margin;v-text-anchor:middle" fillcolor="#2e74b5 [2404]" strokecolor="#2e74b5 [2404]" strokeweight=".5pt">
            <v:fill color2="#050803 [169]" rotate="t"/>
            <v:stroke joinstyle="miter"/>
            <v:textbox style="mso-next-textbox:#Parchemin horizontal 31">
              <w:txbxContent>
                <w:p w14:paraId="7EF16E0C" w14:textId="25E3498B" w:rsidR="000F5528" w:rsidRPr="005E1EC8" w:rsidRDefault="005E1EC8" w:rsidP="005E1EC8">
                  <w:pPr>
                    <w:spacing w:before="120" w:after="120" w:line="360" w:lineRule="auto"/>
                    <w:jc w:val="center"/>
                    <w:rPr>
                      <w:rFonts w:ascii="Franklin Gothic Heavy" w:hAnsi="Franklin Gothic Heavy"/>
                      <w:b/>
                      <w:bCs/>
                      <w:color w:val="FFFFFF" w:themeColor="background1"/>
                      <w:sz w:val="4"/>
                      <w:szCs w:val="4"/>
                    </w:rPr>
                  </w:pPr>
                  <w:r w:rsidRPr="005E1EC8">
                    <w:rPr>
                      <w:rFonts w:ascii="Times New Roman" w:eastAsia="Calibri" w:hAnsi="Times New Roman" w:cs="Times New Roman"/>
                      <w:b/>
                      <w:bCs/>
                      <w:color w:val="FFFFFF" w:themeColor="background1"/>
                      <w:sz w:val="32"/>
                      <w:szCs w:val="32"/>
                    </w:rPr>
                    <w:t>LES DONN</w:t>
                  </w:r>
                  <w:r>
                    <w:rPr>
                      <w:rFonts w:ascii="Times New Roman" w:eastAsia="Calibri" w:hAnsi="Times New Roman" w:cs="Times New Roman"/>
                      <w:b/>
                      <w:bCs/>
                      <w:color w:val="FFFFFF" w:themeColor="background1"/>
                      <w:sz w:val="32"/>
                      <w:szCs w:val="32"/>
                    </w:rPr>
                    <w:t>É</w:t>
                  </w:r>
                  <w:r w:rsidRPr="005E1EC8">
                    <w:rPr>
                      <w:rFonts w:ascii="Times New Roman" w:eastAsia="Calibri" w:hAnsi="Times New Roman" w:cs="Times New Roman"/>
                      <w:b/>
                      <w:bCs/>
                      <w:color w:val="FFFFFF" w:themeColor="background1"/>
                      <w:sz w:val="32"/>
                      <w:szCs w:val="32"/>
                    </w:rPr>
                    <w:t>ES AU SERVICE DU MARKETING</w:t>
                  </w:r>
                  <w:r>
                    <w:rPr>
                      <w:rFonts w:ascii="Times New Roman" w:eastAsia="Calibri" w:hAnsi="Times New Roman" w:cs="Times New Roman"/>
                      <w:b/>
                      <w:bCs/>
                      <w:color w:val="FFFFFF" w:themeColor="background1"/>
                      <w:sz w:val="32"/>
                      <w:szCs w:val="32"/>
                    </w:rPr>
                    <w:t> :</w:t>
                  </w:r>
                  <w:r w:rsidRPr="005E1EC8">
                    <w:rPr>
                      <w:rFonts w:ascii="Times New Roman" w:eastAsia="Calibri" w:hAnsi="Times New Roman" w:cs="Times New Roman"/>
                      <w:b/>
                      <w:bCs/>
                      <w:color w:val="FFFFFF" w:themeColor="background1"/>
                      <w:sz w:val="32"/>
                      <w:szCs w:val="32"/>
                    </w:rPr>
                    <w:t xml:space="preserve"> GESTION ET CONFIDENTIALIT</w:t>
                  </w:r>
                  <w:r>
                    <w:rPr>
                      <w:rFonts w:ascii="Times New Roman" w:eastAsia="Calibri" w:hAnsi="Times New Roman" w:cs="Times New Roman"/>
                      <w:b/>
                      <w:bCs/>
                      <w:color w:val="FFFFFF" w:themeColor="background1"/>
                      <w:sz w:val="32"/>
                      <w:szCs w:val="32"/>
                    </w:rPr>
                    <w:t>É</w:t>
                  </w:r>
                  <w:r w:rsidRPr="005E1EC8">
                    <w:rPr>
                      <w:rFonts w:ascii="Times New Roman" w:eastAsia="Calibri" w:hAnsi="Times New Roman" w:cs="Times New Roman"/>
                      <w:b/>
                      <w:bCs/>
                      <w:color w:val="FFFFFF" w:themeColor="background1"/>
                      <w:sz w:val="32"/>
                      <w:szCs w:val="32"/>
                    </w:rPr>
                    <w:t xml:space="preserve"> DANS LE SECTEUR DES T</w:t>
                  </w:r>
                  <w:r>
                    <w:rPr>
                      <w:rFonts w:ascii="Times New Roman" w:eastAsia="Calibri" w:hAnsi="Times New Roman" w:cs="Times New Roman"/>
                      <w:b/>
                      <w:bCs/>
                      <w:color w:val="FFFFFF" w:themeColor="background1"/>
                      <w:sz w:val="32"/>
                      <w:szCs w:val="32"/>
                    </w:rPr>
                    <w:t>É</w:t>
                  </w:r>
                  <w:r w:rsidRPr="005E1EC8">
                    <w:rPr>
                      <w:rFonts w:ascii="Times New Roman" w:eastAsia="Calibri" w:hAnsi="Times New Roman" w:cs="Times New Roman"/>
                      <w:b/>
                      <w:bCs/>
                      <w:color w:val="FFFFFF" w:themeColor="background1"/>
                      <w:sz w:val="32"/>
                      <w:szCs w:val="32"/>
                    </w:rPr>
                    <w:t>L</w:t>
                  </w:r>
                  <w:r>
                    <w:rPr>
                      <w:rFonts w:ascii="Times New Roman" w:eastAsia="Calibri" w:hAnsi="Times New Roman" w:cs="Times New Roman"/>
                      <w:b/>
                      <w:bCs/>
                      <w:color w:val="FFFFFF" w:themeColor="background1"/>
                      <w:sz w:val="32"/>
                      <w:szCs w:val="32"/>
                    </w:rPr>
                    <w:t>É</w:t>
                  </w:r>
                  <w:r w:rsidRPr="005E1EC8">
                    <w:rPr>
                      <w:rFonts w:ascii="Times New Roman" w:eastAsia="Calibri" w:hAnsi="Times New Roman" w:cs="Times New Roman"/>
                      <w:b/>
                      <w:bCs/>
                      <w:color w:val="FFFFFF" w:themeColor="background1"/>
                      <w:sz w:val="32"/>
                      <w:szCs w:val="32"/>
                    </w:rPr>
                    <w:t>COMMUNICATIONS</w:t>
                  </w:r>
                </w:p>
              </w:txbxContent>
            </v:textbox>
            <w10:wrap anchorx="margin"/>
          </v:shape>
        </w:pict>
      </w:r>
    </w:p>
    <w:p w14:paraId="0A4422F2" w14:textId="4FFB1DB1" w:rsidR="009E6E5B" w:rsidRDefault="009E6E5B" w:rsidP="009E6E5B">
      <w:pPr>
        <w:jc w:val="center"/>
        <w:rPr>
          <w:sz w:val="25"/>
          <w:szCs w:val="25"/>
          <w:lang w:val="en-GB"/>
        </w:rPr>
      </w:pPr>
    </w:p>
    <w:p w14:paraId="72FD66D1" w14:textId="6F5D2871" w:rsidR="00784B71" w:rsidRDefault="00784B71" w:rsidP="009E6E5B">
      <w:pPr>
        <w:jc w:val="center"/>
        <w:rPr>
          <w:sz w:val="25"/>
          <w:szCs w:val="25"/>
          <w:lang w:val="en-GB"/>
        </w:rPr>
      </w:pPr>
    </w:p>
    <w:p w14:paraId="7E5E5602" w14:textId="77777777" w:rsidR="009E6E5B" w:rsidRDefault="009E6E5B" w:rsidP="00183CB9">
      <w:pPr>
        <w:rPr>
          <w:sz w:val="25"/>
          <w:szCs w:val="25"/>
          <w:lang w:val="en-GB"/>
        </w:rPr>
      </w:pPr>
    </w:p>
    <w:p w14:paraId="04169520" w14:textId="77777777" w:rsidR="000756DE" w:rsidRDefault="000756DE" w:rsidP="009E6E5B">
      <w:pPr>
        <w:jc w:val="center"/>
        <w:rPr>
          <w:sz w:val="25"/>
          <w:szCs w:val="25"/>
          <w:lang w:val="en-GB"/>
        </w:rPr>
      </w:pPr>
    </w:p>
    <w:p w14:paraId="71638C9E" w14:textId="735A7432" w:rsidR="000756DE" w:rsidRDefault="000756DE" w:rsidP="005E1EC8">
      <w:pPr>
        <w:tabs>
          <w:tab w:val="left" w:pos="3318"/>
        </w:tabs>
        <w:rPr>
          <w:sz w:val="25"/>
          <w:szCs w:val="25"/>
          <w:lang w:val="en-GB"/>
        </w:rPr>
      </w:pPr>
    </w:p>
    <w:p w14:paraId="131678BF" w14:textId="77777777" w:rsidR="009E6E5B" w:rsidRPr="00570E46" w:rsidRDefault="009E6E5B" w:rsidP="008F021E">
      <w:pPr>
        <w:rPr>
          <w:sz w:val="25"/>
          <w:szCs w:val="25"/>
          <w:lang w:val="en-GB"/>
        </w:rPr>
      </w:pPr>
    </w:p>
    <w:p w14:paraId="6022E7DD" w14:textId="77777777" w:rsidR="009E6E5B" w:rsidRPr="00570E46" w:rsidRDefault="009E6E5B" w:rsidP="009E6E5B">
      <w:pPr>
        <w:rPr>
          <w:sz w:val="23"/>
          <w:szCs w:val="23"/>
          <w:lang w:val="en-GB"/>
        </w:rPr>
      </w:pPr>
    </w:p>
    <w:p w14:paraId="3625F722" w14:textId="067B73AF" w:rsidR="009E6E5B" w:rsidRPr="00EB0F9B" w:rsidRDefault="00EB0F9B" w:rsidP="00EB0F9B">
      <w:pPr>
        <w:jc w:val="center"/>
        <w:rPr>
          <w:rFonts w:ascii="Times New Roman" w:hAnsi="Times New Roman" w:cs="Times New Roman"/>
          <w:sz w:val="28"/>
          <w:szCs w:val="28"/>
          <w:lang w:val="en-GB"/>
        </w:rPr>
      </w:pPr>
      <w:r w:rsidRPr="00EB0F9B">
        <w:rPr>
          <w:rFonts w:ascii="Times New Roman" w:hAnsi="Times New Roman" w:cs="Times New Roman"/>
          <w:sz w:val="28"/>
          <w:szCs w:val="28"/>
          <w:lang w:val="en-GB"/>
        </w:rPr>
        <w:t>Présenté pour l’obtention du label:</w:t>
      </w:r>
    </w:p>
    <w:p w14:paraId="698691C4" w14:textId="77777777" w:rsidR="009E6E5B" w:rsidRPr="00784B71" w:rsidRDefault="009E6E5B" w:rsidP="009E6E5B">
      <w:pPr>
        <w:rPr>
          <w:sz w:val="12"/>
          <w:szCs w:val="12"/>
          <w:lang w:val="en-GB"/>
        </w:rPr>
      </w:pPr>
    </w:p>
    <w:p w14:paraId="2253515E" w14:textId="15FE18CD" w:rsidR="0076629D" w:rsidRPr="00F947F8" w:rsidRDefault="00EB0F9B" w:rsidP="00EB0F9B">
      <w:pPr>
        <w:tabs>
          <w:tab w:val="left" w:pos="1515"/>
        </w:tabs>
        <w:spacing w:line="240" w:lineRule="auto"/>
        <w:jc w:val="center"/>
        <w:rPr>
          <w:rFonts w:ascii="Brush Script MT" w:hAnsi="Brush Script MT"/>
          <w:sz w:val="33"/>
          <w:szCs w:val="33"/>
        </w:rPr>
      </w:pPr>
      <w:r>
        <w:rPr>
          <w:rFonts w:ascii="Brush Script MT" w:hAnsi="Brush Script MT"/>
          <w:sz w:val="33"/>
          <w:szCs w:val="33"/>
        </w:rPr>
        <w:t>Mastère Spécialisé Big Data : Analyse, management et valorisation responsable</w:t>
      </w:r>
    </w:p>
    <w:p w14:paraId="4FFCFB6A" w14:textId="77777777" w:rsidR="00CA4F81" w:rsidRDefault="00CA4F81" w:rsidP="009E6E5B">
      <w:pPr>
        <w:tabs>
          <w:tab w:val="left" w:pos="1515"/>
        </w:tabs>
        <w:jc w:val="center"/>
        <w:rPr>
          <w:rFonts w:ascii="Brush Script MT" w:hAnsi="Brush Script MT"/>
          <w:sz w:val="33"/>
          <w:szCs w:val="33"/>
        </w:rPr>
      </w:pPr>
    </w:p>
    <w:p w14:paraId="71653B58" w14:textId="74CBF82E" w:rsidR="009E6E5B" w:rsidRPr="000756DE" w:rsidRDefault="009E6E5B" w:rsidP="009E6E5B">
      <w:pPr>
        <w:tabs>
          <w:tab w:val="left" w:pos="1515"/>
        </w:tabs>
        <w:jc w:val="center"/>
        <w:rPr>
          <w:rFonts w:ascii="Brush Script MT" w:hAnsi="Brush Script MT"/>
          <w:sz w:val="33"/>
          <w:szCs w:val="33"/>
        </w:rPr>
      </w:pPr>
      <w:r w:rsidRPr="000756DE">
        <w:rPr>
          <w:rFonts w:ascii="Brush Script MT" w:hAnsi="Brush Script MT"/>
          <w:sz w:val="33"/>
          <w:szCs w:val="33"/>
        </w:rPr>
        <w:t>Par</w:t>
      </w:r>
    </w:p>
    <w:p w14:paraId="53A281A6" w14:textId="2A5D7019" w:rsidR="009E6E5B" w:rsidRPr="00EB0F9B" w:rsidRDefault="00EB0F9B" w:rsidP="009E6E5B">
      <w:pPr>
        <w:tabs>
          <w:tab w:val="left" w:pos="1515"/>
        </w:tabs>
        <w:spacing w:after="0" w:line="240" w:lineRule="auto"/>
        <w:jc w:val="center"/>
        <w:rPr>
          <w:rFonts w:ascii="Times New Roman" w:hAnsi="Times New Roman" w:cs="Times New Roman"/>
          <w:b/>
          <w:i/>
          <w:color w:val="2F5496" w:themeColor="accent5" w:themeShade="BF"/>
          <w:sz w:val="40"/>
          <w:szCs w:val="40"/>
        </w:rPr>
      </w:pPr>
      <w:r w:rsidRPr="00EB0F9B">
        <w:rPr>
          <w:rFonts w:ascii="Times New Roman" w:hAnsi="Times New Roman" w:cs="Times New Roman"/>
          <w:b/>
          <w:i/>
          <w:color w:val="2F5496" w:themeColor="accent5" w:themeShade="BF"/>
          <w:sz w:val="40"/>
          <w:szCs w:val="40"/>
        </w:rPr>
        <w:t>Léonard TALA KAFFO</w:t>
      </w:r>
    </w:p>
    <w:p w14:paraId="757EE95E" w14:textId="77777777" w:rsidR="000756DE" w:rsidRDefault="000756DE" w:rsidP="000756DE">
      <w:pPr>
        <w:tabs>
          <w:tab w:val="left" w:pos="1515"/>
        </w:tabs>
        <w:spacing w:after="0" w:line="240" w:lineRule="auto"/>
        <w:jc w:val="center"/>
        <w:rPr>
          <w:rFonts w:ascii="Calibri" w:eastAsia="Calibri" w:hAnsi="Calibri" w:cs="SimSun"/>
          <w:b/>
          <w:i/>
          <w:sz w:val="26"/>
          <w:szCs w:val="26"/>
        </w:rPr>
      </w:pPr>
    </w:p>
    <w:p w14:paraId="16F694AE" w14:textId="77777777" w:rsidR="00CA4F81" w:rsidRPr="00CA4F81" w:rsidRDefault="00CA4F81" w:rsidP="00CA4F81">
      <w:pPr>
        <w:tabs>
          <w:tab w:val="left" w:pos="1515"/>
        </w:tabs>
        <w:jc w:val="center"/>
        <w:rPr>
          <w:rFonts w:ascii="Brush Script MT" w:hAnsi="Brush Script MT"/>
          <w:sz w:val="10"/>
          <w:szCs w:val="10"/>
        </w:rPr>
      </w:pPr>
    </w:p>
    <w:p w14:paraId="20CBB176" w14:textId="2E8DF4D6" w:rsidR="000756DE" w:rsidRPr="00CA4F81" w:rsidRDefault="000756DE" w:rsidP="00CA4F81">
      <w:pPr>
        <w:tabs>
          <w:tab w:val="left" w:pos="1515"/>
        </w:tabs>
        <w:jc w:val="center"/>
        <w:rPr>
          <w:rFonts w:ascii="Brush Script MT" w:hAnsi="Brush Script MT"/>
          <w:sz w:val="33"/>
          <w:szCs w:val="33"/>
        </w:rPr>
      </w:pPr>
      <w:r w:rsidRPr="00CA4F81">
        <w:rPr>
          <w:rFonts w:ascii="Brush Script MT" w:hAnsi="Brush Script MT"/>
          <w:sz w:val="33"/>
          <w:szCs w:val="33"/>
        </w:rPr>
        <w:t xml:space="preserve">Sous la supervision </w:t>
      </w:r>
      <w:r w:rsidR="00F947F8" w:rsidRPr="00CA4F81">
        <w:rPr>
          <w:rFonts w:ascii="Brush Script MT" w:hAnsi="Brush Script MT"/>
          <w:sz w:val="33"/>
          <w:szCs w:val="33"/>
        </w:rPr>
        <w:t>de</w:t>
      </w:r>
    </w:p>
    <w:p w14:paraId="4163CE83" w14:textId="77777777" w:rsidR="000756DE" w:rsidRPr="00CA4F81" w:rsidRDefault="000756DE" w:rsidP="000756DE">
      <w:pPr>
        <w:tabs>
          <w:tab w:val="left" w:pos="1515"/>
        </w:tabs>
        <w:spacing w:after="0" w:line="240" w:lineRule="auto"/>
        <w:jc w:val="center"/>
        <w:rPr>
          <w:rFonts w:ascii="Calibri" w:eastAsia="Calibri" w:hAnsi="Calibri" w:cs="SimSun"/>
          <w:b/>
          <w:i/>
          <w:sz w:val="2"/>
          <w:szCs w:val="2"/>
        </w:rPr>
      </w:pPr>
    </w:p>
    <w:p w14:paraId="63AAFFE6" w14:textId="655634F0" w:rsidR="009E6E5B" w:rsidRPr="00CA4F81" w:rsidRDefault="00CA4F81" w:rsidP="00CA4F81">
      <w:pPr>
        <w:tabs>
          <w:tab w:val="left" w:pos="1515"/>
        </w:tabs>
        <w:spacing w:after="0" w:line="240" w:lineRule="auto"/>
        <w:jc w:val="center"/>
        <w:rPr>
          <w:rFonts w:ascii="Times New Roman" w:hAnsi="Times New Roman" w:cs="Times New Roman"/>
          <w:b/>
          <w:i/>
          <w:color w:val="2F5496" w:themeColor="accent5" w:themeShade="BF"/>
          <w:sz w:val="40"/>
          <w:szCs w:val="40"/>
        </w:rPr>
      </w:pPr>
      <w:r w:rsidRPr="00CA4F81">
        <w:rPr>
          <w:rFonts w:ascii="Times New Roman" w:hAnsi="Times New Roman" w:cs="Times New Roman"/>
          <w:b/>
          <w:i/>
          <w:color w:val="2F5496" w:themeColor="accent5" w:themeShade="BF"/>
          <w:sz w:val="40"/>
          <w:szCs w:val="40"/>
        </w:rPr>
        <w:t>Dominique JEANNIOT</w:t>
      </w:r>
    </w:p>
    <w:p w14:paraId="3227FB70" w14:textId="091B5DA9" w:rsidR="009E6E5B" w:rsidRPr="00784B71" w:rsidRDefault="009E6E5B" w:rsidP="009E6E5B">
      <w:pPr>
        <w:tabs>
          <w:tab w:val="left" w:pos="1515"/>
        </w:tabs>
        <w:spacing w:after="0" w:line="240" w:lineRule="auto"/>
        <w:rPr>
          <w:sz w:val="4"/>
          <w:szCs w:val="4"/>
        </w:rPr>
      </w:pPr>
    </w:p>
    <w:p w14:paraId="42E5CC35" w14:textId="56E7808A" w:rsidR="008D6E9D" w:rsidRPr="008D6E9D" w:rsidRDefault="008D6E9D" w:rsidP="009E6E5B">
      <w:pPr>
        <w:spacing w:after="0" w:line="240" w:lineRule="auto"/>
        <w:jc w:val="center"/>
        <w:rPr>
          <w:b/>
          <w:sz w:val="20"/>
          <w:szCs w:val="20"/>
        </w:rPr>
      </w:pPr>
    </w:p>
    <w:p w14:paraId="04D7E2E7" w14:textId="0A3B2533" w:rsidR="009E6E5B" w:rsidRPr="00CA4F81" w:rsidRDefault="00000000" w:rsidP="009E6E5B">
      <w:pPr>
        <w:spacing w:after="0" w:line="240" w:lineRule="auto"/>
        <w:jc w:val="center"/>
        <w:rPr>
          <w:rFonts w:ascii="Times New Roman" w:hAnsi="Times New Roman" w:cs="Times New Roman"/>
          <w:bCs/>
          <w:sz w:val="26"/>
          <w:szCs w:val="26"/>
        </w:rPr>
        <w:sectPr w:rsidR="009E6E5B" w:rsidRPr="00CA4F81" w:rsidSect="00743BD8">
          <w:footerReference w:type="even" r:id="rId10"/>
          <w:footerReference w:type="default" r:id="rId11"/>
          <w:pgSz w:w="11906" w:h="16838"/>
          <w:pgMar w:top="1134" w:right="1304" w:bottom="1134" w:left="1531" w:header="709" w:footer="709" w:gutter="0"/>
          <w:pgBorders w:display="firstPage">
            <w:top w:val="shapes1" w:sz="14" w:space="1" w:color="4472C4" w:themeColor="accent5"/>
            <w:left w:val="shapes1" w:sz="14" w:space="4" w:color="4472C4" w:themeColor="accent5"/>
            <w:bottom w:val="shapes1" w:sz="14" w:space="1" w:color="4472C4" w:themeColor="accent5"/>
            <w:right w:val="shapes1" w:sz="14" w:space="4" w:color="4472C4" w:themeColor="accent5"/>
          </w:pgBorders>
          <w:cols w:space="708"/>
          <w:titlePg/>
          <w:docGrid w:linePitch="360"/>
        </w:sectPr>
      </w:pPr>
      <w:r>
        <w:rPr>
          <w:rFonts w:ascii="Times New Roman" w:hAnsi="Times New Roman" w:cs="Times New Roman"/>
          <w:bCs/>
          <w:noProof/>
          <w:sz w:val="23"/>
          <w:szCs w:val="23"/>
          <w:lang w:eastAsia="fr-FR"/>
        </w:rPr>
        <w:pict w14:anchorId="1E819DF8">
          <v:shapetype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7" o:spid="_x0000_s2054" type="#_x0000_t53" style="position:absolute;left:0;text-align:left;margin-left:114.95pt;margin-top:67.2pt;width:264.75pt;height:30.75pt;z-index:251646976;visibility:visible;mso-position-horizontal-relative:margin;mso-width-relative:margin;v-text-anchor:middle" adj="3873,3600" fillcolor="#0070c0" strokecolor="#0070c0" strokeweight="3pt">
            <v:stroke linestyle="thinThin" joinstyle="miter"/>
            <v:textbox>
              <w:txbxContent>
                <w:p w14:paraId="201222BE" w14:textId="355E631F" w:rsidR="000F5528" w:rsidRPr="00CA4F81" w:rsidRDefault="000F5528" w:rsidP="003F4B7F">
                  <w:pPr>
                    <w:jc w:val="center"/>
                    <w:rPr>
                      <w:rFonts w:ascii="Times New Roman" w:hAnsi="Times New Roman" w:cs="Times New Roman"/>
                      <w:b/>
                      <w:color w:val="FFFFFF" w:themeColor="background1"/>
                      <w:sz w:val="24"/>
                      <w:szCs w:val="24"/>
                    </w:rPr>
                  </w:pPr>
                  <w:r w:rsidRPr="00CA4F81">
                    <w:rPr>
                      <w:rFonts w:ascii="Times New Roman" w:hAnsi="Times New Roman" w:cs="Times New Roman"/>
                      <w:b/>
                      <w:color w:val="FFFFFF" w:themeColor="background1"/>
                      <w:sz w:val="24"/>
                      <w:szCs w:val="24"/>
                    </w:rPr>
                    <w:t>Année académique 202</w:t>
                  </w:r>
                  <w:r w:rsidR="00EB0F9B" w:rsidRPr="00CA4F81">
                    <w:rPr>
                      <w:rFonts w:ascii="Times New Roman" w:hAnsi="Times New Roman" w:cs="Times New Roman"/>
                      <w:b/>
                      <w:color w:val="FFFFFF" w:themeColor="background1"/>
                      <w:sz w:val="24"/>
                      <w:szCs w:val="24"/>
                    </w:rPr>
                    <w:t>4</w:t>
                  </w:r>
                  <w:r w:rsidRPr="00CA4F81">
                    <w:rPr>
                      <w:rFonts w:ascii="Times New Roman" w:hAnsi="Times New Roman" w:cs="Times New Roman"/>
                      <w:b/>
                      <w:color w:val="FFFFFF" w:themeColor="background1"/>
                      <w:sz w:val="24"/>
                      <w:szCs w:val="24"/>
                    </w:rPr>
                    <w:t>-202</w:t>
                  </w:r>
                  <w:r w:rsidR="00EB0F9B" w:rsidRPr="00CA4F81">
                    <w:rPr>
                      <w:rFonts w:ascii="Times New Roman" w:hAnsi="Times New Roman" w:cs="Times New Roman"/>
                      <w:b/>
                      <w:color w:val="FFFFFF" w:themeColor="background1"/>
                      <w:sz w:val="24"/>
                      <w:szCs w:val="24"/>
                    </w:rPr>
                    <w:t>5</w:t>
                  </w:r>
                </w:p>
              </w:txbxContent>
            </v:textbox>
            <w10:wrap anchorx="margin"/>
          </v:shape>
        </w:pict>
      </w:r>
      <w:r w:rsidR="00CA4F81" w:rsidRPr="00CA4F81">
        <w:rPr>
          <w:rFonts w:ascii="Times New Roman" w:hAnsi="Times New Roman" w:cs="Times New Roman"/>
          <w:bCs/>
          <w:sz w:val="26"/>
          <w:szCs w:val="26"/>
        </w:rPr>
        <w:t>Tuteur académique</w:t>
      </w:r>
    </w:p>
    <w:p w14:paraId="69285CA1" w14:textId="77777777" w:rsidR="00FC2785" w:rsidRPr="00A8073F" w:rsidRDefault="00000000" w:rsidP="00FC2785">
      <w:pPr>
        <w:rPr>
          <w:sz w:val="8"/>
          <w:szCs w:val="8"/>
        </w:rPr>
      </w:pPr>
      <w:r>
        <w:rPr>
          <w:noProof/>
          <w:color w:val="000000" w:themeColor="text1"/>
          <w:sz w:val="4"/>
          <w:szCs w:val="4"/>
          <w:lang w:eastAsia="fr-FR"/>
        </w:rPr>
        <w:lastRenderedPageBreak/>
        <w:pict w14:anchorId="6D95FBB2">
          <v:shape id="Parchemin horizontal 82" o:spid="_x0000_s2055" type="#_x0000_t98" style="position:absolute;margin-left:7.5pt;margin-top:.5pt;width:450pt;height:64.5pt;z-index:-251646976;visibility:visible;mso-position-horizontal-relative:margin;mso-width-relative:margin;mso-height-relative:margin;v-text-anchor:middle" fillcolor="#5b9bd5 [3204]" strokecolor="#4472c4 [3208]" strokeweight=".5pt">
            <v:fill color2="#050803 [169]" rotate="t"/>
            <v:stroke joinstyle="miter"/>
            <v:textbox>
              <w:txbxContent>
                <w:p w14:paraId="087A4591" w14:textId="77777777" w:rsidR="000F5528" w:rsidRPr="00161C73" w:rsidRDefault="000F5528" w:rsidP="00A6580E">
                  <w:pPr>
                    <w:spacing w:after="0" w:line="240" w:lineRule="auto"/>
                    <w:jc w:val="center"/>
                    <w:rPr>
                      <w:rFonts w:ascii="Franklin Gothic Heavy" w:hAnsi="Franklin Gothic Heavy"/>
                      <w:b/>
                      <w:color w:val="006600"/>
                      <w:sz w:val="8"/>
                      <w:szCs w:val="8"/>
                    </w:rPr>
                  </w:pPr>
                </w:p>
                <w:p w14:paraId="55CB890B" w14:textId="77777777" w:rsidR="000F5528" w:rsidRPr="009E6E5B" w:rsidRDefault="000F5528" w:rsidP="00A6580E">
                  <w:pPr>
                    <w:jc w:val="center"/>
                    <w:rPr>
                      <w:sz w:val="40"/>
                      <w:szCs w:val="40"/>
                    </w:rPr>
                  </w:pPr>
                </w:p>
              </w:txbxContent>
            </v:textbox>
            <w10:wrap anchorx="margin"/>
          </v:shape>
        </w:pict>
      </w:r>
    </w:p>
    <w:bookmarkStart w:id="0" w:name="_Toc194254974" w:displacedByCustomXml="next"/>
    <w:sdt>
      <w:sdtPr>
        <w:rPr>
          <w:rFonts w:ascii="Arial Rounded MT Bold" w:eastAsiaTheme="minorHAnsi" w:hAnsi="Arial Rounded MT Bold" w:cs="Times New Roman"/>
          <w:b/>
          <w:color w:val="auto"/>
          <w:sz w:val="40"/>
          <w:szCs w:val="40"/>
        </w:rPr>
        <w:id w:val="-1010746221"/>
        <w:docPartObj>
          <w:docPartGallery w:val="Table of Contents"/>
          <w:docPartUnique/>
        </w:docPartObj>
      </w:sdtPr>
      <w:sdtEndPr>
        <w:rPr>
          <w:rFonts w:asciiTheme="minorHAnsi" w:hAnsiTheme="minorHAnsi" w:cstheme="minorBidi"/>
          <w:b w:val="0"/>
          <w:bCs/>
          <w:sz w:val="22"/>
          <w:szCs w:val="22"/>
        </w:rPr>
      </w:sdtEndPr>
      <w:sdtContent>
        <w:p w14:paraId="4C768CD7" w14:textId="77777777" w:rsidR="001D763C" w:rsidRPr="00FB313C" w:rsidRDefault="00107104" w:rsidP="00FB313C">
          <w:pPr>
            <w:pStyle w:val="Titre1"/>
            <w:jc w:val="center"/>
            <w:rPr>
              <w:rFonts w:ascii="Arial Rounded MT Bold" w:hAnsi="Arial Rounded MT Bold" w:cs="Times New Roman"/>
              <w:b/>
              <w:color w:val="auto"/>
              <w:sz w:val="40"/>
              <w:szCs w:val="40"/>
            </w:rPr>
          </w:pPr>
          <w:r w:rsidRPr="00FB313C">
            <w:rPr>
              <w:rFonts w:ascii="Arial Rounded MT Bold" w:hAnsi="Arial Rounded MT Bold" w:cs="Times New Roman"/>
              <w:b/>
              <w:color w:val="auto"/>
              <w:sz w:val="40"/>
              <w:szCs w:val="40"/>
            </w:rPr>
            <w:t>SOMMAIRE</w:t>
          </w:r>
          <w:bookmarkEnd w:id="0"/>
        </w:p>
        <w:p w14:paraId="7B05F3B6" w14:textId="77777777" w:rsidR="00A6580E" w:rsidRPr="00FB313C" w:rsidRDefault="00A6580E" w:rsidP="00FB313C">
          <w:pPr>
            <w:spacing w:after="80"/>
          </w:pPr>
        </w:p>
        <w:p w14:paraId="2E6384A1" w14:textId="77777777" w:rsidR="00A6580E" w:rsidRPr="00FB313C" w:rsidRDefault="00A6580E" w:rsidP="00FB313C">
          <w:pPr>
            <w:spacing w:after="80"/>
          </w:pPr>
        </w:p>
        <w:p w14:paraId="1029164C" w14:textId="440D1506" w:rsidR="003276D1" w:rsidRDefault="008C6451">
          <w:pPr>
            <w:pStyle w:val="TM1"/>
            <w:rPr>
              <w:rFonts w:asciiTheme="minorHAnsi" w:hAnsiTheme="minorHAnsi" w:cstheme="minorBidi"/>
              <w:b w:val="0"/>
              <w:kern w:val="2"/>
              <w:sz w:val="24"/>
              <w:szCs w:val="24"/>
              <w14:ligatures w14:val="standardContextual"/>
            </w:rPr>
          </w:pPr>
          <w:r w:rsidRPr="00FB313C">
            <w:rPr>
              <w:b w:val="0"/>
              <w:bCs/>
            </w:rPr>
            <w:fldChar w:fldCharType="begin"/>
          </w:r>
          <w:r w:rsidR="001D763C" w:rsidRPr="00FB313C">
            <w:rPr>
              <w:b w:val="0"/>
              <w:bCs/>
            </w:rPr>
            <w:instrText xml:space="preserve"> TOC \o "1-3" \h \z \u </w:instrText>
          </w:r>
          <w:r w:rsidRPr="00FB313C">
            <w:rPr>
              <w:b w:val="0"/>
              <w:bCs/>
            </w:rPr>
            <w:fldChar w:fldCharType="separate"/>
          </w:r>
          <w:hyperlink w:anchor="_Toc194254974" w:history="1">
            <w:r w:rsidR="003276D1" w:rsidRPr="00A341AB">
              <w:rPr>
                <w:rStyle w:val="Lienhypertexte"/>
                <w:rFonts w:ascii="Arial Rounded MT Bold" w:hAnsi="Arial Rounded MT Bold"/>
              </w:rPr>
              <w:t>SOMMAIRE</w:t>
            </w:r>
            <w:r w:rsidR="003276D1">
              <w:rPr>
                <w:webHidden/>
              </w:rPr>
              <w:tab/>
            </w:r>
            <w:r w:rsidR="003276D1">
              <w:rPr>
                <w:webHidden/>
              </w:rPr>
              <w:fldChar w:fldCharType="begin"/>
            </w:r>
            <w:r w:rsidR="003276D1">
              <w:rPr>
                <w:webHidden/>
              </w:rPr>
              <w:instrText xml:space="preserve"> PAGEREF _Toc194254974 \h </w:instrText>
            </w:r>
            <w:r w:rsidR="003276D1">
              <w:rPr>
                <w:webHidden/>
              </w:rPr>
            </w:r>
            <w:r w:rsidR="003276D1">
              <w:rPr>
                <w:webHidden/>
              </w:rPr>
              <w:fldChar w:fldCharType="separate"/>
            </w:r>
            <w:r w:rsidR="00A95E40">
              <w:rPr>
                <w:webHidden/>
              </w:rPr>
              <w:t>2</w:t>
            </w:r>
            <w:r w:rsidR="003276D1">
              <w:rPr>
                <w:webHidden/>
              </w:rPr>
              <w:fldChar w:fldCharType="end"/>
            </w:r>
          </w:hyperlink>
        </w:p>
        <w:p w14:paraId="13492160" w14:textId="3B0811DA" w:rsidR="003276D1" w:rsidRDefault="003276D1">
          <w:pPr>
            <w:pStyle w:val="TM1"/>
            <w:rPr>
              <w:rFonts w:asciiTheme="minorHAnsi" w:hAnsiTheme="minorHAnsi" w:cstheme="minorBidi"/>
              <w:b w:val="0"/>
              <w:kern w:val="2"/>
              <w:sz w:val="24"/>
              <w:szCs w:val="24"/>
              <w14:ligatures w14:val="standardContextual"/>
            </w:rPr>
          </w:pPr>
          <w:hyperlink w:anchor="_Toc194254975" w:history="1">
            <w:r w:rsidRPr="00A341AB">
              <w:rPr>
                <w:rStyle w:val="Lienhypertexte"/>
                <w:rFonts w:ascii="Arial Rounded MT Bold" w:hAnsi="Arial Rounded MT Bold"/>
              </w:rPr>
              <w:t>LISTE DE FIGURES</w:t>
            </w:r>
            <w:r>
              <w:rPr>
                <w:webHidden/>
              </w:rPr>
              <w:tab/>
            </w:r>
            <w:r>
              <w:rPr>
                <w:webHidden/>
              </w:rPr>
              <w:fldChar w:fldCharType="begin"/>
            </w:r>
            <w:r>
              <w:rPr>
                <w:webHidden/>
              </w:rPr>
              <w:instrText xml:space="preserve"> PAGEREF _Toc194254975 \h </w:instrText>
            </w:r>
            <w:r>
              <w:rPr>
                <w:webHidden/>
              </w:rPr>
            </w:r>
            <w:r>
              <w:rPr>
                <w:webHidden/>
              </w:rPr>
              <w:fldChar w:fldCharType="separate"/>
            </w:r>
            <w:r w:rsidR="00A95E40">
              <w:rPr>
                <w:webHidden/>
              </w:rPr>
              <w:t>6</w:t>
            </w:r>
            <w:r>
              <w:rPr>
                <w:webHidden/>
              </w:rPr>
              <w:fldChar w:fldCharType="end"/>
            </w:r>
          </w:hyperlink>
        </w:p>
        <w:p w14:paraId="77922974" w14:textId="37F5E36D" w:rsidR="003276D1" w:rsidRDefault="003276D1">
          <w:pPr>
            <w:pStyle w:val="TM1"/>
            <w:rPr>
              <w:rFonts w:asciiTheme="minorHAnsi" w:hAnsiTheme="minorHAnsi" w:cstheme="minorBidi"/>
              <w:b w:val="0"/>
              <w:kern w:val="2"/>
              <w:sz w:val="24"/>
              <w:szCs w:val="24"/>
              <w14:ligatures w14:val="standardContextual"/>
            </w:rPr>
          </w:pPr>
          <w:hyperlink w:anchor="_Toc194254976" w:history="1">
            <w:r w:rsidRPr="00A341AB">
              <w:rPr>
                <w:rStyle w:val="Lienhypertexte"/>
                <w:rFonts w:ascii="Arial Rounded MT Bold" w:hAnsi="Arial Rounded MT Bold"/>
              </w:rPr>
              <w:t>LISTE DES TABLEAUX</w:t>
            </w:r>
            <w:r>
              <w:rPr>
                <w:webHidden/>
              </w:rPr>
              <w:tab/>
            </w:r>
            <w:r>
              <w:rPr>
                <w:webHidden/>
              </w:rPr>
              <w:fldChar w:fldCharType="begin"/>
            </w:r>
            <w:r>
              <w:rPr>
                <w:webHidden/>
              </w:rPr>
              <w:instrText xml:space="preserve"> PAGEREF _Toc194254976 \h </w:instrText>
            </w:r>
            <w:r>
              <w:rPr>
                <w:webHidden/>
              </w:rPr>
            </w:r>
            <w:r>
              <w:rPr>
                <w:webHidden/>
              </w:rPr>
              <w:fldChar w:fldCharType="separate"/>
            </w:r>
            <w:r w:rsidR="00A95E40">
              <w:rPr>
                <w:webHidden/>
              </w:rPr>
              <w:t>6</w:t>
            </w:r>
            <w:r>
              <w:rPr>
                <w:webHidden/>
              </w:rPr>
              <w:fldChar w:fldCharType="end"/>
            </w:r>
          </w:hyperlink>
        </w:p>
        <w:p w14:paraId="3D4D2F37" w14:textId="1F74A712" w:rsidR="003276D1" w:rsidRDefault="003276D1">
          <w:pPr>
            <w:pStyle w:val="TM1"/>
            <w:rPr>
              <w:rFonts w:asciiTheme="minorHAnsi" w:hAnsiTheme="minorHAnsi" w:cstheme="minorBidi"/>
              <w:b w:val="0"/>
              <w:kern w:val="2"/>
              <w:sz w:val="24"/>
              <w:szCs w:val="24"/>
              <w14:ligatures w14:val="standardContextual"/>
            </w:rPr>
          </w:pPr>
          <w:hyperlink w:anchor="_Toc194254977" w:history="1">
            <w:r w:rsidRPr="00A341AB">
              <w:rPr>
                <w:rStyle w:val="Lienhypertexte"/>
                <w:rFonts w:ascii="Arial Rounded MT Bold" w:hAnsi="Arial Rounded MT Bold"/>
              </w:rPr>
              <w:t>LISTE DES ABREVIATIONS</w:t>
            </w:r>
            <w:r>
              <w:rPr>
                <w:webHidden/>
              </w:rPr>
              <w:tab/>
            </w:r>
            <w:r>
              <w:rPr>
                <w:webHidden/>
              </w:rPr>
              <w:fldChar w:fldCharType="begin"/>
            </w:r>
            <w:r>
              <w:rPr>
                <w:webHidden/>
              </w:rPr>
              <w:instrText xml:space="preserve"> PAGEREF _Toc194254977 \h </w:instrText>
            </w:r>
            <w:r>
              <w:rPr>
                <w:webHidden/>
              </w:rPr>
            </w:r>
            <w:r>
              <w:rPr>
                <w:webHidden/>
              </w:rPr>
              <w:fldChar w:fldCharType="separate"/>
            </w:r>
            <w:r w:rsidR="00A95E40">
              <w:rPr>
                <w:webHidden/>
              </w:rPr>
              <w:t>7</w:t>
            </w:r>
            <w:r>
              <w:rPr>
                <w:webHidden/>
              </w:rPr>
              <w:fldChar w:fldCharType="end"/>
            </w:r>
          </w:hyperlink>
        </w:p>
        <w:p w14:paraId="5519365C" w14:textId="232D1DD1" w:rsidR="003276D1" w:rsidRDefault="003276D1">
          <w:pPr>
            <w:pStyle w:val="TM1"/>
            <w:rPr>
              <w:rFonts w:asciiTheme="minorHAnsi" w:hAnsiTheme="minorHAnsi" w:cstheme="minorBidi"/>
              <w:b w:val="0"/>
              <w:kern w:val="2"/>
              <w:sz w:val="24"/>
              <w:szCs w:val="24"/>
              <w14:ligatures w14:val="standardContextual"/>
            </w:rPr>
          </w:pPr>
          <w:hyperlink w:anchor="_Toc194254978" w:history="1">
            <w:r w:rsidRPr="00A341AB">
              <w:rPr>
                <w:rStyle w:val="Lienhypertexte"/>
                <w:rFonts w:ascii="Arial Rounded MT Bold" w:hAnsi="Arial Rounded MT Bold"/>
              </w:rPr>
              <w:t>RÉSUMÉ</w:t>
            </w:r>
            <w:r>
              <w:rPr>
                <w:webHidden/>
              </w:rPr>
              <w:tab/>
            </w:r>
            <w:r>
              <w:rPr>
                <w:webHidden/>
              </w:rPr>
              <w:fldChar w:fldCharType="begin"/>
            </w:r>
            <w:r>
              <w:rPr>
                <w:webHidden/>
              </w:rPr>
              <w:instrText xml:space="preserve"> PAGEREF _Toc194254978 \h </w:instrText>
            </w:r>
            <w:r>
              <w:rPr>
                <w:webHidden/>
              </w:rPr>
            </w:r>
            <w:r>
              <w:rPr>
                <w:webHidden/>
              </w:rPr>
              <w:fldChar w:fldCharType="separate"/>
            </w:r>
            <w:r w:rsidR="00A95E40">
              <w:rPr>
                <w:webHidden/>
              </w:rPr>
              <w:t>8</w:t>
            </w:r>
            <w:r>
              <w:rPr>
                <w:webHidden/>
              </w:rPr>
              <w:fldChar w:fldCharType="end"/>
            </w:r>
          </w:hyperlink>
        </w:p>
        <w:p w14:paraId="4347380B" w14:textId="16C8E7C2" w:rsidR="003276D1" w:rsidRDefault="003276D1">
          <w:pPr>
            <w:pStyle w:val="TM1"/>
            <w:rPr>
              <w:rFonts w:asciiTheme="minorHAnsi" w:hAnsiTheme="minorHAnsi" w:cstheme="minorBidi"/>
              <w:b w:val="0"/>
              <w:kern w:val="2"/>
              <w:sz w:val="24"/>
              <w:szCs w:val="24"/>
              <w14:ligatures w14:val="standardContextual"/>
            </w:rPr>
          </w:pPr>
          <w:hyperlink w:anchor="_Toc194254979" w:history="1">
            <w:r w:rsidRPr="00A341AB">
              <w:rPr>
                <w:rStyle w:val="Lienhypertexte"/>
                <w:rFonts w:ascii="Arial Rounded MT Bold" w:hAnsi="Arial Rounded MT Bold"/>
                <w:lang w:val="en-US"/>
              </w:rPr>
              <w:t>ABSTRAT</w:t>
            </w:r>
            <w:r>
              <w:rPr>
                <w:webHidden/>
              </w:rPr>
              <w:tab/>
            </w:r>
            <w:r>
              <w:rPr>
                <w:webHidden/>
              </w:rPr>
              <w:fldChar w:fldCharType="begin"/>
            </w:r>
            <w:r>
              <w:rPr>
                <w:webHidden/>
              </w:rPr>
              <w:instrText xml:space="preserve"> PAGEREF _Toc194254979 \h </w:instrText>
            </w:r>
            <w:r>
              <w:rPr>
                <w:webHidden/>
              </w:rPr>
            </w:r>
            <w:r>
              <w:rPr>
                <w:webHidden/>
              </w:rPr>
              <w:fldChar w:fldCharType="separate"/>
            </w:r>
            <w:r w:rsidR="00A95E40">
              <w:rPr>
                <w:webHidden/>
              </w:rPr>
              <w:t>9</w:t>
            </w:r>
            <w:r>
              <w:rPr>
                <w:webHidden/>
              </w:rPr>
              <w:fldChar w:fldCharType="end"/>
            </w:r>
          </w:hyperlink>
        </w:p>
        <w:p w14:paraId="1E3DE8EC" w14:textId="3FC125D3" w:rsidR="003276D1" w:rsidRDefault="003276D1">
          <w:pPr>
            <w:pStyle w:val="TM1"/>
            <w:rPr>
              <w:rStyle w:val="Lienhypertexte"/>
            </w:rPr>
          </w:pPr>
          <w:hyperlink w:anchor="_Toc194254980" w:history="1">
            <w:r w:rsidRPr="00A341AB">
              <w:rPr>
                <w:rStyle w:val="Lienhypertexte"/>
                <w:rFonts w:ascii="Arial Rounded MT Bold" w:hAnsi="Arial Rounded MT Bold"/>
              </w:rPr>
              <w:t>INTRODUCTION</w:t>
            </w:r>
            <w:r>
              <w:rPr>
                <w:webHidden/>
              </w:rPr>
              <w:tab/>
            </w:r>
            <w:r>
              <w:rPr>
                <w:webHidden/>
              </w:rPr>
              <w:fldChar w:fldCharType="begin"/>
            </w:r>
            <w:r>
              <w:rPr>
                <w:webHidden/>
              </w:rPr>
              <w:instrText xml:space="preserve"> PAGEREF _Toc194254980 \h </w:instrText>
            </w:r>
            <w:r>
              <w:rPr>
                <w:webHidden/>
              </w:rPr>
            </w:r>
            <w:r>
              <w:rPr>
                <w:webHidden/>
              </w:rPr>
              <w:fldChar w:fldCharType="separate"/>
            </w:r>
            <w:r w:rsidR="00A95E40">
              <w:rPr>
                <w:webHidden/>
              </w:rPr>
              <w:t>10</w:t>
            </w:r>
            <w:r>
              <w:rPr>
                <w:webHidden/>
              </w:rPr>
              <w:fldChar w:fldCharType="end"/>
            </w:r>
          </w:hyperlink>
        </w:p>
        <w:p w14:paraId="1821B20B" w14:textId="77777777" w:rsidR="004C35F9" w:rsidRPr="004C35F9" w:rsidRDefault="004C35F9" w:rsidP="004C35F9">
          <w:pPr>
            <w:rPr>
              <w:noProof/>
              <w:sz w:val="2"/>
              <w:szCs w:val="2"/>
              <w:lang w:eastAsia="fr-FR"/>
            </w:rPr>
          </w:pPr>
        </w:p>
        <w:p w14:paraId="481D60ED" w14:textId="5642161E" w:rsidR="003276D1" w:rsidRDefault="003276D1">
          <w:pPr>
            <w:pStyle w:val="TM1"/>
            <w:rPr>
              <w:rFonts w:asciiTheme="minorHAnsi" w:hAnsiTheme="minorHAnsi" w:cstheme="minorBidi"/>
              <w:b w:val="0"/>
              <w:kern w:val="2"/>
              <w:sz w:val="24"/>
              <w:szCs w:val="24"/>
              <w14:ligatures w14:val="standardContextual"/>
            </w:rPr>
          </w:pPr>
          <w:hyperlink w:anchor="_Toc194254981" w:history="1">
            <w:r w:rsidRPr="00A341AB">
              <w:rPr>
                <w:rStyle w:val="Lienhypertexte"/>
                <w:rFonts w:ascii="Arial Rounded MT Bold" w:hAnsi="Arial Rounded MT Bold"/>
              </w:rPr>
              <w:t>CHAPITRE I: Marketing digital et confidentialité des données : Contexte et enjeux</w:t>
            </w:r>
            <w:r>
              <w:rPr>
                <w:webHidden/>
              </w:rPr>
              <w:tab/>
            </w:r>
            <w:r>
              <w:rPr>
                <w:webHidden/>
              </w:rPr>
              <w:fldChar w:fldCharType="begin"/>
            </w:r>
            <w:r>
              <w:rPr>
                <w:webHidden/>
              </w:rPr>
              <w:instrText xml:space="preserve"> PAGEREF _Toc194254981 \h </w:instrText>
            </w:r>
            <w:r>
              <w:rPr>
                <w:webHidden/>
              </w:rPr>
            </w:r>
            <w:r>
              <w:rPr>
                <w:webHidden/>
              </w:rPr>
              <w:fldChar w:fldCharType="separate"/>
            </w:r>
            <w:r w:rsidR="00A95E40">
              <w:rPr>
                <w:webHidden/>
              </w:rPr>
              <w:t>14</w:t>
            </w:r>
            <w:r>
              <w:rPr>
                <w:webHidden/>
              </w:rPr>
              <w:fldChar w:fldCharType="end"/>
            </w:r>
          </w:hyperlink>
        </w:p>
        <w:p w14:paraId="2A1C50F8" w14:textId="71F7DEB5" w:rsidR="003276D1" w:rsidRDefault="003276D1">
          <w:pPr>
            <w:pStyle w:val="TM2"/>
            <w:rPr>
              <w:rFonts w:asciiTheme="minorHAnsi" w:hAnsiTheme="minorHAnsi" w:cstheme="minorBidi"/>
              <w:b w:val="0"/>
              <w:kern w:val="2"/>
              <w:sz w:val="24"/>
              <w:szCs w:val="24"/>
              <w14:ligatures w14:val="standardContextual"/>
            </w:rPr>
          </w:pPr>
          <w:hyperlink w:anchor="_Toc194254982" w:history="1">
            <w:r w:rsidRPr="00A341AB">
              <w:rPr>
                <w:rStyle w:val="Lienhypertexte"/>
                <w:rFonts w:ascii="Arial Rounded MT Bold" w:hAnsi="Arial Rounded MT Bold"/>
              </w:rPr>
              <w:t>I.1- Contexte global du marketing digital</w:t>
            </w:r>
            <w:r>
              <w:rPr>
                <w:webHidden/>
              </w:rPr>
              <w:tab/>
            </w:r>
            <w:r>
              <w:rPr>
                <w:webHidden/>
              </w:rPr>
              <w:fldChar w:fldCharType="begin"/>
            </w:r>
            <w:r>
              <w:rPr>
                <w:webHidden/>
              </w:rPr>
              <w:instrText xml:space="preserve"> PAGEREF _Toc194254982 \h </w:instrText>
            </w:r>
            <w:r>
              <w:rPr>
                <w:webHidden/>
              </w:rPr>
            </w:r>
            <w:r>
              <w:rPr>
                <w:webHidden/>
              </w:rPr>
              <w:fldChar w:fldCharType="separate"/>
            </w:r>
            <w:r w:rsidR="00A95E40">
              <w:rPr>
                <w:webHidden/>
              </w:rPr>
              <w:t>15</w:t>
            </w:r>
            <w:r>
              <w:rPr>
                <w:webHidden/>
              </w:rPr>
              <w:fldChar w:fldCharType="end"/>
            </w:r>
          </w:hyperlink>
        </w:p>
        <w:p w14:paraId="1B5B1103" w14:textId="09C55B0C" w:rsidR="003276D1" w:rsidRDefault="003276D1">
          <w:pPr>
            <w:pStyle w:val="TM3"/>
            <w:tabs>
              <w:tab w:val="right" w:leader="dot" w:pos="9571"/>
            </w:tabs>
            <w:rPr>
              <w:rFonts w:cstheme="minorBidi"/>
              <w:noProof/>
              <w:kern w:val="2"/>
              <w:sz w:val="24"/>
              <w:szCs w:val="24"/>
              <w14:ligatures w14:val="standardContextual"/>
            </w:rPr>
          </w:pPr>
          <w:hyperlink w:anchor="_Toc194254983" w:history="1">
            <w:r w:rsidRPr="00A341AB">
              <w:rPr>
                <w:rStyle w:val="Lienhypertexte"/>
                <w:rFonts w:ascii="Times New Roman" w:hAnsi="Times New Roman"/>
                <w:b/>
                <w:noProof/>
              </w:rPr>
              <w:t>I.1.1- Essor des données dans le marketing digital</w:t>
            </w:r>
            <w:r>
              <w:rPr>
                <w:noProof/>
                <w:webHidden/>
              </w:rPr>
              <w:tab/>
            </w:r>
            <w:r>
              <w:rPr>
                <w:noProof/>
                <w:webHidden/>
              </w:rPr>
              <w:fldChar w:fldCharType="begin"/>
            </w:r>
            <w:r>
              <w:rPr>
                <w:noProof/>
                <w:webHidden/>
              </w:rPr>
              <w:instrText xml:space="preserve"> PAGEREF _Toc194254983 \h </w:instrText>
            </w:r>
            <w:r>
              <w:rPr>
                <w:noProof/>
                <w:webHidden/>
              </w:rPr>
            </w:r>
            <w:r>
              <w:rPr>
                <w:noProof/>
                <w:webHidden/>
              </w:rPr>
              <w:fldChar w:fldCharType="separate"/>
            </w:r>
            <w:r w:rsidR="00A95E40">
              <w:rPr>
                <w:noProof/>
                <w:webHidden/>
              </w:rPr>
              <w:t>15</w:t>
            </w:r>
            <w:r>
              <w:rPr>
                <w:noProof/>
                <w:webHidden/>
              </w:rPr>
              <w:fldChar w:fldCharType="end"/>
            </w:r>
          </w:hyperlink>
        </w:p>
        <w:p w14:paraId="0FA86E8B" w14:textId="5CD5C93F" w:rsidR="003276D1" w:rsidRDefault="003276D1">
          <w:pPr>
            <w:pStyle w:val="TM3"/>
            <w:tabs>
              <w:tab w:val="right" w:leader="dot" w:pos="9571"/>
            </w:tabs>
            <w:rPr>
              <w:rFonts w:cstheme="minorBidi"/>
              <w:noProof/>
              <w:kern w:val="2"/>
              <w:sz w:val="24"/>
              <w:szCs w:val="24"/>
              <w14:ligatures w14:val="standardContextual"/>
            </w:rPr>
          </w:pPr>
          <w:hyperlink w:anchor="_Toc194254984" w:history="1">
            <w:r w:rsidRPr="00A341AB">
              <w:rPr>
                <w:rStyle w:val="Lienhypertexte"/>
                <w:rFonts w:ascii="Times New Roman" w:hAnsi="Times New Roman"/>
                <w:b/>
                <w:noProof/>
              </w:rPr>
              <w:t>I.1.1.1- Importance des données comme levier stratégique</w:t>
            </w:r>
            <w:r>
              <w:rPr>
                <w:noProof/>
                <w:webHidden/>
              </w:rPr>
              <w:tab/>
            </w:r>
            <w:r>
              <w:rPr>
                <w:noProof/>
                <w:webHidden/>
              </w:rPr>
              <w:fldChar w:fldCharType="begin"/>
            </w:r>
            <w:r>
              <w:rPr>
                <w:noProof/>
                <w:webHidden/>
              </w:rPr>
              <w:instrText xml:space="preserve"> PAGEREF _Toc194254984 \h </w:instrText>
            </w:r>
            <w:r>
              <w:rPr>
                <w:noProof/>
                <w:webHidden/>
              </w:rPr>
            </w:r>
            <w:r>
              <w:rPr>
                <w:noProof/>
                <w:webHidden/>
              </w:rPr>
              <w:fldChar w:fldCharType="separate"/>
            </w:r>
            <w:r w:rsidR="00A95E40">
              <w:rPr>
                <w:noProof/>
                <w:webHidden/>
              </w:rPr>
              <w:t>15</w:t>
            </w:r>
            <w:r>
              <w:rPr>
                <w:noProof/>
                <w:webHidden/>
              </w:rPr>
              <w:fldChar w:fldCharType="end"/>
            </w:r>
          </w:hyperlink>
        </w:p>
        <w:p w14:paraId="4BA584CA" w14:textId="74B93EFE" w:rsidR="003276D1" w:rsidRDefault="003276D1">
          <w:pPr>
            <w:pStyle w:val="TM3"/>
            <w:tabs>
              <w:tab w:val="right" w:leader="dot" w:pos="9571"/>
            </w:tabs>
            <w:rPr>
              <w:rFonts w:cstheme="minorBidi"/>
              <w:noProof/>
              <w:kern w:val="2"/>
              <w:sz w:val="24"/>
              <w:szCs w:val="24"/>
              <w14:ligatures w14:val="standardContextual"/>
            </w:rPr>
          </w:pPr>
          <w:hyperlink w:anchor="_Toc194254985" w:history="1">
            <w:r w:rsidRPr="00A341AB">
              <w:rPr>
                <w:rStyle w:val="Lienhypertexte"/>
                <w:rFonts w:ascii="Times New Roman" w:hAnsi="Times New Roman"/>
                <w:b/>
                <w:noProof/>
              </w:rPr>
              <w:t>I.1.1.2- Rôle des technologies avancées : Big Data, IA, IoT</w:t>
            </w:r>
            <w:r>
              <w:rPr>
                <w:noProof/>
                <w:webHidden/>
              </w:rPr>
              <w:tab/>
            </w:r>
            <w:r>
              <w:rPr>
                <w:noProof/>
                <w:webHidden/>
              </w:rPr>
              <w:fldChar w:fldCharType="begin"/>
            </w:r>
            <w:r>
              <w:rPr>
                <w:noProof/>
                <w:webHidden/>
              </w:rPr>
              <w:instrText xml:space="preserve"> PAGEREF _Toc194254985 \h </w:instrText>
            </w:r>
            <w:r>
              <w:rPr>
                <w:noProof/>
                <w:webHidden/>
              </w:rPr>
            </w:r>
            <w:r>
              <w:rPr>
                <w:noProof/>
                <w:webHidden/>
              </w:rPr>
              <w:fldChar w:fldCharType="separate"/>
            </w:r>
            <w:r w:rsidR="00A95E40">
              <w:rPr>
                <w:noProof/>
                <w:webHidden/>
              </w:rPr>
              <w:t>16</w:t>
            </w:r>
            <w:r>
              <w:rPr>
                <w:noProof/>
                <w:webHidden/>
              </w:rPr>
              <w:fldChar w:fldCharType="end"/>
            </w:r>
          </w:hyperlink>
        </w:p>
        <w:p w14:paraId="27E41F5D" w14:textId="3B8E54B5" w:rsidR="003276D1" w:rsidRDefault="003276D1">
          <w:pPr>
            <w:pStyle w:val="TM3"/>
            <w:tabs>
              <w:tab w:val="right" w:leader="dot" w:pos="9571"/>
            </w:tabs>
            <w:rPr>
              <w:rFonts w:cstheme="minorBidi"/>
              <w:noProof/>
              <w:kern w:val="2"/>
              <w:sz w:val="24"/>
              <w:szCs w:val="24"/>
              <w14:ligatures w14:val="standardContextual"/>
            </w:rPr>
          </w:pPr>
          <w:hyperlink w:anchor="_Toc194254986" w:history="1">
            <w:r w:rsidRPr="00A341AB">
              <w:rPr>
                <w:rStyle w:val="Lienhypertexte"/>
                <w:rFonts w:ascii="Times New Roman" w:hAnsi="Times New Roman"/>
                <w:b/>
                <w:noProof/>
              </w:rPr>
              <w:t>I.1.2- Transformations des pratiques marketings</w:t>
            </w:r>
            <w:r>
              <w:rPr>
                <w:noProof/>
                <w:webHidden/>
              </w:rPr>
              <w:tab/>
            </w:r>
            <w:r>
              <w:rPr>
                <w:noProof/>
                <w:webHidden/>
              </w:rPr>
              <w:fldChar w:fldCharType="begin"/>
            </w:r>
            <w:r>
              <w:rPr>
                <w:noProof/>
                <w:webHidden/>
              </w:rPr>
              <w:instrText xml:space="preserve"> PAGEREF _Toc194254986 \h </w:instrText>
            </w:r>
            <w:r>
              <w:rPr>
                <w:noProof/>
                <w:webHidden/>
              </w:rPr>
            </w:r>
            <w:r>
              <w:rPr>
                <w:noProof/>
                <w:webHidden/>
              </w:rPr>
              <w:fldChar w:fldCharType="separate"/>
            </w:r>
            <w:r w:rsidR="00A95E40">
              <w:rPr>
                <w:noProof/>
                <w:webHidden/>
              </w:rPr>
              <w:t>16</w:t>
            </w:r>
            <w:r>
              <w:rPr>
                <w:noProof/>
                <w:webHidden/>
              </w:rPr>
              <w:fldChar w:fldCharType="end"/>
            </w:r>
          </w:hyperlink>
        </w:p>
        <w:p w14:paraId="7593EE6D" w14:textId="66CE2225" w:rsidR="003276D1" w:rsidRDefault="003276D1">
          <w:pPr>
            <w:pStyle w:val="TM3"/>
            <w:tabs>
              <w:tab w:val="right" w:leader="dot" w:pos="9571"/>
            </w:tabs>
            <w:rPr>
              <w:rFonts w:cstheme="minorBidi"/>
              <w:noProof/>
              <w:kern w:val="2"/>
              <w:sz w:val="24"/>
              <w:szCs w:val="24"/>
              <w14:ligatures w14:val="standardContextual"/>
            </w:rPr>
          </w:pPr>
          <w:hyperlink w:anchor="_Toc194254987" w:history="1">
            <w:r w:rsidRPr="00A341AB">
              <w:rPr>
                <w:rStyle w:val="Lienhypertexte"/>
                <w:rFonts w:ascii="Times New Roman" w:hAnsi="Times New Roman"/>
                <w:b/>
                <w:noProof/>
              </w:rPr>
              <w:t>I.1.2.1- Personnalisation et segmentation client : défis et opportunités</w:t>
            </w:r>
            <w:r>
              <w:rPr>
                <w:noProof/>
                <w:webHidden/>
              </w:rPr>
              <w:tab/>
            </w:r>
            <w:r>
              <w:rPr>
                <w:noProof/>
                <w:webHidden/>
              </w:rPr>
              <w:fldChar w:fldCharType="begin"/>
            </w:r>
            <w:r>
              <w:rPr>
                <w:noProof/>
                <w:webHidden/>
              </w:rPr>
              <w:instrText xml:space="preserve"> PAGEREF _Toc194254987 \h </w:instrText>
            </w:r>
            <w:r>
              <w:rPr>
                <w:noProof/>
                <w:webHidden/>
              </w:rPr>
            </w:r>
            <w:r>
              <w:rPr>
                <w:noProof/>
                <w:webHidden/>
              </w:rPr>
              <w:fldChar w:fldCharType="separate"/>
            </w:r>
            <w:r w:rsidR="00A95E40">
              <w:rPr>
                <w:noProof/>
                <w:webHidden/>
              </w:rPr>
              <w:t>16</w:t>
            </w:r>
            <w:r>
              <w:rPr>
                <w:noProof/>
                <w:webHidden/>
              </w:rPr>
              <w:fldChar w:fldCharType="end"/>
            </w:r>
          </w:hyperlink>
        </w:p>
        <w:p w14:paraId="472EBBEA" w14:textId="76937B51" w:rsidR="003276D1" w:rsidRDefault="003276D1">
          <w:pPr>
            <w:pStyle w:val="TM3"/>
            <w:tabs>
              <w:tab w:val="right" w:leader="dot" w:pos="9571"/>
            </w:tabs>
            <w:rPr>
              <w:rFonts w:cstheme="minorBidi"/>
              <w:noProof/>
              <w:kern w:val="2"/>
              <w:sz w:val="24"/>
              <w:szCs w:val="24"/>
              <w14:ligatures w14:val="standardContextual"/>
            </w:rPr>
          </w:pPr>
          <w:hyperlink w:anchor="_Toc194254988" w:history="1">
            <w:r w:rsidRPr="00A341AB">
              <w:rPr>
                <w:rStyle w:val="Lienhypertexte"/>
                <w:rFonts w:ascii="Times New Roman" w:hAnsi="Times New Roman"/>
                <w:b/>
                <w:noProof/>
              </w:rPr>
              <w:t>I.1.2.2- Utilisation des données comportementales et transactionnelles</w:t>
            </w:r>
            <w:r>
              <w:rPr>
                <w:noProof/>
                <w:webHidden/>
              </w:rPr>
              <w:tab/>
            </w:r>
            <w:r>
              <w:rPr>
                <w:noProof/>
                <w:webHidden/>
              </w:rPr>
              <w:fldChar w:fldCharType="begin"/>
            </w:r>
            <w:r>
              <w:rPr>
                <w:noProof/>
                <w:webHidden/>
              </w:rPr>
              <w:instrText xml:space="preserve"> PAGEREF _Toc194254988 \h </w:instrText>
            </w:r>
            <w:r>
              <w:rPr>
                <w:noProof/>
                <w:webHidden/>
              </w:rPr>
            </w:r>
            <w:r>
              <w:rPr>
                <w:noProof/>
                <w:webHidden/>
              </w:rPr>
              <w:fldChar w:fldCharType="separate"/>
            </w:r>
            <w:r w:rsidR="00A95E40">
              <w:rPr>
                <w:noProof/>
                <w:webHidden/>
              </w:rPr>
              <w:t>16</w:t>
            </w:r>
            <w:r>
              <w:rPr>
                <w:noProof/>
                <w:webHidden/>
              </w:rPr>
              <w:fldChar w:fldCharType="end"/>
            </w:r>
          </w:hyperlink>
        </w:p>
        <w:p w14:paraId="66EBE4A2" w14:textId="6E94C1EC" w:rsidR="003276D1" w:rsidRDefault="003276D1">
          <w:pPr>
            <w:pStyle w:val="TM2"/>
            <w:rPr>
              <w:rFonts w:asciiTheme="minorHAnsi" w:hAnsiTheme="minorHAnsi" w:cstheme="minorBidi"/>
              <w:b w:val="0"/>
              <w:kern w:val="2"/>
              <w:sz w:val="24"/>
              <w:szCs w:val="24"/>
              <w14:ligatures w14:val="standardContextual"/>
            </w:rPr>
          </w:pPr>
          <w:hyperlink w:anchor="_Toc194254989" w:history="1">
            <w:r w:rsidRPr="00A341AB">
              <w:rPr>
                <w:rStyle w:val="Lienhypertexte"/>
                <w:rFonts w:ascii="Arial Rounded MT Bold" w:hAnsi="Arial Rounded MT Bold"/>
              </w:rPr>
              <w:t>I.2- Confidentialité des données : Enjeux et défis</w:t>
            </w:r>
            <w:r>
              <w:rPr>
                <w:webHidden/>
              </w:rPr>
              <w:tab/>
            </w:r>
            <w:r>
              <w:rPr>
                <w:webHidden/>
              </w:rPr>
              <w:fldChar w:fldCharType="begin"/>
            </w:r>
            <w:r>
              <w:rPr>
                <w:webHidden/>
              </w:rPr>
              <w:instrText xml:space="preserve"> PAGEREF _Toc194254989 \h </w:instrText>
            </w:r>
            <w:r>
              <w:rPr>
                <w:webHidden/>
              </w:rPr>
            </w:r>
            <w:r>
              <w:rPr>
                <w:webHidden/>
              </w:rPr>
              <w:fldChar w:fldCharType="separate"/>
            </w:r>
            <w:r w:rsidR="00A95E40">
              <w:rPr>
                <w:webHidden/>
              </w:rPr>
              <w:t>17</w:t>
            </w:r>
            <w:r>
              <w:rPr>
                <w:webHidden/>
              </w:rPr>
              <w:fldChar w:fldCharType="end"/>
            </w:r>
          </w:hyperlink>
        </w:p>
        <w:p w14:paraId="02AF18E3" w14:textId="4D40C1DD" w:rsidR="003276D1" w:rsidRDefault="003276D1">
          <w:pPr>
            <w:pStyle w:val="TM3"/>
            <w:tabs>
              <w:tab w:val="right" w:leader="dot" w:pos="9571"/>
            </w:tabs>
            <w:rPr>
              <w:rFonts w:cstheme="minorBidi"/>
              <w:noProof/>
              <w:kern w:val="2"/>
              <w:sz w:val="24"/>
              <w:szCs w:val="24"/>
              <w14:ligatures w14:val="standardContextual"/>
            </w:rPr>
          </w:pPr>
          <w:hyperlink w:anchor="_Toc194254990" w:history="1">
            <w:r w:rsidRPr="00A341AB">
              <w:rPr>
                <w:rStyle w:val="Lienhypertexte"/>
                <w:rFonts w:ascii="Times New Roman" w:hAnsi="Times New Roman"/>
                <w:b/>
                <w:noProof/>
              </w:rPr>
              <w:t>I.2.1- Régulations et cadre législatif</w:t>
            </w:r>
            <w:r>
              <w:rPr>
                <w:noProof/>
                <w:webHidden/>
              </w:rPr>
              <w:tab/>
            </w:r>
            <w:r>
              <w:rPr>
                <w:noProof/>
                <w:webHidden/>
              </w:rPr>
              <w:fldChar w:fldCharType="begin"/>
            </w:r>
            <w:r>
              <w:rPr>
                <w:noProof/>
                <w:webHidden/>
              </w:rPr>
              <w:instrText xml:space="preserve"> PAGEREF _Toc194254990 \h </w:instrText>
            </w:r>
            <w:r>
              <w:rPr>
                <w:noProof/>
                <w:webHidden/>
              </w:rPr>
            </w:r>
            <w:r>
              <w:rPr>
                <w:noProof/>
                <w:webHidden/>
              </w:rPr>
              <w:fldChar w:fldCharType="separate"/>
            </w:r>
            <w:r w:rsidR="00A95E40">
              <w:rPr>
                <w:noProof/>
                <w:webHidden/>
              </w:rPr>
              <w:t>17</w:t>
            </w:r>
            <w:r>
              <w:rPr>
                <w:noProof/>
                <w:webHidden/>
              </w:rPr>
              <w:fldChar w:fldCharType="end"/>
            </w:r>
          </w:hyperlink>
        </w:p>
        <w:p w14:paraId="125A5D83" w14:textId="432B5B53" w:rsidR="003276D1" w:rsidRDefault="003276D1">
          <w:pPr>
            <w:pStyle w:val="TM3"/>
            <w:tabs>
              <w:tab w:val="right" w:leader="dot" w:pos="9571"/>
            </w:tabs>
            <w:rPr>
              <w:rFonts w:cstheme="minorBidi"/>
              <w:noProof/>
              <w:kern w:val="2"/>
              <w:sz w:val="24"/>
              <w:szCs w:val="24"/>
              <w14:ligatures w14:val="standardContextual"/>
            </w:rPr>
          </w:pPr>
          <w:hyperlink w:anchor="_Toc194254991" w:history="1">
            <w:r w:rsidRPr="00A341AB">
              <w:rPr>
                <w:rStyle w:val="Lienhypertexte"/>
                <w:rFonts w:ascii="Times New Roman" w:hAnsi="Times New Roman"/>
                <w:b/>
                <w:noProof/>
              </w:rPr>
              <w:t>I.2.1.1- Le RGPD : concepts clés et implications pour les entreprises</w:t>
            </w:r>
            <w:r>
              <w:rPr>
                <w:noProof/>
                <w:webHidden/>
              </w:rPr>
              <w:tab/>
            </w:r>
            <w:r>
              <w:rPr>
                <w:noProof/>
                <w:webHidden/>
              </w:rPr>
              <w:fldChar w:fldCharType="begin"/>
            </w:r>
            <w:r>
              <w:rPr>
                <w:noProof/>
                <w:webHidden/>
              </w:rPr>
              <w:instrText xml:space="preserve"> PAGEREF _Toc194254991 \h </w:instrText>
            </w:r>
            <w:r>
              <w:rPr>
                <w:noProof/>
                <w:webHidden/>
              </w:rPr>
            </w:r>
            <w:r>
              <w:rPr>
                <w:noProof/>
                <w:webHidden/>
              </w:rPr>
              <w:fldChar w:fldCharType="separate"/>
            </w:r>
            <w:r w:rsidR="00A95E40">
              <w:rPr>
                <w:noProof/>
                <w:webHidden/>
              </w:rPr>
              <w:t>17</w:t>
            </w:r>
            <w:r>
              <w:rPr>
                <w:noProof/>
                <w:webHidden/>
              </w:rPr>
              <w:fldChar w:fldCharType="end"/>
            </w:r>
          </w:hyperlink>
        </w:p>
        <w:p w14:paraId="2FC2220A" w14:textId="55ABD9E3" w:rsidR="003276D1" w:rsidRDefault="003276D1">
          <w:pPr>
            <w:pStyle w:val="TM3"/>
            <w:tabs>
              <w:tab w:val="right" w:leader="dot" w:pos="9571"/>
            </w:tabs>
            <w:rPr>
              <w:rFonts w:cstheme="minorBidi"/>
              <w:noProof/>
              <w:kern w:val="2"/>
              <w:sz w:val="24"/>
              <w:szCs w:val="24"/>
              <w14:ligatures w14:val="standardContextual"/>
            </w:rPr>
          </w:pPr>
          <w:hyperlink w:anchor="_Toc194254992" w:history="1">
            <w:r w:rsidRPr="00A341AB">
              <w:rPr>
                <w:rStyle w:val="Lienhypertexte"/>
                <w:rFonts w:ascii="Times New Roman" w:hAnsi="Times New Roman"/>
                <w:b/>
                <w:noProof/>
              </w:rPr>
              <w:t>I.2.1.2- Le règlement ePrivacy : complémentarité et impacts</w:t>
            </w:r>
            <w:r>
              <w:rPr>
                <w:noProof/>
                <w:webHidden/>
              </w:rPr>
              <w:tab/>
            </w:r>
            <w:r>
              <w:rPr>
                <w:noProof/>
                <w:webHidden/>
              </w:rPr>
              <w:fldChar w:fldCharType="begin"/>
            </w:r>
            <w:r>
              <w:rPr>
                <w:noProof/>
                <w:webHidden/>
              </w:rPr>
              <w:instrText xml:space="preserve"> PAGEREF _Toc194254992 \h </w:instrText>
            </w:r>
            <w:r>
              <w:rPr>
                <w:noProof/>
                <w:webHidden/>
              </w:rPr>
            </w:r>
            <w:r>
              <w:rPr>
                <w:noProof/>
                <w:webHidden/>
              </w:rPr>
              <w:fldChar w:fldCharType="separate"/>
            </w:r>
            <w:r w:rsidR="00A95E40">
              <w:rPr>
                <w:noProof/>
                <w:webHidden/>
              </w:rPr>
              <w:t>18</w:t>
            </w:r>
            <w:r>
              <w:rPr>
                <w:noProof/>
                <w:webHidden/>
              </w:rPr>
              <w:fldChar w:fldCharType="end"/>
            </w:r>
          </w:hyperlink>
        </w:p>
        <w:p w14:paraId="45A0B3FF" w14:textId="7D37E658" w:rsidR="003276D1" w:rsidRDefault="003276D1">
          <w:pPr>
            <w:pStyle w:val="TM3"/>
            <w:tabs>
              <w:tab w:val="right" w:leader="dot" w:pos="9571"/>
            </w:tabs>
            <w:rPr>
              <w:rFonts w:cstheme="minorBidi"/>
              <w:noProof/>
              <w:kern w:val="2"/>
              <w:sz w:val="24"/>
              <w:szCs w:val="24"/>
              <w14:ligatures w14:val="standardContextual"/>
            </w:rPr>
          </w:pPr>
          <w:hyperlink w:anchor="_Toc194254993" w:history="1">
            <w:r w:rsidRPr="00A341AB">
              <w:rPr>
                <w:rStyle w:val="Lienhypertexte"/>
                <w:rFonts w:ascii="Times New Roman" w:hAnsi="Times New Roman"/>
                <w:b/>
                <w:noProof/>
              </w:rPr>
              <w:t>I.2.2- Défis pratiques dans la gestion des données personnelles</w:t>
            </w:r>
            <w:r>
              <w:rPr>
                <w:noProof/>
                <w:webHidden/>
              </w:rPr>
              <w:tab/>
            </w:r>
            <w:r>
              <w:rPr>
                <w:noProof/>
                <w:webHidden/>
              </w:rPr>
              <w:fldChar w:fldCharType="begin"/>
            </w:r>
            <w:r>
              <w:rPr>
                <w:noProof/>
                <w:webHidden/>
              </w:rPr>
              <w:instrText xml:space="preserve"> PAGEREF _Toc194254993 \h </w:instrText>
            </w:r>
            <w:r>
              <w:rPr>
                <w:noProof/>
                <w:webHidden/>
              </w:rPr>
            </w:r>
            <w:r>
              <w:rPr>
                <w:noProof/>
                <w:webHidden/>
              </w:rPr>
              <w:fldChar w:fldCharType="separate"/>
            </w:r>
            <w:r w:rsidR="00A95E40">
              <w:rPr>
                <w:noProof/>
                <w:webHidden/>
              </w:rPr>
              <w:t>18</w:t>
            </w:r>
            <w:r>
              <w:rPr>
                <w:noProof/>
                <w:webHidden/>
              </w:rPr>
              <w:fldChar w:fldCharType="end"/>
            </w:r>
          </w:hyperlink>
        </w:p>
        <w:p w14:paraId="412619B9" w14:textId="078DA28B" w:rsidR="003276D1" w:rsidRDefault="003276D1">
          <w:pPr>
            <w:pStyle w:val="TM3"/>
            <w:tabs>
              <w:tab w:val="right" w:leader="dot" w:pos="9571"/>
            </w:tabs>
            <w:rPr>
              <w:rFonts w:cstheme="minorBidi"/>
              <w:noProof/>
              <w:kern w:val="2"/>
              <w:sz w:val="24"/>
              <w:szCs w:val="24"/>
              <w14:ligatures w14:val="standardContextual"/>
            </w:rPr>
          </w:pPr>
          <w:hyperlink w:anchor="_Toc194254994" w:history="1">
            <w:r w:rsidRPr="00A341AB">
              <w:rPr>
                <w:rStyle w:val="Lienhypertexte"/>
                <w:rFonts w:ascii="Times New Roman" w:hAnsi="Times New Roman"/>
                <w:b/>
                <w:noProof/>
              </w:rPr>
              <w:t>I.2.2.1- Collecte, stockage et traitement : contraintes et innovations</w:t>
            </w:r>
            <w:r>
              <w:rPr>
                <w:noProof/>
                <w:webHidden/>
              </w:rPr>
              <w:tab/>
            </w:r>
            <w:r>
              <w:rPr>
                <w:noProof/>
                <w:webHidden/>
              </w:rPr>
              <w:fldChar w:fldCharType="begin"/>
            </w:r>
            <w:r>
              <w:rPr>
                <w:noProof/>
                <w:webHidden/>
              </w:rPr>
              <w:instrText xml:space="preserve"> PAGEREF _Toc194254994 \h </w:instrText>
            </w:r>
            <w:r>
              <w:rPr>
                <w:noProof/>
                <w:webHidden/>
              </w:rPr>
            </w:r>
            <w:r>
              <w:rPr>
                <w:noProof/>
                <w:webHidden/>
              </w:rPr>
              <w:fldChar w:fldCharType="separate"/>
            </w:r>
            <w:r w:rsidR="00A95E40">
              <w:rPr>
                <w:noProof/>
                <w:webHidden/>
              </w:rPr>
              <w:t>18</w:t>
            </w:r>
            <w:r>
              <w:rPr>
                <w:noProof/>
                <w:webHidden/>
              </w:rPr>
              <w:fldChar w:fldCharType="end"/>
            </w:r>
          </w:hyperlink>
        </w:p>
        <w:p w14:paraId="6DB5B11C" w14:textId="4E71B108" w:rsidR="003276D1" w:rsidRDefault="003276D1">
          <w:pPr>
            <w:pStyle w:val="TM3"/>
            <w:tabs>
              <w:tab w:val="right" w:leader="dot" w:pos="9571"/>
            </w:tabs>
            <w:rPr>
              <w:rFonts w:cstheme="minorBidi"/>
              <w:noProof/>
              <w:kern w:val="2"/>
              <w:sz w:val="24"/>
              <w:szCs w:val="24"/>
              <w14:ligatures w14:val="standardContextual"/>
            </w:rPr>
          </w:pPr>
          <w:hyperlink w:anchor="_Toc194254995" w:history="1">
            <w:r w:rsidRPr="00A341AB">
              <w:rPr>
                <w:rStyle w:val="Lienhypertexte"/>
                <w:rFonts w:ascii="Times New Roman" w:hAnsi="Times New Roman"/>
                <w:b/>
                <w:noProof/>
              </w:rPr>
              <w:t>I.2.2.2- Risques associés : violations, cyberattaques, manque de transparence</w:t>
            </w:r>
            <w:r>
              <w:rPr>
                <w:noProof/>
                <w:webHidden/>
              </w:rPr>
              <w:tab/>
            </w:r>
            <w:r>
              <w:rPr>
                <w:noProof/>
                <w:webHidden/>
              </w:rPr>
              <w:fldChar w:fldCharType="begin"/>
            </w:r>
            <w:r>
              <w:rPr>
                <w:noProof/>
                <w:webHidden/>
              </w:rPr>
              <w:instrText xml:space="preserve"> PAGEREF _Toc194254995 \h </w:instrText>
            </w:r>
            <w:r>
              <w:rPr>
                <w:noProof/>
                <w:webHidden/>
              </w:rPr>
            </w:r>
            <w:r>
              <w:rPr>
                <w:noProof/>
                <w:webHidden/>
              </w:rPr>
              <w:fldChar w:fldCharType="separate"/>
            </w:r>
            <w:r w:rsidR="00A95E40">
              <w:rPr>
                <w:noProof/>
                <w:webHidden/>
              </w:rPr>
              <w:t>19</w:t>
            </w:r>
            <w:r>
              <w:rPr>
                <w:noProof/>
                <w:webHidden/>
              </w:rPr>
              <w:fldChar w:fldCharType="end"/>
            </w:r>
          </w:hyperlink>
        </w:p>
        <w:p w14:paraId="6E587661" w14:textId="1C97D391" w:rsidR="003276D1" w:rsidRDefault="003276D1">
          <w:pPr>
            <w:pStyle w:val="TM2"/>
            <w:rPr>
              <w:rFonts w:asciiTheme="minorHAnsi" w:hAnsiTheme="minorHAnsi" w:cstheme="minorBidi"/>
              <w:b w:val="0"/>
              <w:kern w:val="2"/>
              <w:sz w:val="24"/>
              <w:szCs w:val="24"/>
              <w14:ligatures w14:val="standardContextual"/>
            </w:rPr>
          </w:pPr>
          <w:hyperlink w:anchor="_Toc194254996" w:history="1">
            <w:r w:rsidRPr="00A341AB">
              <w:rPr>
                <w:rStyle w:val="Lienhypertexte"/>
                <w:rFonts w:ascii="Arial Rounded MT Bold" w:hAnsi="Arial Rounded MT Bold"/>
              </w:rPr>
              <w:t>I.3- Technologies pour la gestion et la protection des données</w:t>
            </w:r>
            <w:r>
              <w:rPr>
                <w:webHidden/>
              </w:rPr>
              <w:tab/>
            </w:r>
            <w:r>
              <w:rPr>
                <w:webHidden/>
              </w:rPr>
              <w:fldChar w:fldCharType="begin"/>
            </w:r>
            <w:r>
              <w:rPr>
                <w:webHidden/>
              </w:rPr>
              <w:instrText xml:space="preserve"> PAGEREF _Toc194254996 \h </w:instrText>
            </w:r>
            <w:r>
              <w:rPr>
                <w:webHidden/>
              </w:rPr>
            </w:r>
            <w:r>
              <w:rPr>
                <w:webHidden/>
              </w:rPr>
              <w:fldChar w:fldCharType="separate"/>
            </w:r>
            <w:r w:rsidR="00A95E40">
              <w:rPr>
                <w:webHidden/>
              </w:rPr>
              <w:t>19</w:t>
            </w:r>
            <w:r>
              <w:rPr>
                <w:webHidden/>
              </w:rPr>
              <w:fldChar w:fldCharType="end"/>
            </w:r>
          </w:hyperlink>
        </w:p>
        <w:p w14:paraId="52C26724" w14:textId="0D81E133" w:rsidR="003276D1" w:rsidRDefault="003276D1">
          <w:pPr>
            <w:pStyle w:val="TM3"/>
            <w:tabs>
              <w:tab w:val="right" w:leader="dot" w:pos="9571"/>
            </w:tabs>
            <w:rPr>
              <w:rFonts w:cstheme="minorBidi"/>
              <w:noProof/>
              <w:kern w:val="2"/>
              <w:sz w:val="24"/>
              <w:szCs w:val="24"/>
              <w14:ligatures w14:val="standardContextual"/>
            </w:rPr>
          </w:pPr>
          <w:hyperlink w:anchor="_Toc194254997" w:history="1">
            <w:r w:rsidRPr="00A341AB">
              <w:rPr>
                <w:rStyle w:val="Lienhypertexte"/>
                <w:rFonts w:ascii="Times New Roman" w:hAnsi="Times New Roman"/>
                <w:b/>
                <w:noProof/>
              </w:rPr>
              <w:t>I.3.1- Outils et plateformes pour le marketing basé sur les données</w:t>
            </w:r>
            <w:r>
              <w:rPr>
                <w:noProof/>
                <w:webHidden/>
              </w:rPr>
              <w:tab/>
            </w:r>
            <w:r>
              <w:rPr>
                <w:noProof/>
                <w:webHidden/>
              </w:rPr>
              <w:fldChar w:fldCharType="begin"/>
            </w:r>
            <w:r>
              <w:rPr>
                <w:noProof/>
                <w:webHidden/>
              </w:rPr>
              <w:instrText xml:space="preserve"> PAGEREF _Toc194254997 \h </w:instrText>
            </w:r>
            <w:r>
              <w:rPr>
                <w:noProof/>
                <w:webHidden/>
              </w:rPr>
            </w:r>
            <w:r>
              <w:rPr>
                <w:noProof/>
                <w:webHidden/>
              </w:rPr>
              <w:fldChar w:fldCharType="separate"/>
            </w:r>
            <w:r w:rsidR="00A95E40">
              <w:rPr>
                <w:noProof/>
                <w:webHidden/>
              </w:rPr>
              <w:t>20</w:t>
            </w:r>
            <w:r>
              <w:rPr>
                <w:noProof/>
                <w:webHidden/>
              </w:rPr>
              <w:fldChar w:fldCharType="end"/>
            </w:r>
          </w:hyperlink>
        </w:p>
        <w:p w14:paraId="06FBAC52" w14:textId="55E1FEA7" w:rsidR="003276D1" w:rsidRDefault="003276D1">
          <w:pPr>
            <w:pStyle w:val="TM3"/>
            <w:tabs>
              <w:tab w:val="right" w:leader="dot" w:pos="9571"/>
            </w:tabs>
            <w:rPr>
              <w:rFonts w:cstheme="minorBidi"/>
              <w:noProof/>
              <w:kern w:val="2"/>
              <w:sz w:val="24"/>
              <w:szCs w:val="24"/>
              <w14:ligatures w14:val="standardContextual"/>
            </w:rPr>
          </w:pPr>
          <w:hyperlink w:anchor="_Toc194254998" w:history="1">
            <w:r w:rsidRPr="00A341AB">
              <w:rPr>
                <w:rStyle w:val="Lienhypertexte"/>
                <w:rFonts w:ascii="Times New Roman" w:hAnsi="Times New Roman"/>
                <w:b/>
                <w:noProof/>
              </w:rPr>
              <w:t>I.3.2- Technologies de sécurisation des données</w:t>
            </w:r>
            <w:r>
              <w:rPr>
                <w:noProof/>
                <w:webHidden/>
              </w:rPr>
              <w:tab/>
            </w:r>
            <w:r>
              <w:rPr>
                <w:noProof/>
                <w:webHidden/>
              </w:rPr>
              <w:fldChar w:fldCharType="begin"/>
            </w:r>
            <w:r>
              <w:rPr>
                <w:noProof/>
                <w:webHidden/>
              </w:rPr>
              <w:instrText xml:space="preserve"> PAGEREF _Toc194254998 \h </w:instrText>
            </w:r>
            <w:r>
              <w:rPr>
                <w:noProof/>
                <w:webHidden/>
              </w:rPr>
            </w:r>
            <w:r>
              <w:rPr>
                <w:noProof/>
                <w:webHidden/>
              </w:rPr>
              <w:fldChar w:fldCharType="separate"/>
            </w:r>
            <w:r w:rsidR="00A95E40">
              <w:rPr>
                <w:noProof/>
                <w:webHidden/>
              </w:rPr>
              <w:t>21</w:t>
            </w:r>
            <w:r>
              <w:rPr>
                <w:noProof/>
                <w:webHidden/>
              </w:rPr>
              <w:fldChar w:fldCharType="end"/>
            </w:r>
          </w:hyperlink>
        </w:p>
        <w:p w14:paraId="000E69E9" w14:textId="608655FB" w:rsidR="003276D1" w:rsidRDefault="003276D1">
          <w:pPr>
            <w:pStyle w:val="TM3"/>
            <w:tabs>
              <w:tab w:val="right" w:leader="dot" w:pos="9571"/>
            </w:tabs>
            <w:rPr>
              <w:rFonts w:cstheme="minorBidi"/>
              <w:noProof/>
              <w:kern w:val="2"/>
              <w:sz w:val="24"/>
              <w:szCs w:val="24"/>
              <w14:ligatures w14:val="standardContextual"/>
            </w:rPr>
          </w:pPr>
          <w:hyperlink w:anchor="_Toc194254999" w:history="1">
            <w:r w:rsidRPr="00A341AB">
              <w:rPr>
                <w:rStyle w:val="Lienhypertexte"/>
                <w:rFonts w:ascii="Times New Roman" w:hAnsi="Times New Roman"/>
                <w:b/>
                <w:noProof/>
              </w:rPr>
              <w:t>I.3.2.1- Techniques clés : Chiffrement, anonymisation, pseudonymisation</w:t>
            </w:r>
            <w:r>
              <w:rPr>
                <w:noProof/>
                <w:webHidden/>
              </w:rPr>
              <w:tab/>
            </w:r>
            <w:r>
              <w:rPr>
                <w:noProof/>
                <w:webHidden/>
              </w:rPr>
              <w:fldChar w:fldCharType="begin"/>
            </w:r>
            <w:r>
              <w:rPr>
                <w:noProof/>
                <w:webHidden/>
              </w:rPr>
              <w:instrText xml:space="preserve"> PAGEREF _Toc194254999 \h </w:instrText>
            </w:r>
            <w:r>
              <w:rPr>
                <w:noProof/>
                <w:webHidden/>
              </w:rPr>
            </w:r>
            <w:r>
              <w:rPr>
                <w:noProof/>
                <w:webHidden/>
              </w:rPr>
              <w:fldChar w:fldCharType="separate"/>
            </w:r>
            <w:r w:rsidR="00A95E40">
              <w:rPr>
                <w:noProof/>
                <w:webHidden/>
              </w:rPr>
              <w:t>21</w:t>
            </w:r>
            <w:r>
              <w:rPr>
                <w:noProof/>
                <w:webHidden/>
              </w:rPr>
              <w:fldChar w:fldCharType="end"/>
            </w:r>
          </w:hyperlink>
        </w:p>
        <w:p w14:paraId="4401B1E3" w14:textId="607C73D8" w:rsidR="003276D1" w:rsidRDefault="003276D1">
          <w:pPr>
            <w:pStyle w:val="TM3"/>
            <w:tabs>
              <w:tab w:val="right" w:leader="dot" w:pos="9571"/>
            </w:tabs>
            <w:rPr>
              <w:rFonts w:cstheme="minorBidi"/>
              <w:noProof/>
              <w:kern w:val="2"/>
              <w:sz w:val="24"/>
              <w:szCs w:val="24"/>
              <w14:ligatures w14:val="standardContextual"/>
            </w:rPr>
          </w:pPr>
          <w:hyperlink w:anchor="_Toc194255000" w:history="1">
            <w:r w:rsidRPr="00A341AB">
              <w:rPr>
                <w:rStyle w:val="Lienhypertexte"/>
                <w:rFonts w:ascii="Times New Roman" w:hAnsi="Times New Roman"/>
                <w:b/>
                <w:noProof/>
              </w:rPr>
              <w:t>I.3.2.2- Privacy by design : principes, exemples et intégration dans les processus</w:t>
            </w:r>
            <w:r>
              <w:rPr>
                <w:noProof/>
                <w:webHidden/>
              </w:rPr>
              <w:tab/>
            </w:r>
            <w:r>
              <w:rPr>
                <w:noProof/>
                <w:webHidden/>
              </w:rPr>
              <w:fldChar w:fldCharType="begin"/>
            </w:r>
            <w:r>
              <w:rPr>
                <w:noProof/>
                <w:webHidden/>
              </w:rPr>
              <w:instrText xml:space="preserve"> PAGEREF _Toc194255000 \h </w:instrText>
            </w:r>
            <w:r>
              <w:rPr>
                <w:noProof/>
                <w:webHidden/>
              </w:rPr>
            </w:r>
            <w:r>
              <w:rPr>
                <w:noProof/>
                <w:webHidden/>
              </w:rPr>
              <w:fldChar w:fldCharType="separate"/>
            </w:r>
            <w:r w:rsidR="00A95E40">
              <w:rPr>
                <w:noProof/>
                <w:webHidden/>
              </w:rPr>
              <w:t>21</w:t>
            </w:r>
            <w:r>
              <w:rPr>
                <w:noProof/>
                <w:webHidden/>
              </w:rPr>
              <w:fldChar w:fldCharType="end"/>
            </w:r>
          </w:hyperlink>
        </w:p>
        <w:p w14:paraId="10122BAF" w14:textId="214801CE" w:rsidR="003276D1" w:rsidRDefault="003276D1">
          <w:pPr>
            <w:pStyle w:val="TM3"/>
            <w:tabs>
              <w:tab w:val="right" w:leader="dot" w:pos="9571"/>
            </w:tabs>
            <w:rPr>
              <w:rFonts w:cstheme="minorBidi"/>
              <w:noProof/>
              <w:kern w:val="2"/>
              <w:sz w:val="24"/>
              <w:szCs w:val="24"/>
              <w14:ligatures w14:val="standardContextual"/>
            </w:rPr>
          </w:pPr>
          <w:hyperlink w:anchor="_Toc194255001" w:history="1">
            <w:r w:rsidRPr="00A341AB">
              <w:rPr>
                <w:rStyle w:val="Lienhypertexte"/>
                <w:rFonts w:ascii="Times New Roman" w:hAnsi="Times New Roman"/>
                <w:b/>
                <w:noProof/>
              </w:rPr>
              <w:t>I.3.2.3- Technologies émergentes : blockchain, zero-trust</w:t>
            </w:r>
            <w:r>
              <w:rPr>
                <w:noProof/>
                <w:webHidden/>
              </w:rPr>
              <w:tab/>
            </w:r>
            <w:r>
              <w:rPr>
                <w:noProof/>
                <w:webHidden/>
              </w:rPr>
              <w:fldChar w:fldCharType="begin"/>
            </w:r>
            <w:r>
              <w:rPr>
                <w:noProof/>
                <w:webHidden/>
              </w:rPr>
              <w:instrText xml:space="preserve"> PAGEREF _Toc194255001 \h </w:instrText>
            </w:r>
            <w:r>
              <w:rPr>
                <w:noProof/>
                <w:webHidden/>
              </w:rPr>
            </w:r>
            <w:r>
              <w:rPr>
                <w:noProof/>
                <w:webHidden/>
              </w:rPr>
              <w:fldChar w:fldCharType="separate"/>
            </w:r>
            <w:r w:rsidR="00A95E40">
              <w:rPr>
                <w:noProof/>
                <w:webHidden/>
              </w:rPr>
              <w:t>21</w:t>
            </w:r>
            <w:r>
              <w:rPr>
                <w:noProof/>
                <w:webHidden/>
              </w:rPr>
              <w:fldChar w:fldCharType="end"/>
            </w:r>
          </w:hyperlink>
        </w:p>
        <w:p w14:paraId="24228E00" w14:textId="7B181F25" w:rsidR="003276D1" w:rsidRDefault="003276D1">
          <w:pPr>
            <w:pStyle w:val="TM2"/>
            <w:rPr>
              <w:rFonts w:asciiTheme="minorHAnsi" w:hAnsiTheme="minorHAnsi" w:cstheme="minorBidi"/>
              <w:b w:val="0"/>
              <w:kern w:val="2"/>
              <w:sz w:val="24"/>
              <w:szCs w:val="24"/>
              <w14:ligatures w14:val="standardContextual"/>
            </w:rPr>
          </w:pPr>
          <w:hyperlink w:anchor="_Toc194255002" w:history="1">
            <w:r w:rsidRPr="00A341AB">
              <w:rPr>
                <w:rStyle w:val="Lienhypertexte"/>
                <w:rFonts w:ascii="Arial Rounded MT Bold" w:hAnsi="Arial Rounded MT Bold"/>
              </w:rPr>
              <w:t>I.4- Concilier marketing digital et respect de la vie privée</w:t>
            </w:r>
            <w:r>
              <w:rPr>
                <w:webHidden/>
              </w:rPr>
              <w:tab/>
            </w:r>
            <w:r>
              <w:rPr>
                <w:webHidden/>
              </w:rPr>
              <w:fldChar w:fldCharType="begin"/>
            </w:r>
            <w:r>
              <w:rPr>
                <w:webHidden/>
              </w:rPr>
              <w:instrText xml:space="preserve"> PAGEREF _Toc194255002 \h </w:instrText>
            </w:r>
            <w:r>
              <w:rPr>
                <w:webHidden/>
              </w:rPr>
            </w:r>
            <w:r>
              <w:rPr>
                <w:webHidden/>
              </w:rPr>
              <w:fldChar w:fldCharType="separate"/>
            </w:r>
            <w:r w:rsidR="00A95E40">
              <w:rPr>
                <w:webHidden/>
              </w:rPr>
              <w:t>22</w:t>
            </w:r>
            <w:r>
              <w:rPr>
                <w:webHidden/>
              </w:rPr>
              <w:fldChar w:fldCharType="end"/>
            </w:r>
          </w:hyperlink>
        </w:p>
        <w:p w14:paraId="5CAE5D08" w14:textId="466BAC4B" w:rsidR="003276D1" w:rsidRDefault="003276D1">
          <w:pPr>
            <w:pStyle w:val="TM3"/>
            <w:tabs>
              <w:tab w:val="right" w:leader="dot" w:pos="9571"/>
            </w:tabs>
            <w:rPr>
              <w:rFonts w:cstheme="minorBidi"/>
              <w:noProof/>
              <w:kern w:val="2"/>
              <w:sz w:val="24"/>
              <w:szCs w:val="24"/>
              <w14:ligatures w14:val="standardContextual"/>
            </w:rPr>
          </w:pPr>
          <w:hyperlink w:anchor="_Toc194255003" w:history="1">
            <w:r w:rsidRPr="00A341AB">
              <w:rPr>
                <w:rStyle w:val="Lienhypertexte"/>
                <w:rFonts w:ascii="Times New Roman" w:hAnsi="Times New Roman"/>
                <w:b/>
                <w:noProof/>
              </w:rPr>
              <w:t>I.4.1- Modèles et pratiques d’équilibre</w:t>
            </w:r>
            <w:r>
              <w:rPr>
                <w:noProof/>
                <w:webHidden/>
              </w:rPr>
              <w:tab/>
            </w:r>
            <w:r>
              <w:rPr>
                <w:noProof/>
                <w:webHidden/>
              </w:rPr>
              <w:fldChar w:fldCharType="begin"/>
            </w:r>
            <w:r>
              <w:rPr>
                <w:noProof/>
                <w:webHidden/>
              </w:rPr>
              <w:instrText xml:space="preserve"> PAGEREF _Toc194255003 \h </w:instrText>
            </w:r>
            <w:r>
              <w:rPr>
                <w:noProof/>
                <w:webHidden/>
              </w:rPr>
            </w:r>
            <w:r>
              <w:rPr>
                <w:noProof/>
                <w:webHidden/>
              </w:rPr>
              <w:fldChar w:fldCharType="separate"/>
            </w:r>
            <w:r w:rsidR="00A95E40">
              <w:rPr>
                <w:noProof/>
                <w:webHidden/>
              </w:rPr>
              <w:t>22</w:t>
            </w:r>
            <w:r>
              <w:rPr>
                <w:noProof/>
                <w:webHidden/>
              </w:rPr>
              <w:fldChar w:fldCharType="end"/>
            </w:r>
          </w:hyperlink>
        </w:p>
        <w:p w14:paraId="2833DD3D" w14:textId="22A0E617" w:rsidR="003276D1" w:rsidRDefault="003276D1">
          <w:pPr>
            <w:pStyle w:val="TM3"/>
            <w:tabs>
              <w:tab w:val="right" w:leader="dot" w:pos="9571"/>
            </w:tabs>
            <w:rPr>
              <w:rFonts w:cstheme="minorBidi"/>
              <w:noProof/>
              <w:kern w:val="2"/>
              <w:sz w:val="24"/>
              <w:szCs w:val="24"/>
              <w14:ligatures w14:val="standardContextual"/>
            </w:rPr>
          </w:pPr>
          <w:hyperlink w:anchor="_Toc194255004" w:history="1">
            <w:r w:rsidRPr="00A341AB">
              <w:rPr>
                <w:rStyle w:val="Lienhypertexte"/>
                <w:rFonts w:ascii="Times New Roman" w:hAnsi="Times New Roman"/>
                <w:b/>
                <w:noProof/>
              </w:rPr>
              <w:t>I.4.1.1- Gestion des consentements : importance de l’opt-in et de l’opt-out</w:t>
            </w:r>
            <w:r>
              <w:rPr>
                <w:noProof/>
                <w:webHidden/>
              </w:rPr>
              <w:tab/>
            </w:r>
            <w:r>
              <w:rPr>
                <w:noProof/>
                <w:webHidden/>
              </w:rPr>
              <w:fldChar w:fldCharType="begin"/>
            </w:r>
            <w:r>
              <w:rPr>
                <w:noProof/>
                <w:webHidden/>
              </w:rPr>
              <w:instrText xml:space="preserve"> PAGEREF _Toc194255004 \h </w:instrText>
            </w:r>
            <w:r>
              <w:rPr>
                <w:noProof/>
                <w:webHidden/>
              </w:rPr>
            </w:r>
            <w:r>
              <w:rPr>
                <w:noProof/>
                <w:webHidden/>
              </w:rPr>
              <w:fldChar w:fldCharType="separate"/>
            </w:r>
            <w:r w:rsidR="00A95E40">
              <w:rPr>
                <w:noProof/>
                <w:webHidden/>
              </w:rPr>
              <w:t>22</w:t>
            </w:r>
            <w:r>
              <w:rPr>
                <w:noProof/>
                <w:webHidden/>
              </w:rPr>
              <w:fldChar w:fldCharType="end"/>
            </w:r>
          </w:hyperlink>
        </w:p>
        <w:p w14:paraId="68BB4520" w14:textId="6AA4D8CC" w:rsidR="003276D1" w:rsidRDefault="003276D1">
          <w:pPr>
            <w:pStyle w:val="TM3"/>
            <w:tabs>
              <w:tab w:val="right" w:leader="dot" w:pos="9571"/>
            </w:tabs>
            <w:rPr>
              <w:rFonts w:cstheme="minorBidi"/>
              <w:noProof/>
              <w:kern w:val="2"/>
              <w:sz w:val="24"/>
              <w:szCs w:val="24"/>
              <w14:ligatures w14:val="standardContextual"/>
            </w:rPr>
          </w:pPr>
          <w:hyperlink w:anchor="_Toc194255005" w:history="1">
            <w:r w:rsidRPr="00A341AB">
              <w:rPr>
                <w:rStyle w:val="Lienhypertexte"/>
                <w:rFonts w:ascii="Times New Roman" w:hAnsi="Times New Roman"/>
                <w:b/>
                <w:noProof/>
              </w:rPr>
              <w:t>I.4.1.2- Approches éthiques pour allier innovation et protection des données</w:t>
            </w:r>
            <w:r>
              <w:rPr>
                <w:noProof/>
                <w:webHidden/>
              </w:rPr>
              <w:tab/>
            </w:r>
            <w:r>
              <w:rPr>
                <w:noProof/>
                <w:webHidden/>
              </w:rPr>
              <w:fldChar w:fldCharType="begin"/>
            </w:r>
            <w:r>
              <w:rPr>
                <w:noProof/>
                <w:webHidden/>
              </w:rPr>
              <w:instrText xml:space="preserve"> PAGEREF _Toc194255005 \h </w:instrText>
            </w:r>
            <w:r>
              <w:rPr>
                <w:noProof/>
                <w:webHidden/>
              </w:rPr>
            </w:r>
            <w:r>
              <w:rPr>
                <w:noProof/>
                <w:webHidden/>
              </w:rPr>
              <w:fldChar w:fldCharType="separate"/>
            </w:r>
            <w:r w:rsidR="00A95E40">
              <w:rPr>
                <w:noProof/>
                <w:webHidden/>
              </w:rPr>
              <w:t>22</w:t>
            </w:r>
            <w:r>
              <w:rPr>
                <w:noProof/>
                <w:webHidden/>
              </w:rPr>
              <w:fldChar w:fldCharType="end"/>
            </w:r>
          </w:hyperlink>
        </w:p>
        <w:p w14:paraId="7357BFE7" w14:textId="06706868" w:rsidR="003276D1" w:rsidRDefault="003276D1">
          <w:pPr>
            <w:pStyle w:val="TM3"/>
            <w:tabs>
              <w:tab w:val="right" w:leader="dot" w:pos="9571"/>
            </w:tabs>
            <w:rPr>
              <w:rFonts w:cstheme="minorBidi"/>
              <w:noProof/>
              <w:kern w:val="2"/>
              <w:sz w:val="24"/>
              <w:szCs w:val="24"/>
              <w14:ligatures w14:val="standardContextual"/>
            </w:rPr>
          </w:pPr>
          <w:hyperlink w:anchor="_Toc194255006" w:history="1">
            <w:r w:rsidRPr="00A341AB">
              <w:rPr>
                <w:rStyle w:val="Lienhypertexte"/>
                <w:rFonts w:ascii="Times New Roman" w:hAnsi="Times New Roman"/>
                <w:b/>
                <w:noProof/>
              </w:rPr>
              <w:t>I.4.2- Étude comparative</w:t>
            </w:r>
            <w:r>
              <w:rPr>
                <w:noProof/>
                <w:webHidden/>
              </w:rPr>
              <w:tab/>
            </w:r>
            <w:r>
              <w:rPr>
                <w:noProof/>
                <w:webHidden/>
              </w:rPr>
              <w:fldChar w:fldCharType="begin"/>
            </w:r>
            <w:r>
              <w:rPr>
                <w:noProof/>
                <w:webHidden/>
              </w:rPr>
              <w:instrText xml:space="preserve"> PAGEREF _Toc194255006 \h </w:instrText>
            </w:r>
            <w:r>
              <w:rPr>
                <w:noProof/>
                <w:webHidden/>
              </w:rPr>
            </w:r>
            <w:r>
              <w:rPr>
                <w:noProof/>
                <w:webHidden/>
              </w:rPr>
              <w:fldChar w:fldCharType="separate"/>
            </w:r>
            <w:r w:rsidR="00A95E40">
              <w:rPr>
                <w:noProof/>
                <w:webHidden/>
              </w:rPr>
              <w:t>23</w:t>
            </w:r>
            <w:r>
              <w:rPr>
                <w:noProof/>
                <w:webHidden/>
              </w:rPr>
              <w:fldChar w:fldCharType="end"/>
            </w:r>
          </w:hyperlink>
        </w:p>
        <w:p w14:paraId="0869F49C" w14:textId="48349A0E" w:rsidR="003276D1" w:rsidRDefault="003276D1">
          <w:pPr>
            <w:pStyle w:val="TM2"/>
            <w:rPr>
              <w:rFonts w:asciiTheme="minorHAnsi" w:hAnsiTheme="minorHAnsi" w:cstheme="minorBidi"/>
              <w:b w:val="0"/>
              <w:kern w:val="2"/>
              <w:sz w:val="24"/>
              <w:szCs w:val="24"/>
              <w14:ligatures w14:val="standardContextual"/>
            </w:rPr>
          </w:pPr>
          <w:hyperlink w:anchor="_Toc194255007" w:history="1">
            <w:r w:rsidRPr="00A341AB">
              <w:rPr>
                <w:rStyle w:val="Lienhypertexte"/>
                <w:rFonts w:ascii="Arial Rounded MT Bold" w:hAnsi="Arial Rounded MT Bold"/>
              </w:rPr>
              <w:t>I.5- Focus sur SFR : Cas d’étude</w:t>
            </w:r>
            <w:r>
              <w:rPr>
                <w:webHidden/>
              </w:rPr>
              <w:tab/>
            </w:r>
            <w:r>
              <w:rPr>
                <w:webHidden/>
              </w:rPr>
              <w:fldChar w:fldCharType="begin"/>
            </w:r>
            <w:r>
              <w:rPr>
                <w:webHidden/>
              </w:rPr>
              <w:instrText xml:space="preserve"> PAGEREF _Toc194255007 \h </w:instrText>
            </w:r>
            <w:r>
              <w:rPr>
                <w:webHidden/>
              </w:rPr>
            </w:r>
            <w:r>
              <w:rPr>
                <w:webHidden/>
              </w:rPr>
              <w:fldChar w:fldCharType="separate"/>
            </w:r>
            <w:r w:rsidR="00A95E40">
              <w:rPr>
                <w:webHidden/>
              </w:rPr>
              <w:t>23</w:t>
            </w:r>
            <w:r>
              <w:rPr>
                <w:webHidden/>
              </w:rPr>
              <w:fldChar w:fldCharType="end"/>
            </w:r>
          </w:hyperlink>
        </w:p>
        <w:p w14:paraId="63D9C987" w14:textId="17046D31" w:rsidR="003276D1" w:rsidRDefault="003276D1">
          <w:pPr>
            <w:pStyle w:val="TM3"/>
            <w:tabs>
              <w:tab w:val="right" w:leader="dot" w:pos="9571"/>
            </w:tabs>
            <w:rPr>
              <w:rFonts w:cstheme="minorBidi"/>
              <w:noProof/>
              <w:kern w:val="2"/>
              <w:sz w:val="24"/>
              <w:szCs w:val="24"/>
              <w14:ligatures w14:val="standardContextual"/>
            </w:rPr>
          </w:pPr>
          <w:hyperlink w:anchor="_Toc194255008" w:history="1">
            <w:r w:rsidRPr="00A341AB">
              <w:rPr>
                <w:rStyle w:val="Lienhypertexte"/>
                <w:rFonts w:ascii="Times New Roman" w:hAnsi="Times New Roman"/>
                <w:b/>
                <w:noProof/>
              </w:rPr>
              <w:t>I.5.1- Positionnement de SFR sur le marché des télécommunications</w:t>
            </w:r>
            <w:r>
              <w:rPr>
                <w:noProof/>
                <w:webHidden/>
              </w:rPr>
              <w:tab/>
            </w:r>
            <w:r>
              <w:rPr>
                <w:noProof/>
                <w:webHidden/>
              </w:rPr>
              <w:fldChar w:fldCharType="begin"/>
            </w:r>
            <w:r>
              <w:rPr>
                <w:noProof/>
                <w:webHidden/>
              </w:rPr>
              <w:instrText xml:space="preserve"> PAGEREF _Toc194255008 \h </w:instrText>
            </w:r>
            <w:r>
              <w:rPr>
                <w:noProof/>
                <w:webHidden/>
              </w:rPr>
            </w:r>
            <w:r>
              <w:rPr>
                <w:noProof/>
                <w:webHidden/>
              </w:rPr>
              <w:fldChar w:fldCharType="separate"/>
            </w:r>
            <w:r w:rsidR="00A95E40">
              <w:rPr>
                <w:noProof/>
                <w:webHidden/>
              </w:rPr>
              <w:t>24</w:t>
            </w:r>
            <w:r>
              <w:rPr>
                <w:noProof/>
                <w:webHidden/>
              </w:rPr>
              <w:fldChar w:fldCharType="end"/>
            </w:r>
          </w:hyperlink>
        </w:p>
        <w:p w14:paraId="35153D79" w14:textId="1661190B" w:rsidR="003276D1" w:rsidRDefault="003276D1">
          <w:pPr>
            <w:pStyle w:val="TM3"/>
            <w:tabs>
              <w:tab w:val="right" w:leader="dot" w:pos="9571"/>
            </w:tabs>
            <w:rPr>
              <w:rFonts w:cstheme="minorBidi"/>
              <w:noProof/>
              <w:kern w:val="2"/>
              <w:sz w:val="24"/>
              <w:szCs w:val="24"/>
              <w14:ligatures w14:val="standardContextual"/>
            </w:rPr>
          </w:pPr>
          <w:hyperlink w:anchor="_Toc194255009" w:history="1">
            <w:r w:rsidRPr="00A341AB">
              <w:rPr>
                <w:rStyle w:val="Lienhypertexte"/>
                <w:rFonts w:ascii="Times New Roman" w:hAnsi="Times New Roman"/>
                <w:b/>
                <w:noProof/>
              </w:rPr>
              <w:t>I.5.1.1- Aperçu de la stratégie de l’entreprise</w:t>
            </w:r>
            <w:r>
              <w:rPr>
                <w:noProof/>
                <w:webHidden/>
              </w:rPr>
              <w:tab/>
            </w:r>
            <w:r>
              <w:rPr>
                <w:noProof/>
                <w:webHidden/>
              </w:rPr>
              <w:fldChar w:fldCharType="begin"/>
            </w:r>
            <w:r>
              <w:rPr>
                <w:noProof/>
                <w:webHidden/>
              </w:rPr>
              <w:instrText xml:space="preserve"> PAGEREF _Toc194255009 \h </w:instrText>
            </w:r>
            <w:r>
              <w:rPr>
                <w:noProof/>
                <w:webHidden/>
              </w:rPr>
            </w:r>
            <w:r>
              <w:rPr>
                <w:noProof/>
                <w:webHidden/>
              </w:rPr>
              <w:fldChar w:fldCharType="separate"/>
            </w:r>
            <w:r w:rsidR="00A95E40">
              <w:rPr>
                <w:noProof/>
                <w:webHidden/>
              </w:rPr>
              <w:t>24</w:t>
            </w:r>
            <w:r>
              <w:rPr>
                <w:noProof/>
                <w:webHidden/>
              </w:rPr>
              <w:fldChar w:fldCharType="end"/>
            </w:r>
          </w:hyperlink>
        </w:p>
        <w:p w14:paraId="0AE42759" w14:textId="7B39B2BC" w:rsidR="003276D1" w:rsidRDefault="003276D1">
          <w:pPr>
            <w:pStyle w:val="TM3"/>
            <w:tabs>
              <w:tab w:val="right" w:leader="dot" w:pos="9571"/>
            </w:tabs>
            <w:rPr>
              <w:rFonts w:cstheme="minorBidi"/>
              <w:noProof/>
              <w:kern w:val="2"/>
              <w:sz w:val="24"/>
              <w:szCs w:val="24"/>
              <w14:ligatures w14:val="standardContextual"/>
            </w:rPr>
          </w:pPr>
          <w:hyperlink w:anchor="_Toc194255010" w:history="1">
            <w:r w:rsidRPr="00A341AB">
              <w:rPr>
                <w:rStyle w:val="Lienhypertexte"/>
                <w:rFonts w:ascii="Times New Roman" w:hAnsi="Times New Roman"/>
                <w:b/>
                <w:noProof/>
              </w:rPr>
              <w:t>I.5.1.2- Innovations et investissements récents dans la gestion des données</w:t>
            </w:r>
            <w:r>
              <w:rPr>
                <w:noProof/>
                <w:webHidden/>
              </w:rPr>
              <w:tab/>
            </w:r>
            <w:r>
              <w:rPr>
                <w:noProof/>
                <w:webHidden/>
              </w:rPr>
              <w:fldChar w:fldCharType="begin"/>
            </w:r>
            <w:r>
              <w:rPr>
                <w:noProof/>
                <w:webHidden/>
              </w:rPr>
              <w:instrText xml:space="preserve"> PAGEREF _Toc194255010 \h </w:instrText>
            </w:r>
            <w:r>
              <w:rPr>
                <w:noProof/>
                <w:webHidden/>
              </w:rPr>
            </w:r>
            <w:r>
              <w:rPr>
                <w:noProof/>
                <w:webHidden/>
              </w:rPr>
              <w:fldChar w:fldCharType="separate"/>
            </w:r>
            <w:r w:rsidR="00A95E40">
              <w:rPr>
                <w:noProof/>
                <w:webHidden/>
              </w:rPr>
              <w:t>24</w:t>
            </w:r>
            <w:r>
              <w:rPr>
                <w:noProof/>
                <w:webHidden/>
              </w:rPr>
              <w:fldChar w:fldCharType="end"/>
            </w:r>
          </w:hyperlink>
        </w:p>
        <w:p w14:paraId="6DC63362" w14:textId="3C2E6001" w:rsidR="003276D1" w:rsidRDefault="003276D1">
          <w:pPr>
            <w:pStyle w:val="TM3"/>
            <w:tabs>
              <w:tab w:val="right" w:leader="dot" w:pos="9571"/>
            </w:tabs>
            <w:rPr>
              <w:rFonts w:cstheme="minorBidi"/>
              <w:noProof/>
              <w:kern w:val="2"/>
              <w:sz w:val="24"/>
              <w:szCs w:val="24"/>
              <w14:ligatures w14:val="standardContextual"/>
            </w:rPr>
          </w:pPr>
          <w:hyperlink w:anchor="_Toc194255011" w:history="1">
            <w:r w:rsidRPr="00A341AB">
              <w:rPr>
                <w:rStyle w:val="Lienhypertexte"/>
                <w:rFonts w:ascii="Times New Roman" w:hAnsi="Times New Roman"/>
                <w:b/>
                <w:noProof/>
              </w:rPr>
              <w:t>I.5.2- Analyse des initiatives actuelles en matière de gestion des données</w:t>
            </w:r>
            <w:r>
              <w:rPr>
                <w:noProof/>
                <w:webHidden/>
              </w:rPr>
              <w:tab/>
            </w:r>
            <w:r>
              <w:rPr>
                <w:noProof/>
                <w:webHidden/>
              </w:rPr>
              <w:fldChar w:fldCharType="begin"/>
            </w:r>
            <w:r>
              <w:rPr>
                <w:noProof/>
                <w:webHidden/>
              </w:rPr>
              <w:instrText xml:space="preserve"> PAGEREF _Toc194255011 \h </w:instrText>
            </w:r>
            <w:r>
              <w:rPr>
                <w:noProof/>
                <w:webHidden/>
              </w:rPr>
            </w:r>
            <w:r>
              <w:rPr>
                <w:noProof/>
                <w:webHidden/>
              </w:rPr>
              <w:fldChar w:fldCharType="separate"/>
            </w:r>
            <w:r w:rsidR="00A95E40">
              <w:rPr>
                <w:noProof/>
                <w:webHidden/>
              </w:rPr>
              <w:t>24</w:t>
            </w:r>
            <w:r>
              <w:rPr>
                <w:noProof/>
                <w:webHidden/>
              </w:rPr>
              <w:fldChar w:fldCharType="end"/>
            </w:r>
          </w:hyperlink>
        </w:p>
        <w:p w14:paraId="67AE1D53" w14:textId="78A70D1D" w:rsidR="003276D1" w:rsidRDefault="003276D1">
          <w:pPr>
            <w:pStyle w:val="TM3"/>
            <w:tabs>
              <w:tab w:val="right" w:leader="dot" w:pos="9571"/>
            </w:tabs>
            <w:rPr>
              <w:rStyle w:val="Lienhypertexte"/>
              <w:noProof/>
            </w:rPr>
          </w:pPr>
          <w:hyperlink w:anchor="_Toc194255012" w:history="1">
            <w:r w:rsidRPr="00A341AB">
              <w:rPr>
                <w:rStyle w:val="Lienhypertexte"/>
                <w:rFonts w:ascii="Times New Roman" w:hAnsi="Times New Roman"/>
                <w:b/>
                <w:noProof/>
              </w:rPr>
              <w:t>I.5.2.1- Technologies utilisées et leur efficacité</w:t>
            </w:r>
            <w:r>
              <w:rPr>
                <w:noProof/>
                <w:webHidden/>
              </w:rPr>
              <w:tab/>
            </w:r>
            <w:r>
              <w:rPr>
                <w:noProof/>
                <w:webHidden/>
              </w:rPr>
              <w:fldChar w:fldCharType="begin"/>
            </w:r>
            <w:r>
              <w:rPr>
                <w:noProof/>
                <w:webHidden/>
              </w:rPr>
              <w:instrText xml:space="preserve"> PAGEREF _Toc194255012 \h </w:instrText>
            </w:r>
            <w:r>
              <w:rPr>
                <w:noProof/>
                <w:webHidden/>
              </w:rPr>
            </w:r>
            <w:r>
              <w:rPr>
                <w:noProof/>
                <w:webHidden/>
              </w:rPr>
              <w:fldChar w:fldCharType="separate"/>
            </w:r>
            <w:r w:rsidR="00A95E40">
              <w:rPr>
                <w:noProof/>
                <w:webHidden/>
              </w:rPr>
              <w:t>24</w:t>
            </w:r>
            <w:r>
              <w:rPr>
                <w:noProof/>
                <w:webHidden/>
              </w:rPr>
              <w:fldChar w:fldCharType="end"/>
            </w:r>
          </w:hyperlink>
        </w:p>
        <w:p w14:paraId="424ACBDA" w14:textId="77777777" w:rsidR="004C35F9" w:rsidRPr="004C35F9" w:rsidRDefault="004C35F9" w:rsidP="004C35F9">
          <w:pPr>
            <w:rPr>
              <w:noProof/>
              <w:sz w:val="2"/>
              <w:szCs w:val="2"/>
              <w:lang w:eastAsia="fr-FR"/>
            </w:rPr>
          </w:pPr>
        </w:p>
        <w:p w14:paraId="1DA7FA8E" w14:textId="44C722BD" w:rsidR="003276D1" w:rsidRDefault="003276D1">
          <w:pPr>
            <w:pStyle w:val="TM1"/>
            <w:rPr>
              <w:rFonts w:asciiTheme="minorHAnsi" w:hAnsiTheme="minorHAnsi" w:cstheme="minorBidi"/>
              <w:b w:val="0"/>
              <w:kern w:val="2"/>
              <w:sz w:val="24"/>
              <w:szCs w:val="24"/>
              <w14:ligatures w14:val="standardContextual"/>
            </w:rPr>
          </w:pPr>
          <w:hyperlink w:anchor="_Toc194255013" w:history="1">
            <w:r w:rsidRPr="00A341AB">
              <w:rPr>
                <w:rStyle w:val="Lienhypertexte"/>
                <w:rFonts w:ascii="Arial Rounded MT Bold" w:hAnsi="Arial Rounded MT Bold"/>
              </w:rPr>
              <w:t>CHAPITRE II: CADRE THEORIQUE ET CONCEPTUEL</w:t>
            </w:r>
            <w:r>
              <w:rPr>
                <w:webHidden/>
              </w:rPr>
              <w:tab/>
            </w:r>
            <w:r>
              <w:rPr>
                <w:webHidden/>
              </w:rPr>
              <w:fldChar w:fldCharType="begin"/>
            </w:r>
            <w:r>
              <w:rPr>
                <w:webHidden/>
              </w:rPr>
              <w:instrText xml:space="preserve"> PAGEREF _Toc194255013 \h </w:instrText>
            </w:r>
            <w:r>
              <w:rPr>
                <w:webHidden/>
              </w:rPr>
            </w:r>
            <w:r>
              <w:rPr>
                <w:webHidden/>
              </w:rPr>
              <w:fldChar w:fldCharType="separate"/>
            </w:r>
            <w:r w:rsidR="00A95E40">
              <w:rPr>
                <w:webHidden/>
              </w:rPr>
              <w:t>26</w:t>
            </w:r>
            <w:r>
              <w:rPr>
                <w:webHidden/>
              </w:rPr>
              <w:fldChar w:fldCharType="end"/>
            </w:r>
          </w:hyperlink>
        </w:p>
        <w:p w14:paraId="5043E7A9" w14:textId="758FAB02" w:rsidR="003276D1" w:rsidRDefault="003276D1">
          <w:pPr>
            <w:pStyle w:val="TM2"/>
            <w:rPr>
              <w:rFonts w:asciiTheme="minorHAnsi" w:hAnsiTheme="minorHAnsi" w:cstheme="minorBidi"/>
              <w:b w:val="0"/>
              <w:kern w:val="2"/>
              <w:sz w:val="24"/>
              <w:szCs w:val="24"/>
              <w14:ligatures w14:val="standardContextual"/>
            </w:rPr>
          </w:pPr>
          <w:hyperlink w:anchor="_Toc194255014" w:history="1">
            <w:r w:rsidRPr="00A341AB">
              <w:rPr>
                <w:rStyle w:val="Lienhypertexte"/>
                <w:rFonts w:ascii="Arial Rounded MT Bold" w:hAnsi="Arial Rounded MT Bold"/>
              </w:rPr>
              <w:t>II.1- Cadre théorique : Analyse des approches liées à la confidentialité des données et au marketing digital</w:t>
            </w:r>
            <w:r>
              <w:rPr>
                <w:webHidden/>
              </w:rPr>
              <w:tab/>
            </w:r>
            <w:r>
              <w:rPr>
                <w:webHidden/>
              </w:rPr>
              <w:fldChar w:fldCharType="begin"/>
            </w:r>
            <w:r>
              <w:rPr>
                <w:webHidden/>
              </w:rPr>
              <w:instrText xml:space="preserve"> PAGEREF _Toc194255014 \h </w:instrText>
            </w:r>
            <w:r>
              <w:rPr>
                <w:webHidden/>
              </w:rPr>
            </w:r>
            <w:r>
              <w:rPr>
                <w:webHidden/>
              </w:rPr>
              <w:fldChar w:fldCharType="separate"/>
            </w:r>
            <w:r w:rsidR="00A95E40">
              <w:rPr>
                <w:webHidden/>
              </w:rPr>
              <w:t>27</w:t>
            </w:r>
            <w:r>
              <w:rPr>
                <w:webHidden/>
              </w:rPr>
              <w:fldChar w:fldCharType="end"/>
            </w:r>
          </w:hyperlink>
        </w:p>
        <w:p w14:paraId="581B2293" w14:textId="5C05FF08" w:rsidR="003276D1" w:rsidRDefault="003276D1">
          <w:pPr>
            <w:pStyle w:val="TM3"/>
            <w:tabs>
              <w:tab w:val="right" w:leader="dot" w:pos="9571"/>
            </w:tabs>
            <w:rPr>
              <w:rFonts w:cstheme="minorBidi"/>
              <w:noProof/>
              <w:kern w:val="2"/>
              <w:sz w:val="24"/>
              <w:szCs w:val="24"/>
              <w14:ligatures w14:val="standardContextual"/>
            </w:rPr>
          </w:pPr>
          <w:hyperlink w:anchor="_Toc194255015" w:history="1">
            <w:r w:rsidRPr="00A341AB">
              <w:rPr>
                <w:rStyle w:val="Lienhypertexte"/>
                <w:rFonts w:ascii="Times New Roman" w:hAnsi="Times New Roman"/>
                <w:b/>
                <w:noProof/>
              </w:rPr>
              <w:t>II.1.1- Études générales sur la confidentialité et les cadres réglementaires</w:t>
            </w:r>
            <w:r>
              <w:rPr>
                <w:noProof/>
                <w:webHidden/>
              </w:rPr>
              <w:tab/>
            </w:r>
            <w:r>
              <w:rPr>
                <w:noProof/>
                <w:webHidden/>
              </w:rPr>
              <w:fldChar w:fldCharType="begin"/>
            </w:r>
            <w:r>
              <w:rPr>
                <w:noProof/>
                <w:webHidden/>
              </w:rPr>
              <w:instrText xml:space="preserve"> PAGEREF _Toc194255015 \h </w:instrText>
            </w:r>
            <w:r>
              <w:rPr>
                <w:noProof/>
                <w:webHidden/>
              </w:rPr>
            </w:r>
            <w:r>
              <w:rPr>
                <w:noProof/>
                <w:webHidden/>
              </w:rPr>
              <w:fldChar w:fldCharType="separate"/>
            </w:r>
            <w:r w:rsidR="00A95E40">
              <w:rPr>
                <w:noProof/>
                <w:webHidden/>
              </w:rPr>
              <w:t>27</w:t>
            </w:r>
            <w:r>
              <w:rPr>
                <w:noProof/>
                <w:webHidden/>
              </w:rPr>
              <w:fldChar w:fldCharType="end"/>
            </w:r>
          </w:hyperlink>
        </w:p>
        <w:p w14:paraId="240A35A0" w14:textId="76B30526" w:rsidR="003276D1" w:rsidRDefault="003276D1">
          <w:pPr>
            <w:pStyle w:val="TM3"/>
            <w:tabs>
              <w:tab w:val="right" w:leader="dot" w:pos="9571"/>
            </w:tabs>
            <w:rPr>
              <w:rFonts w:cstheme="minorBidi"/>
              <w:noProof/>
              <w:kern w:val="2"/>
              <w:sz w:val="24"/>
              <w:szCs w:val="24"/>
              <w14:ligatures w14:val="standardContextual"/>
            </w:rPr>
          </w:pPr>
          <w:hyperlink w:anchor="_Toc194255016" w:history="1">
            <w:r w:rsidRPr="00A341AB">
              <w:rPr>
                <w:rStyle w:val="Lienhypertexte"/>
                <w:rFonts w:ascii="Times New Roman" w:hAnsi="Times New Roman"/>
                <w:b/>
                <w:noProof/>
              </w:rPr>
              <w:t>II.1.1.1- Approche légale et éthique</w:t>
            </w:r>
            <w:r>
              <w:rPr>
                <w:noProof/>
                <w:webHidden/>
              </w:rPr>
              <w:tab/>
            </w:r>
            <w:r>
              <w:rPr>
                <w:noProof/>
                <w:webHidden/>
              </w:rPr>
              <w:fldChar w:fldCharType="begin"/>
            </w:r>
            <w:r>
              <w:rPr>
                <w:noProof/>
                <w:webHidden/>
              </w:rPr>
              <w:instrText xml:space="preserve"> PAGEREF _Toc194255016 \h </w:instrText>
            </w:r>
            <w:r>
              <w:rPr>
                <w:noProof/>
                <w:webHidden/>
              </w:rPr>
            </w:r>
            <w:r>
              <w:rPr>
                <w:noProof/>
                <w:webHidden/>
              </w:rPr>
              <w:fldChar w:fldCharType="separate"/>
            </w:r>
            <w:r w:rsidR="00A95E40">
              <w:rPr>
                <w:noProof/>
                <w:webHidden/>
              </w:rPr>
              <w:t>27</w:t>
            </w:r>
            <w:r>
              <w:rPr>
                <w:noProof/>
                <w:webHidden/>
              </w:rPr>
              <w:fldChar w:fldCharType="end"/>
            </w:r>
          </w:hyperlink>
        </w:p>
        <w:p w14:paraId="36B7F4E5" w14:textId="4B95A2BD" w:rsidR="003276D1" w:rsidRDefault="003276D1">
          <w:pPr>
            <w:pStyle w:val="TM3"/>
            <w:tabs>
              <w:tab w:val="right" w:leader="dot" w:pos="9571"/>
            </w:tabs>
            <w:rPr>
              <w:rFonts w:cstheme="minorBidi"/>
              <w:noProof/>
              <w:kern w:val="2"/>
              <w:sz w:val="24"/>
              <w:szCs w:val="24"/>
              <w14:ligatures w14:val="standardContextual"/>
            </w:rPr>
          </w:pPr>
          <w:hyperlink w:anchor="_Toc194255017" w:history="1">
            <w:r w:rsidRPr="00A341AB">
              <w:rPr>
                <w:rStyle w:val="Lienhypertexte"/>
                <w:rFonts w:ascii="Times New Roman" w:hAnsi="Times New Roman"/>
                <w:b/>
                <w:noProof/>
              </w:rPr>
              <w:t>II.1.1.2- Approche sociétale</w:t>
            </w:r>
            <w:r>
              <w:rPr>
                <w:noProof/>
                <w:webHidden/>
              </w:rPr>
              <w:tab/>
            </w:r>
            <w:r>
              <w:rPr>
                <w:noProof/>
                <w:webHidden/>
              </w:rPr>
              <w:fldChar w:fldCharType="begin"/>
            </w:r>
            <w:r>
              <w:rPr>
                <w:noProof/>
                <w:webHidden/>
              </w:rPr>
              <w:instrText xml:space="preserve"> PAGEREF _Toc194255017 \h </w:instrText>
            </w:r>
            <w:r>
              <w:rPr>
                <w:noProof/>
                <w:webHidden/>
              </w:rPr>
            </w:r>
            <w:r>
              <w:rPr>
                <w:noProof/>
                <w:webHidden/>
              </w:rPr>
              <w:fldChar w:fldCharType="separate"/>
            </w:r>
            <w:r w:rsidR="00A95E40">
              <w:rPr>
                <w:noProof/>
                <w:webHidden/>
              </w:rPr>
              <w:t>27</w:t>
            </w:r>
            <w:r>
              <w:rPr>
                <w:noProof/>
                <w:webHidden/>
              </w:rPr>
              <w:fldChar w:fldCharType="end"/>
            </w:r>
          </w:hyperlink>
        </w:p>
        <w:p w14:paraId="4A3AD0C1" w14:textId="435D1D90" w:rsidR="003276D1" w:rsidRDefault="003276D1">
          <w:pPr>
            <w:pStyle w:val="TM3"/>
            <w:tabs>
              <w:tab w:val="right" w:leader="dot" w:pos="9571"/>
            </w:tabs>
            <w:rPr>
              <w:rFonts w:cstheme="minorBidi"/>
              <w:noProof/>
              <w:kern w:val="2"/>
              <w:sz w:val="24"/>
              <w:szCs w:val="24"/>
              <w14:ligatures w14:val="standardContextual"/>
            </w:rPr>
          </w:pPr>
          <w:hyperlink w:anchor="_Toc194255018" w:history="1">
            <w:r w:rsidRPr="00A341AB">
              <w:rPr>
                <w:rStyle w:val="Lienhypertexte"/>
                <w:rFonts w:ascii="Times New Roman" w:hAnsi="Times New Roman"/>
                <w:b/>
                <w:noProof/>
              </w:rPr>
              <w:t>II.1.2- Études sectorielles ou cas d’entreprise dans le marketing digital</w:t>
            </w:r>
            <w:r>
              <w:rPr>
                <w:noProof/>
                <w:webHidden/>
              </w:rPr>
              <w:tab/>
            </w:r>
            <w:r>
              <w:rPr>
                <w:noProof/>
                <w:webHidden/>
              </w:rPr>
              <w:fldChar w:fldCharType="begin"/>
            </w:r>
            <w:r>
              <w:rPr>
                <w:noProof/>
                <w:webHidden/>
              </w:rPr>
              <w:instrText xml:space="preserve"> PAGEREF _Toc194255018 \h </w:instrText>
            </w:r>
            <w:r>
              <w:rPr>
                <w:noProof/>
                <w:webHidden/>
              </w:rPr>
            </w:r>
            <w:r>
              <w:rPr>
                <w:noProof/>
                <w:webHidden/>
              </w:rPr>
              <w:fldChar w:fldCharType="separate"/>
            </w:r>
            <w:r w:rsidR="00A95E40">
              <w:rPr>
                <w:noProof/>
                <w:webHidden/>
              </w:rPr>
              <w:t>28</w:t>
            </w:r>
            <w:r>
              <w:rPr>
                <w:noProof/>
                <w:webHidden/>
              </w:rPr>
              <w:fldChar w:fldCharType="end"/>
            </w:r>
          </w:hyperlink>
        </w:p>
        <w:p w14:paraId="4D67549A" w14:textId="571D13F8" w:rsidR="003276D1" w:rsidRDefault="003276D1">
          <w:pPr>
            <w:pStyle w:val="TM3"/>
            <w:tabs>
              <w:tab w:val="right" w:leader="dot" w:pos="9571"/>
            </w:tabs>
            <w:rPr>
              <w:rFonts w:cstheme="minorBidi"/>
              <w:noProof/>
              <w:kern w:val="2"/>
              <w:sz w:val="24"/>
              <w:szCs w:val="24"/>
              <w14:ligatures w14:val="standardContextual"/>
            </w:rPr>
          </w:pPr>
          <w:hyperlink w:anchor="_Toc194255019" w:history="1">
            <w:r w:rsidRPr="00A341AB">
              <w:rPr>
                <w:rStyle w:val="Lienhypertexte"/>
                <w:rFonts w:ascii="Times New Roman" w:hAnsi="Times New Roman"/>
                <w:b/>
                <w:noProof/>
              </w:rPr>
              <w:t>II.1.2.1- Analyse comparative : Secteur des télécommunications vs autres domaines</w:t>
            </w:r>
            <w:r>
              <w:rPr>
                <w:noProof/>
                <w:webHidden/>
              </w:rPr>
              <w:tab/>
            </w:r>
            <w:r>
              <w:rPr>
                <w:noProof/>
                <w:webHidden/>
              </w:rPr>
              <w:fldChar w:fldCharType="begin"/>
            </w:r>
            <w:r>
              <w:rPr>
                <w:noProof/>
                <w:webHidden/>
              </w:rPr>
              <w:instrText xml:space="preserve"> PAGEREF _Toc194255019 \h </w:instrText>
            </w:r>
            <w:r>
              <w:rPr>
                <w:noProof/>
                <w:webHidden/>
              </w:rPr>
            </w:r>
            <w:r>
              <w:rPr>
                <w:noProof/>
                <w:webHidden/>
              </w:rPr>
              <w:fldChar w:fldCharType="separate"/>
            </w:r>
            <w:r w:rsidR="00A95E40">
              <w:rPr>
                <w:noProof/>
                <w:webHidden/>
              </w:rPr>
              <w:t>28</w:t>
            </w:r>
            <w:r>
              <w:rPr>
                <w:noProof/>
                <w:webHidden/>
              </w:rPr>
              <w:fldChar w:fldCharType="end"/>
            </w:r>
          </w:hyperlink>
        </w:p>
        <w:p w14:paraId="102585A5" w14:textId="75DBDFA3" w:rsidR="003276D1" w:rsidRDefault="003276D1">
          <w:pPr>
            <w:pStyle w:val="TM3"/>
            <w:tabs>
              <w:tab w:val="right" w:leader="dot" w:pos="9571"/>
            </w:tabs>
            <w:rPr>
              <w:rFonts w:cstheme="minorBidi"/>
              <w:noProof/>
              <w:kern w:val="2"/>
              <w:sz w:val="24"/>
              <w:szCs w:val="24"/>
              <w14:ligatures w14:val="standardContextual"/>
            </w:rPr>
          </w:pPr>
          <w:hyperlink w:anchor="_Toc194255020" w:history="1">
            <w:r w:rsidRPr="00A341AB">
              <w:rPr>
                <w:rStyle w:val="Lienhypertexte"/>
                <w:rFonts w:ascii="Times New Roman" w:hAnsi="Times New Roman"/>
                <w:b/>
                <w:noProof/>
              </w:rPr>
              <w:t>II.1.2.2- Études d’impact : Avantages des stratégies centrées sur la confidentialité</w:t>
            </w:r>
            <w:r>
              <w:rPr>
                <w:noProof/>
                <w:webHidden/>
              </w:rPr>
              <w:tab/>
            </w:r>
            <w:r>
              <w:rPr>
                <w:noProof/>
                <w:webHidden/>
              </w:rPr>
              <w:fldChar w:fldCharType="begin"/>
            </w:r>
            <w:r>
              <w:rPr>
                <w:noProof/>
                <w:webHidden/>
              </w:rPr>
              <w:instrText xml:space="preserve"> PAGEREF _Toc194255020 \h </w:instrText>
            </w:r>
            <w:r>
              <w:rPr>
                <w:noProof/>
                <w:webHidden/>
              </w:rPr>
            </w:r>
            <w:r>
              <w:rPr>
                <w:noProof/>
                <w:webHidden/>
              </w:rPr>
              <w:fldChar w:fldCharType="separate"/>
            </w:r>
            <w:r w:rsidR="00A95E40">
              <w:rPr>
                <w:noProof/>
                <w:webHidden/>
              </w:rPr>
              <w:t>29</w:t>
            </w:r>
            <w:r>
              <w:rPr>
                <w:noProof/>
                <w:webHidden/>
              </w:rPr>
              <w:fldChar w:fldCharType="end"/>
            </w:r>
          </w:hyperlink>
        </w:p>
        <w:p w14:paraId="0A84BB6C" w14:textId="408DD435" w:rsidR="003276D1" w:rsidRDefault="003276D1">
          <w:pPr>
            <w:pStyle w:val="TM3"/>
            <w:tabs>
              <w:tab w:val="right" w:leader="dot" w:pos="9571"/>
            </w:tabs>
            <w:rPr>
              <w:rFonts w:cstheme="minorBidi"/>
              <w:noProof/>
              <w:kern w:val="2"/>
              <w:sz w:val="24"/>
              <w:szCs w:val="24"/>
              <w14:ligatures w14:val="standardContextual"/>
            </w:rPr>
          </w:pPr>
          <w:hyperlink w:anchor="_Toc194255021" w:history="1">
            <w:r w:rsidRPr="00A341AB">
              <w:rPr>
                <w:rStyle w:val="Lienhypertexte"/>
                <w:rFonts w:ascii="Times New Roman" w:hAnsi="Times New Roman"/>
                <w:b/>
                <w:noProof/>
              </w:rPr>
              <w:t>II.1.3- Analyse des tendances actuelles</w:t>
            </w:r>
            <w:r>
              <w:rPr>
                <w:noProof/>
                <w:webHidden/>
              </w:rPr>
              <w:tab/>
            </w:r>
            <w:r>
              <w:rPr>
                <w:noProof/>
                <w:webHidden/>
              </w:rPr>
              <w:fldChar w:fldCharType="begin"/>
            </w:r>
            <w:r>
              <w:rPr>
                <w:noProof/>
                <w:webHidden/>
              </w:rPr>
              <w:instrText xml:space="preserve"> PAGEREF _Toc194255021 \h </w:instrText>
            </w:r>
            <w:r>
              <w:rPr>
                <w:noProof/>
                <w:webHidden/>
              </w:rPr>
            </w:r>
            <w:r>
              <w:rPr>
                <w:noProof/>
                <w:webHidden/>
              </w:rPr>
              <w:fldChar w:fldCharType="separate"/>
            </w:r>
            <w:r w:rsidR="00A95E40">
              <w:rPr>
                <w:noProof/>
                <w:webHidden/>
              </w:rPr>
              <w:t>29</w:t>
            </w:r>
            <w:r>
              <w:rPr>
                <w:noProof/>
                <w:webHidden/>
              </w:rPr>
              <w:fldChar w:fldCharType="end"/>
            </w:r>
          </w:hyperlink>
        </w:p>
        <w:p w14:paraId="2116E5B8" w14:textId="17AB4863" w:rsidR="003276D1" w:rsidRDefault="003276D1">
          <w:pPr>
            <w:pStyle w:val="TM3"/>
            <w:tabs>
              <w:tab w:val="right" w:leader="dot" w:pos="9571"/>
            </w:tabs>
            <w:rPr>
              <w:rFonts w:cstheme="minorBidi"/>
              <w:noProof/>
              <w:kern w:val="2"/>
              <w:sz w:val="24"/>
              <w:szCs w:val="24"/>
              <w14:ligatures w14:val="standardContextual"/>
            </w:rPr>
          </w:pPr>
          <w:hyperlink w:anchor="_Toc194255022" w:history="1">
            <w:r w:rsidRPr="00A341AB">
              <w:rPr>
                <w:rStyle w:val="Lienhypertexte"/>
                <w:rFonts w:ascii="Times New Roman" w:hAnsi="Times New Roman"/>
                <w:b/>
                <w:noProof/>
              </w:rPr>
              <w:t>II.1.3.1. Approche technologique : Blockchain et chiffrement quantique</w:t>
            </w:r>
            <w:r>
              <w:rPr>
                <w:noProof/>
                <w:webHidden/>
              </w:rPr>
              <w:tab/>
            </w:r>
            <w:r>
              <w:rPr>
                <w:noProof/>
                <w:webHidden/>
              </w:rPr>
              <w:fldChar w:fldCharType="begin"/>
            </w:r>
            <w:r>
              <w:rPr>
                <w:noProof/>
                <w:webHidden/>
              </w:rPr>
              <w:instrText xml:space="preserve"> PAGEREF _Toc194255022 \h </w:instrText>
            </w:r>
            <w:r>
              <w:rPr>
                <w:noProof/>
                <w:webHidden/>
              </w:rPr>
            </w:r>
            <w:r>
              <w:rPr>
                <w:noProof/>
                <w:webHidden/>
              </w:rPr>
              <w:fldChar w:fldCharType="separate"/>
            </w:r>
            <w:r w:rsidR="00A95E40">
              <w:rPr>
                <w:noProof/>
                <w:webHidden/>
              </w:rPr>
              <w:t>29</w:t>
            </w:r>
            <w:r>
              <w:rPr>
                <w:noProof/>
                <w:webHidden/>
              </w:rPr>
              <w:fldChar w:fldCharType="end"/>
            </w:r>
          </w:hyperlink>
        </w:p>
        <w:p w14:paraId="06778243" w14:textId="4CC765D5" w:rsidR="003276D1" w:rsidRDefault="003276D1">
          <w:pPr>
            <w:pStyle w:val="TM3"/>
            <w:tabs>
              <w:tab w:val="right" w:leader="dot" w:pos="9571"/>
            </w:tabs>
            <w:rPr>
              <w:rFonts w:cstheme="minorBidi"/>
              <w:noProof/>
              <w:kern w:val="2"/>
              <w:sz w:val="24"/>
              <w:szCs w:val="24"/>
              <w14:ligatures w14:val="standardContextual"/>
            </w:rPr>
          </w:pPr>
          <w:hyperlink w:anchor="_Toc194255023" w:history="1">
            <w:r w:rsidRPr="00A341AB">
              <w:rPr>
                <w:rStyle w:val="Lienhypertexte"/>
                <w:rFonts w:ascii="Times New Roman" w:hAnsi="Times New Roman"/>
                <w:b/>
                <w:noProof/>
              </w:rPr>
              <w:t>II.1.3.2. Approche stratégique : Adoption des modèles privacy by design</w:t>
            </w:r>
            <w:r>
              <w:rPr>
                <w:noProof/>
                <w:webHidden/>
              </w:rPr>
              <w:tab/>
            </w:r>
            <w:r>
              <w:rPr>
                <w:noProof/>
                <w:webHidden/>
              </w:rPr>
              <w:fldChar w:fldCharType="begin"/>
            </w:r>
            <w:r>
              <w:rPr>
                <w:noProof/>
                <w:webHidden/>
              </w:rPr>
              <w:instrText xml:space="preserve"> PAGEREF _Toc194255023 \h </w:instrText>
            </w:r>
            <w:r>
              <w:rPr>
                <w:noProof/>
                <w:webHidden/>
              </w:rPr>
            </w:r>
            <w:r>
              <w:rPr>
                <w:noProof/>
                <w:webHidden/>
              </w:rPr>
              <w:fldChar w:fldCharType="separate"/>
            </w:r>
            <w:r w:rsidR="00A95E40">
              <w:rPr>
                <w:noProof/>
                <w:webHidden/>
              </w:rPr>
              <w:t>30</w:t>
            </w:r>
            <w:r>
              <w:rPr>
                <w:noProof/>
                <w:webHidden/>
              </w:rPr>
              <w:fldChar w:fldCharType="end"/>
            </w:r>
          </w:hyperlink>
        </w:p>
        <w:p w14:paraId="31CD0395" w14:textId="7B37172C" w:rsidR="003276D1" w:rsidRDefault="003276D1">
          <w:pPr>
            <w:pStyle w:val="TM2"/>
            <w:rPr>
              <w:rFonts w:asciiTheme="minorHAnsi" w:hAnsiTheme="minorHAnsi" w:cstheme="minorBidi"/>
              <w:b w:val="0"/>
              <w:kern w:val="2"/>
              <w:sz w:val="24"/>
              <w:szCs w:val="24"/>
              <w14:ligatures w14:val="standardContextual"/>
            </w:rPr>
          </w:pPr>
          <w:hyperlink w:anchor="_Toc194255024" w:history="1">
            <w:r w:rsidRPr="00A341AB">
              <w:rPr>
                <w:rStyle w:val="Lienhypertexte"/>
                <w:rFonts w:ascii="Arial Rounded MT Bold" w:hAnsi="Arial Rounded MT Bold"/>
              </w:rPr>
              <w:t>II.2. Cadre conceptuel : Hypothèses et modèle d’analyse</w:t>
            </w:r>
            <w:r>
              <w:rPr>
                <w:webHidden/>
              </w:rPr>
              <w:tab/>
            </w:r>
            <w:r>
              <w:rPr>
                <w:webHidden/>
              </w:rPr>
              <w:fldChar w:fldCharType="begin"/>
            </w:r>
            <w:r>
              <w:rPr>
                <w:webHidden/>
              </w:rPr>
              <w:instrText xml:space="preserve"> PAGEREF _Toc194255024 \h </w:instrText>
            </w:r>
            <w:r>
              <w:rPr>
                <w:webHidden/>
              </w:rPr>
            </w:r>
            <w:r>
              <w:rPr>
                <w:webHidden/>
              </w:rPr>
              <w:fldChar w:fldCharType="separate"/>
            </w:r>
            <w:r w:rsidR="00A95E40">
              <w:rPr>
                <w:webHidden/>
              </w:rPr>
              <w:t>30</w:t>
            </w:r>
            <w:r>
              <w:rPr>
                <w:webHidden/>
              </w:rPr>
              <w:fldChar w:fldCharType="end"/>
            </w:r>
          </w:hyperlink>
        </w:p>
        <w:p w14:paraId="210F2A4C" w14:textId="6D2F27E9" w:rsidR="003276D1" w:rsidRDefault="003276D1">
          <w:pPr>
            <w:pStyle w:val="TM3"/>
            <w:tabs>
              <w:tab w:val="right" w:leader="dot" w:pos="9571"/>
            </w:tabs>
            <w:rPr>
              <w:rFonts w:cstheme="minorBidi"/>
              <w:noProof/>
              <w:kern w:val="2"/>
              <w:sz w:val="24"/>
              <w:szCs w:val="24"/>
              <w14:ligatures w14:val="standardContextual"/>
            </w:rPr>
          </w:pPr>
          <w:hyperlink w:anchor="_Toc194255025" w:history="1">
            <w:r w:rsidRPr="00A341AB">
              <w:rPr>
                <w:rStyle w:val="Lienhypertexte"/>
                <w:rFonts w:ascii="Times New Roman" w:hAnsi="Times New Roman"/>
                <w:b/>
                <w:noProof/>
              </w:rPr>
              <w:t>II.2.1. Hypothèses générales et spécifiques</w:t>
            </w:r>
            <w:r>
              <w:rPr>
                <w:noProof/>
                <w:webHidden/>
              </w:rPr>
              <w:tab/>
            </w:r>
            <w:r>
              <w:rPr>
                <w:noProof/>
                <w:webHidden/>
              </w:rPr>
              <w:fldChar w:fldCharType="begin"/>
            </w:r>
            <w:r>
              <w:rPr>
                <w:noProof/>
                <w:webHidden/>
              </w:rPr>
              <w:instrText xml:space="preserve"> PAGEREF _Toc194255025 \h </w:instrText>
            </w:r>
            <w:r>
              <w:rPr>
                <w:noProof/>
                <w:webHidden/>
              </w:rPr>
            </w:r>
            <w:r>
              <w:rPr>
                <w:noProof/>
                <w:webHidden/>
              </w:rPr>
              <w:fldChar w:fldCharType="separate"/>
            </w:r>
            <w:r w:rsidR="00A95E40">
              <w:rPr>
                <w:noProof/>
                <w:webHidden/>
              </w:rPr>
              <w:t>30</w:t>
            </w:r>
            <w:r>
              <w:rPr>
                <w:noProof/>
                <w:webHidden/>
              </w:rPr>
              <w:fldChar w:fldCharType="end"/>
            </w:r>
          </w:hyperlink>
        </w:p>
        <w:p w14:paraId="5DD65DCE" w14:textId="3650CF23" w:rsidR="003276D1" w:rsidRDefault="003276D1">
          <w:pPr>
            <w:pStyle w:val="TM3"/>
            <w:tabs>
              <w:tab w:val="right" w:leader="dot" w:pos="9571"/>
            </w:tabs>
            <w:rPr>
              <w:rFonts w:cstheme="minorBidi"/>
              <w:noProof/>
              <w:kern w:val="2"/>
              <w:sz w:val="24"/>
              <w:szCs w:val="24"/>
              <w14:ligatures w14:val="standardContextual"/>
            </w:rPr>
          </w:pPr>
          <w:hyperlink w:anchor="_Toc194255026" w:history="1">
            <w:r w:rsidRPr="00A341AB">
              <w:rPr>
                <w:rStyle w:val="Lienhypertexte"/>
                <w:rFonts w:ascii="Times New Roman" w:hAnsi="Times New Roman"/>
                <w:b/>
                <w:noProof/>
              </w:rPr>
              <w:t>II.2.2. Schéma conceptuel et explication des relations entre les concepts</w:t>
            </w:r>
            <w:r>
              <w:rPr>
                <w:noProof/>
                <w:webHidden/>
              </w:rPr>
              <w:tab/>
            </w:r>
            <w:r>
              <w:rPr>
                <w:noProof/>
                <w:webHidden/>
              </w:rPr>
              <w:fldChar w:fldCharType="begin"/>
            </w:r>
            <w:r>
              <w:rPr>
                <w:noProof/>
                <w:webHidden/>
              </w:rPr>
              <w:instrText xml:space="preserve"> PAGEREF _Toc194255026 \h </w:instrText>
            </w:r>
            <w:r>
              <w:rPr>
                <w:noProof/>
                <w:webHidden/>
              </w:rPr>
            </w:r>
            <w:r>
              <w:rPr>
                <w:noProof/>
                <w:webHidden/>
              </w:rPr>
              <w:fldChar w:fldCharType="separate"/>
            </w:r>
            <w:r w:rsidR="00A95E40">
              <w:rPr>
                <w:noProof/>
                <w:webHidden/>
              </w:rPr>
              <w:t>31</w:t>
            </w:r>
            <w:r>
              <w:rPr>
                <w:noProof/>
                <w:webHidden/>
              </w:rPr>
              <w:fldChar w:fldCharType="end"/>
            </w:r>
          </w:hyperlink>
        </w:p>
        <w:p w14:paraId="03D98A85" w14:textId="5C4B9DA2" w:rsidR="003276D1" w:rsidRDefault="003276D1">
          <w:pPr>
            <w:pStyle w:val="TM3"/>
            <w:tabs>
              <w:tab w:val="right" w:leader="dot" w:pos="9571"/>
            </w:tabs>
            <w:rPr>
              <w:rFonts w:cstheme="minorBidi"/>
              <w:noProof/>
              <w:kern w:val="2"/>
              <w:sz w:val="24"/>
              <w:szCs w:val="24"/>
              <w14:ligatures w14:val="standardContextual"/>
            </w:rPr>
          </w:pPr>
          <w:hyperlink w:anchor="_Toc194255027" w:history="1">
            <w:r w:rsidRPr="00A341AB">
              <w:rPr>
                <w:rStyle w:val="Lienhypertexte"/>
                <w:rFonts w:ascii="Times New Roman" w:hAnsi="Times New Roman"/>
                <w:b/>
                <w:noProof/>
              </w:rPr>
              <w:t>II.2.2.1. Lien entre gestion des données et conformité réglementaire</w:t>
            </w:r>
            <w:r>
              <w:rPr>
                <w:noProof/>
                <w:webHidden/>
              </w:rPr>
              <w:tab/>
            </w:r>
            <w:r>
              <w:rPr>
                <w:noProof/>
                <w:webHidden/>
              </w:rPr>
              <w:fldChar w:fldCharType="begin"/>
            </w:r>
            <w:r>
              <w:rPr>
                <w:noProof/>
                <w:webHidden/>
              </w:rPr>
              <w:instrText xml:space="preserve"> PAGEREF _Toc194255027 \h </w:instrText>
            </w:r>
            <w:r>
              <w:rPr>
                <w:noProof/>
                <w:webHidden/>
              </w:rPr>
            </w:r>
            <w:r>
              <w:rPr>
                <w:noProof/>
                <w:webHidden/>
              </w:rPr>
              <w:fldChar w:fldCharType="separate"/>
            </w:r>
            <w:r w:rsidR="00A95E40">
              <w:rPr>
                <w:noProof/>
                <w:webHidden/>
              </w:rPr>
              <w:t>32</w:t>
            </w:r>
            <w:r>
              <w:rPr>
                <w:noProof/>
                <w:webHidden/>
              </w:rPr>
              <w:fldChar w:fldCharType="end"/>
            </w:r>
          </w:hyperlink>
        </w:p>
        <w:p w14:paraId="4BA3CC42" w14:textId="67DC1AC6" w:rsidR="003276D1" w:rsidRDefault="003276D1">
          <w:pPr>
            <w:pStyle w:val="TM3"/>
            <w:tabs>
              <w:tab w:val="right" w:leader="dot" w:pos="9571"/>
            </w:tabs>
            <w:rPr>
              <w:rFonts w:cstheme="minorBidi"/>
              <w:noProof/>
              <w:kern w:val="2"/>
              <w:sz w:val="24"/>
              <w:szCs w:val="24"/>
              <w14:ligatures w14:val="standardContextual"/>
            </w:rPr>
          </w:pPr>
          <w:hyperlink w:anchor="_Toc194255028" w:history="1">
            <w:r w:rsidRPr="00A341AB">
              <w:rPr>
                <w:rStyle w:val="Lienhypertexte"/>
                <w:rFonts w:ascii="Times New Roman" w:hAnsi="Times New Roman"/>
                <w:b/>
                <w:noProof/>
              </w:rPr>
              <w:t>II.2.2.2. Impact des technologies de protection des données</w:t>
            </w:r>
            <w:r>
              <w:rPr>
                <w:noProof/>
                <w:webHidden/>
              </w:rPr>
              <w:tab/>
            </w:r>
            <w:r>
              <w:rPr>
                <w:noProof/>
                <w:webHidden/>
              </w:rPr>
              <w:fldChar w:fldCharType="begin"/>
            </w:r>
            <w:r>
              <w:rPr>
                <w:noProof/>
                <w:webHidden/>
              </w:rPr>
              <w:instrText xml:space="preserve"> PAGEREF _Toc194255028 \h </w:instrText>
            </w:r>
            <w:r>
              <w:rPr>
                <w:noProof/>
                <w:webHidden/>
              </w:rPr>
            </w:r>
            <w:r>
              <w:rPr>
                <w:noProof/>
                <w:webHidden/>
              </w:rPr>
              <w:fldChar w:fldCharType="separate"/>
            </w:r>
            <w:r w:rsidR="00A95E40">
              <w:rPr>
                <w:noProof/>
                <w:webHidden/>
              </w:rPr>
              <w:t>32</w:t>
            </w:r>
            <w:r>
              <w:rPr>
                <w:noProof/>
                <w:webHidden/>
              </w:rPr>
              <w:fldChar w:fldCharType="end"/>
            </w:r>
          </w:hyperlink>
        </w:p>
        <w:p w14:paraId="65DFE5CD" w14:textId="3B4BA781" w:rsidR="003276D1" w:rsidRDefault="003276D1">
          <w:pPr>
            <w:pStyle w:val="TM2"/>
            <w:rPr>
              <w:rFonts w:asciiTheme="minorHAnsi" w:hAnsiTheme="minorHAnsi" w:cstheme="minorBidi"/>
              <w:b w:val="0"/>
              <w:kern w:val="2"/>
              <w:sz w:val="24"/>
              <w:szCs w:val="24"/>
              <w14:ligatures w14:val="standardContextual"/>
            </w:rPr>
          </w:pPr>
          <w:hyperlink w:anchor="_Toc194255029" w:history="1">
            <w:r w:rsidRPr="00A341AB">
              <w:rPr>
                <w:rStyle w:val="Lienhypertexte"/>
                <w:rFonts w:ascii="Arial Rounded MT Bold" w:hAnsi="Arial Rounded MT Bold"/>
              </w:rPr>
              <w:t>II.3. Définition des concepts clés</w:t>
            </w:r>
            <w:r>
              <w:rPr>
                <w:webHidden/>
              </w:rPr>
              <w:tab/>
            </w:r>
            <w:r>
              <w:rPr>
                <w:webHidden/>
              </w:rPr>
              <w:fldChar w:fldCharType="begin"/>
            </w:r>
            <w:r>
              <w:rPr>
                <w:webHidden/>
              </w:rPr>
              <w:instrText xml:space="preserve"> PAGEREF _Toc194255029 \h </w:instrText>
            </w:r>
            <w:r>
              <w:rPr>
                <w:webHidden/>
              </w:rPr>
            </w:r>
            <w:r>
              <w:rPr>
                <w:webHidden/>
              </w:rPr>
              <w:fldChar w:fldCharType="separate"/>
            </w:r>
            <w:r w:rsidR="00A95E40">
              <w:rPr>
                <w:webHidden/>
              </w:rPr>
              <w:t>32</w:t>
            </w:r>
            <w:r>
              <w:rPr>
                <w:webHidden/>
              </w:rPr>
              <w:fldChar w:fldCharType="end"/>
            </w:r>
          </w:hyperlink>
        </w:p>
        <w:p w14:paraId="597FE3E7" w14:textId="3EC81248" w:rsidR="003276D1" w:rsidRDefault="003276D1">
          <w:pPr>
            <w:pStyle w:val="TM3"/>
            <w:tabs>
              <w:tab w:val="right" w:leader="dot" w:pos="9571"/>
            </w:tabs>
            <w:rPr>
              <w:rFonts w:cstheme="minorBidi"/>
              <w:noProof/>
              <w:kern w:val="2"/>
              <w:sz w:val="24"/>
              <w:szCs w:val="24"/>
              <w14:ligatures w14:val="standardContextual"/>
            </w:rPr>
          </w:pPr>
          <w:hyperlink w:anchor="_Toc194255030" w:history="1">
            <w:r w:rsidRPr="00A341AB">
              <w:rPr>
                <w:rStyle w:val="Lienhypertexte"/>
                <w:rFonts w:ascii="Times New Roman" w:hAnsi="Times New Roman"/>
                <w:b/>
                <w:noProof/>
              </w:rPr>
              <w:t>II.3.1. Gestion des données</w:t>
            </w:r>
            <w:r>
              <w:rPr>
                <w:noProof/>
                <w:webHidden/>
              </w:rPr>
              <w:tab/>
            </w:r>
            <w:r>
              <w:rPr>
                <w:noProof/>
                <w:webHidden/>
              </w:rPr>
              <w:fldChar w:fldCharType="begin"/>
            </w:r>
            <w:r>
              <w:rPr>
                <w:noProof/>
                <w:webHidden/>
              </w:rPr>
              <w:instrText xml:space="preserve"> PAGEREF _Toc194255030 \h </w:instrText>
            </w:r>
            <w:r>
              <w:rPr>
                <w:noProof/>
                <w:webHidden/>
              </w:rPr>
            </w:r>
            <w:r>
              <w:rPr>
                <w:noProof/>
                <w:webHidden/>
              </w:rPr>
              <w:fldChar w:fldCharType="separate"/>
            </w:r>
            <w:r w:rsidR="00A95E40">
              <w:rPr>
                <w:noProof/>
                <w:webHidden/>
              </w:rPr>
              <w:t>32</w:t>
            </w:r>
            <w:r>
              <w:rPr>
                <w:noProof/>
                <w:webHidden/>
              </w:rPr>
              <w:fldChar w:fldCharType="end"/>
            </w:r>
          </w:hyperlink>
        </w:p>
        <w:p w14:paraId="1A570D7B" w14:textId="6213B00D" w:rsidR="003276D1" w:rsidRDefault="003276D1">
          <w:pPr>
            <w:pStyle w:val="TM3"/>
            <w:tabs>
              <w:tab w:val="right" w:leader="dot" w:pos="9571"/>
            </w:tabs>
            <w:rPr>
              <w:rFonts w:cstheme="minorBidi"/>
              <w:noProof/>
              <w:kern w:val="2"/>
              <w:sz w:val="24"/>
              <w:szCs w:val="24"/>
              <w14:ligatures w14:val="standardContextual"/>
            </w:rPr>
          </w:pPr>
          <w:hyperlink w:anchor="_Toc194255031" w:history="1">
            <w:r w:rsidRPr="00A341AB">
              <w:rPr>
                <w:rStyle w:val="Lienhypertexte"/>
                <w:rFonts w:ascii="Times New Roman" w:hAnsi="Times New Roman"/>
                <w:b/>
                <w:noProof/>
              </w:rPr>
              <w:t>II.3.2. Conformité légale</w:t>
            </w:r>
            <w:r>
              <w:rPr>
                <w:noProof/>
                <w:webHidden/>
              </w:rPr>
              <w:tab/>
            </w:r>
            <w:r>
              <w:rPr>
                <w:noProof/>
                <w:webHidden/>
              </w:rPr>
              <w:fldChar w:fldCharType="begin"/>
            </w:r>
            <w:r>
              <w:rPr>
                <w:noProof/>
                <w:webHidden/>
              </w:rPr>
              <w:instrText xml:space="preserve"> PAGEREF _Toc194255031 \h </w:instrText>
            </w:r>
            <w:r>
              <w:rPr>
                <w:noProof/>
                <w:webHidden/>
              </w:rPr>
            </w:r>
            <w:r>
              <w:rPr>
                <w:noProof/>
                <w:webHidden/>
              </w:rPr>
              <w:fldChar w:fldCharType="separate"/>
            </w:r>
            <w:r w:rsidR="00A95E40">
              <w:rPr>
                <w:noProof/>
                <w:webHidden/>
              </w:rPr>
              <w:t>33</w:t>
            </w:r>
            <w:r>
              <w:rPr>
                <w:noProof/>
                <w:webHidden/>
              </w:rPr>
              <w:fldChar w:fldCharType="end"/>
            </w:r>
          </w:hyperlink>
        </w:p>
        <w:p w14:paraId="18ACE521" w14:textId="7D88A276" w:rsidR="003276D1" w:rsidRDefault="003276D1">
          <w:pPr>
            <w:pStyle w:val="TM3"/>
            <w:tabs>
              <w:tab w:val="right" w:leader="dot" w:pos="9571"/>
            </w:tabs>
            <w:rPr>
              <w:rFonts w:cstheme="minorBidi"/>
              <w:noProof/>
              <w:kern w:val="2"/>
              <w:sz w:val="24"/>
              <w:szCs w:val="24"/>
              <w14:ligatures w14:val="standardContextual"/>
            </w:rPr>
          </w:pPr>
          <w:hyperlink w:anchor="_Toc194255032" w:history="1">
            <w:r w:rsidRPr="00A341AB">
              <w:rPr>
                <w:rStyle w:val="Lienhypertexte"/>
                <w:rFonts w:ascii="Times New Roman" w:hAnsi="Times New Roman"/>
                <w:b/>
                <w:noProof/>
              </w:rPr>
              <w:t>II.3.3. Technologies de protection</w:t>
            </w:r>
            <w:r>
              <w:rPr>
                <w:noProof/>
                <w:webHidden/>
              </w:rPr>
              <w:tab/>
            </w:r>
            <w:r>
              <w:rPr>
                <w:noProof/>
                <w:webHidden/>
              </w:rPr>
              <w:fldChar w:fldCharType="begin"/>
            </w:r>
            <w:r>
              <w:rPr>
                <w:noProof/>
                <w:webHidden/>
              </w:rPr>
              <w:instrText xml:space="preserve"> PAGEREF _Toc194255032 \h </w:instrText>
            </w:r>
            <w:r>
              <w:rPr>
                <w:noProof/>
                <w:webHidden/>
              </w:rPr>
            </w:r>
            <w:r>
              <w:rPr>
                <w:noProof/>
                <w:webHidden/>
              </w:rPr>
              <w:fldChar w:fldCharType="separate"/>
            </w:r>
            <w:r w:rsidR="00A95E40">
              <w:rPr>
                <w:noProof/>
                <w:webHidden/>
              </w:rPr>
              <w:t>33</w:t>
            </w:r>
            <w:r>
              <w:rPr>
                <w:noProof/>
                <w:webHidden/>
              </w:rPr>
              <w:fldChar w:fldCharType="end"/>
            </w:r>
          </w:hyperlink>
        </w:p>
        <w:p w14:paraId="3BDED45E" w14:textId="51A002D2" w:rsidR="003276D1" w:rsidRDefault="003276D1">
          <w:pPr>
            <w:pStyle w:val="TM3"/>
            <w:tabs>
              <w:tab w:val="right" w:leader="dot" w:pos="9571"/>
            </w:tabs>
            <w:rPr>
              <w:rFonts w:cstheme="minorBidi"/>
              <w:noProof/>
              <w:kern w:val="2"/>
              <w:sz w:val="24"/>
              <w:szCs w:val="24"/>
              <w14:ligatures w14:val="standardContextual"/>
            </w:rPr>
          </w:pPr>
          <w:hyperlink w:anchor="_Toc194255033" w:history="1">
            <w:r w:rsidRPr="00A341AB">
              <w:rPr>
                <w:rStyle w:val="Lienhypertexte"/>
                <w:rFonts w:ascii="Times New Roman" w:hAnsi="Times New Roman"/>
                <w:b/>
                <w:noProof/>
              </w:rPr>
              <w:t>II.3.4. Confiance des consommateurs</w:t>
            </w:r>
            <w:r>
              <w:rPr>
                <w:noProof/>
                <w:webHidden/>
              </w:rPr>
              <w:tab/>
            </w:r>
            <w:r>
              <w:rPr>
                <w:noProof/>
                <w:webHidden/>
              </w:rPr>
              <w:fldChar w:fldCharType="begin"/>
            </w:r>
            <w:r>
              <w:rPr>
                <w:noProof/>
                <w:webHidden/>
              </w:rPr>
              <w:instrText xml:space="preserve"> PAGEREF _Toc194255033 \h </w:instrText>
            </w:r>
            <w:r>
              <w:rPr>
                <w:noProof/>
                <w:webHidden/>
              </w:rPr>
            </w:r>
            <w:r>
              <w:rPr>
                <w:noProof/>
                <w:webHidden/>
              </w:rPr>
              <w:fldChar w:fldCharType="separate"/>
            </w:r>
            <w:r w:rsidR="00A95E40">
              <w:rPr>
                <w:noProof/>
                <w:webHidden/>
              </w:rPr>
              <w:t>33</w:t>
            </w:r>
            <w:r>
              <w:rPr>
                <w:noProof/>
                <w:webHidden/>
              </w:rPr>
              <w:fldChar w:fldCharType="end"/>
            </w:r>
          </w:hyperlink>
        </w:p>
        <w:p w14:paraId="6E85E885" w14:textId="434DECDA" w:rsidR="003276D1" w:rsidRDefault="003276D1">
          <w:pPr>
            <w:pStyle w:val="TM3"/>
            <w:tabs>
              <w:tab w:val="right" w:leader="dot" w:pos="9571"/>
            </w:tabs>
            <w:rPr>
              <w:rStyle w:val="Lienhypertexte"/>
              <w:noProof/>
            </w:rPr>
          </w:pPr>
          <w:hyperlink w:anchor="_Toc194255034" w:history="1">
            <w:r w:rsidRPr="00A341AB">
              <w:rPr>
                <w:rStyle w:val="Lienhypertexte"/>
                <w:rFonts w:ascii="Times New Roman" w:hAnsi="Times New Roman"/>
                <w:b/>
                <w:noProof/>
              </w:rPr>
              <w:t>II.3.5. Performance marketing</w:t>
            </w:r>
            <w:r>
              <w:rPr>
                <w:noProof/>
                <w:webHidden/>
              </w:rPr>
              <w:tab/>
            </w:r>
            <w:r>
              <w:rPr>
                <w:noProof/>
                <w:webHidden/>
              </w:rPr>
              <w:fldChar w:fldCharType="begin"/>
            </w:r>
            <w:r>
              <w:rPr>
                <w:noProof/>
                <w:webHidden/>
              </w:rPr>
              <w:instrText xml:space="preserve"> PAGEREF _Toc194255034 \h </w:instrText>
            </w:r>
            <w:r>
              <w:rPr>
                <w:noProof/>
                <w:webHidden/>
              </w:rPr>
            </w:r>
            <w:r>
              <w:rPr>
                <w:noProof/>
                <w:webHidden/>
              </w:rPr>
              <w:fldChar w:fldCharType="separate"/>
            </w:r>
            <w:r w:rsidR="00A95E40">
              <w:rPr>
                <w:noProof/>
                <w:webHidden/>
              </w:rPr>
              <w:t>33</w:t>
            </w:r>
            <w:r>
              <w:rPr>
                <w:noProof/>
                <w:webHidden/>
              </w:rPr>
              <w:fldChar w:fldCharType="end"/>
            </w:r>
          </w:hyperlink>
        </w:p>
        <w:p w14:paraId="74E84AB5" w14:textId="77777777" w:rsidR="004C35F9" w:rsidRPr="004C35F9" w:rsidRDefault="004C35F9" w:rsidP="004C35F9">
          <w:pPr>
            <w:rPr>
              <w:noProof/>
              <w:sz w:val="2"/>
              <w:szCs w:val="2"/>
              <w:lang w:eastAsia="fr-FR"/>
            </w:rPr>
          </w:pPr>
        </w:p>
        <w:p w14:paraId="2236365F" w14:textId="2F6F6291" w:rsidR="003276D1" w:rsidRDefault="003276D1">
          <w:pPr>
            <w:pStyle w:val="TM1"/>
            <w:rPr>
              <w:rFonts w:asciiTheme="minorHAnsi" w:hAnsiTheme="minorHAnsi" w:cstheme="minorBidi"/>
              <w:b w:val="0"/>
              <w:kern w:val="2"/>
              <w:sz w:val="24"/>
              <w:szCs w:val="24"/>
              <w14:ligatures w14:val="standardContextual"/>
            </w:rPr>
          </w:pPr>
          <w:hyperlink w:anchor="_Toc194255035" w:history="1">
            <w:r w:rsidRPr="00A341AB">
              <w:rPr>
                <w:rStyle w:val="Lienhypertexte"/>
                <w:rFonts w:ascii="Arial Rounded MT Bold" w:hAnsi="Arial Rounded MT Bold"/>
              </w:rPr>
              <w:t>CHAPITRE III: Aspects méthodologiques</w:t>
            </w:r>
            <w:r>
              <w:rPr>
                <w:webHidden/>
              </w:rPr>
              <w:tab/>
            </w:r>
            <w:r>
              <w:rPr>
                <w:webHidden/>
              </w:rPr>
              <w:fldChar w:fldCharType="begin"/>
            </w:r>
            <w:r>
              <w:rPr>
                <w:webHidden/>
              </w:rPr>
              <w:instrText xml:space="preserve"> PAGEREF _Toc194255035 \h </w:instrText>
            </w:r>
            <w:r>
              <w:rPr>
                <w:webHidden/>
              </w:rPr>
            </w:r>
            <w:r>
              <w:rPr>
                <w:webHidden/>
              </w:rPr>
              <w:fldChar w:fldCharType="separate"/>
            </w:r>
            <w:r w:rsidR="00A95E40">
              <w:rPr>
                <w:webHidden/>
              </w:rPr>
              <w:t>34</w:t>
            </w:r>
            <w:r>
              <w:rPr>
                <w:webHidden/>
              </w:rPr>
              <w:fldChar w:fldCharType="end"/>
            </w:r>
          </w:hyperlink>
        </w:p>
        <w:p w14:paraId="14D09E53" w14:textId="2F14BF89" w:rsidR="003276D1" w:rsidRDefault="003276D1">
          <w:pPr>
            <w:pStyle w:val="TM2"/>
            <w:rPr>
              <w:rFonts w:asciiTheme="minorHAnsi" w:hAnsiTheme="minorHAnsi" w:cstheme="minorBidi"/>
              <w:b w:val="0"/>
              <w:kern w:val="2"/>
              <w:sz w:val="24"/>
              <w:szCs w:val="24"/>
              <w14:ligatures w14:val="standardContextual"/>
            </w:rPr>
          </w:pPr>
          <w:hyperlink w:anchor="_Toc194255036" w:history="1">
            <w:r w:rsidRPr="00A341AB">
              <w:rPr>
                <w:rStyle w:val="Lienhypertexte"/>
                <w:rFonts w:ascii="Arial Rounded MT Bold" w:hAnsi="Arial Rounded MT Bold"/>
              </w:rPr>
              <w:t>III.1- Approche méthodologique</w:t>
            </w:r>
            <w:r>
              <w:rPr>
                <w:webHidden/>
              </w:rPr>
              <w:tab/>
            </w:r>
            <w:r>
              <w:rPr>
                <w:webHidden/>
              </w:rPr>
              <w:fldChar w:fldCharType="begin"/>
            </w:r>
            <w:r>
              <w:rPr>
                <w:webHidden/>
              </w:rPr>
              <w:instrText xml:space="preserve"> PAGEREF _Toc194255036 \h </w:instrText>
            </w:r>
            <w:r>
              <w:rPr>
                <w:webHidden/>
              </w:rPr>
            </w:r>
            <w:r>
              <w:rPr>
                <w:webHidden/>
              </w:rPr>
              <w:fldChar w:fldCharType="separate"/>
            </w:r>
            <w:r w:rsidR="00A95E40">
              <w:rPr>
                <w:webHidden/>
              </w:rPr>
              <w:t>35</w:t>
            </w:r>
            <w:r>
              <w:rPr>
                <w:webHidden/>
              </w:rPr>
              <w:fldChar w:fldCharType="end"/>
            </w:r>
          </w:hyperlink>
        </w:p>
        <w:p w14:paraId="22569864" w14:textId="2F5FBB3D" w:rsidR="003276D1" w:rsidRDefault="003276D1">
          <w:pPr>
            <w:pStyle w:val="TM2"/>
            <w:rPr>
              <w:rFonts w:asciiTheme="minorHAnsi" w:hAnsiTheme="minorHAnsi" w:cstheme="minorBidi"/>
              <w:b w:val="0"/>
              <w:kern w:val="2"/>
              <w:sz w:val="24"/>
              <w:szCs w:val="24"/>
              <w14:ligatures w14:val="standardContextual"/>
            </w:rPr>
          </w:pPr>
          <w:hyperlink w:anchor="_Toc194255037" w:history="1">
            <w:r w:rsidRPr="00A341AB">
              <w:rPr>
                <w:rStyle w:val="Lienhypertexte"/>
                <w:rFonts w:ascii="Arial Rounded MT Bold" w:hAnsi="Arial Rounded MT Bold"/>
              </w:rPr>
              <w:t>III.2- Type de recherche</w:t>
            </w:r>
            <w:r>
              <w:rPr>
                <w:webHidden/>
              </w:rPr>
              <w:tab/>
            </w:r>
            <w:r>
              <w:rPr>
                <w:webHidden/>
              </w:rPr>
              <w:fldChar w:fldCharType="begin"/>
            </w:r>
            <w:r>
              <w:rPr>
                <w:webHidden/>
              </w:rPr>
              <w:instrText xml:space="preserve"> PAGEREF _Toc194255037 \h </w:instrText>
            </w:r>
            <w:r>
              <w:rPr>
                <w:webHidden/>
              </w:rPr>
            </w:r>
            <w:r>
              <w:rPr>
                <w:webHidden/>
              </w:rPr>
              <w:fldChar w:fldCharType="separate"/>
            </w:r>
            <w:r w:rsidR="00A95E40">
              <w:rPr>
                <w:webHidden/>
              </w:rPr>
              <w:t>35</w:t>
            </w:r>
            <w:r>
              <w:rPr>
                <w:webHidden/>
              </w:rPr>
              <w:fldChar w:fldCharType="end"/>
            </w:r>
          </w:hyperlink>
        </w:p>
        <w:p w14:paraId="6F20FDAE" w14:textId="1986CFB8" w:rsidR="003276D1" w:rsidRDefault="003276D1">
          <w:pPr>
            <w:pStyle w:val="TM2"/>
            <w:rPr>
              <w:rFonts w:asciiTheme="minorHAnsi" w:hAnsiTheme="minorHAnsi" w:cstheme="minorBidi"/>
              <w:b w:val="0"/>
              <w:kern w:val="2"/>
              <w:sz w:val="24"/>
              <w:szCs w:val="24"/>
              <w14:ligatures w14:val="standardContextual"/>
            </w:rPr>
          </w:pPr>
          <w:hyperlink w:anchor="_Toc194255038" w:history="1">
            <w:r w:rsidRPr="00A341AB">
              <w:rPr>
                <w:rStyle w:val="Lienhypertexte"/>
                <w:rFonts w:ascii="Arial Rounded MT Bold" w:hAnsi="Arial Rounded MT Bold"/>
              </w:rPr>
              <w:t>III.3- Population et échantillon</w:t>
            </w:r>
            <w:r>
              <w:rPr>
                <w:webHidden/>
              </w:rPr>
              <w:tab/>
            </w:r>
            <w:r>
              <w:rPr>
                <w:webHidden/>
              </w:rPr>
              <w:fldChar w:fldCharType="begin"/>
            </w:r>
            <w:r>
              <w:rPr>
                <w:webHidden/>
              </w:rPr>
              <w:instrText xml:space="preserve"> PAGEREF _Toc194255038 \h </w:instrText>
            </w:r>
            <w:r>
              <w:rPr>
                <w:webHidden/>
              </w:rPr>
            </w:r>
            <w:r>
              <w:rPr>
                <w:webHidden/>
              </w:rPr>
              <w:fldChar w:fldCharType="separate"/>
            </w:r>
            <w:r w:rsidR="00A95E40">
              <w:rPr>
                <w:webHidden/>
              </w:rPr>
              <w:t>36</w:t>
            </w:r>
            <w:r>
              <w:rPr>
                <w:webHidden/>
              </w:rPr>
              <w:fldChar w:fldCharType="end"/>
            </w:r>
          </w:hyperlink>
        </w:p>
        <w:p w14:paraId="5FB0F5BE" w14:textId="76CFA4B0" w:rsidR="003276D1" w:rsidRDefault="003276D1">
          <w:pPr>
            <w:pStyle w:val="TM3"/>
            <w:tabs>
              <w:tab w:val="right" w:leader="dot" w:pos="9571"/>
            </w:tabs>
            <w:rPr>
              <w:rFonts w:cstheme="minorBidi"/>
              <w:noProof/>
              <w:kern w:val="2"/>
              <w:sz w:val="24"/>
              <w:szCs w:val="24"/>
              <w14:ligatures w14:val="standardContextual"/>
            </w:rPr>
          </w:pPr>
          <w:hyperlink w:anchor="_Toc194255039" w:history="1">
            <w:r w:rsidRPr="00A341AB">
              <w:rPr>
                <w:rStyle w:val="Lienhypertexte"/>
                <w:rFonts w:ascii="Times New Roman" w:hAnsi="Times New Roman"/>
                <w:b/>
                <w:noProof/>
              </w:rPr>
              <w:t>III.3.1- Population cible</w:t>
            </w:r>
            <w:r>
              <w:rPr>
                <w:noProof/>
                <w:webHidden/>
              </w:rPr>
              <w:tab/>
            </w:r>
            <w:r>
              <w:rPr>
                <w:noProof/>
                <w:webHidden/>
              </w:rPr>
              <w:fldChar w:fldCharType="begin"/>
            </w:r>
            <w:r>
              <w:rPr>
                <w:noProof/>
                <w:webHidden/>
              </w:rPr>
              <w:instrText xml:space="preserve"> PAGEREF _Toc194255039 \h </w:instrText>
            </w:r>
            <w:r>
              <w:rPr>
                <w:noProof/>
                <w:webHidden/>
              </w:rPr>
            </w:r>
            <w:r>
              <w:rPr>
                <w:noProof/>
                <w:webHidden/>
              </w:rPr>
              <w:fldChar w:fldCharType="separate"/>
            </w:r>
            <w:r w:rsidR="00A95E40">
              <w:rPr>
                <w:noProof/>
                <w:webHidden/>
              </w:rPr>
              <w:t>36</w:t>
            </w:r>
            <w:r>
              <w:rPr>
                <w:noProof/>
                <w:webHidden/>
              </w:rPr>
              <w:fldChar w:fldCharType="end"/>
            </w:r>
          </w:hyperlink>
        </w:p>
        <w:p w14:paraId="22D06BD7" w14:textId="42F52CA7" w:rsidR="003276D1" w:rsidRDefault="003276D1">
          <w:pPr>
            <w:pStyle w:val="TM3"/>
            <w:tabs>
              <w:tab w:val="right" w:leader="dot" w:pos="9571"/>
            </w:tabs>
            <w:rPr>
              <w:rFonts w:cstheme="minorBidi"/>
              <w:noProof/>
              <w:kern w:val="2"/>
              <w:sz w:val="24"/>
              <w:szCs w:val="24"/>
              <w14:ligatures w14:val="standardContextual"/>
            </w:rPr>
          </w:pPr>
          <w:hyperlink w:anchor="_Toc194255040" w:history="1">
            <w:r w:rsidRPr="00A341AB">
              <w:rPr>
                <w:rStyle w:val="Lienhypertexte"/>
                <w:rFonts w:ascii="Times New Roman" w:hAnsi="Times New Roman"/>
                <w:b/>
                <w:noProof/>
              </w:rPr>
              <w:t>III.3.2- Echantillonnage</w:t>
            </w:r>
            <w:r>
              <w:rPr>
                <w:noProof/>
                <w:webHidden/>
              </w:rPr>
              <w:tab/>
            </w:r>
            <w:r>
              <w:rPr>
                <w:noProof/>
                <w:webHidden/>
              </w:rPr>
              <w:fldChar w:fldCharType="begin"/>
            </w:r>
            <w:r>
              <w:rPr>
                <w:noProof/>
                <w:webHidden/>
              </w:rPr>
              <w:instrText xml:space="preserve"> PAGEREF _Toc194255040 \h </w:instrText>
            </w:r>
            <w:r>
              <w:rPr>
                <w:noProof/>
                <w:webHidden/>
              </w:rPr>
            </w:r>
            <w:r>
              <w:rPr>
                <w:noProof/>
                <w:webHidden/>
              </w:rPr>
              <w:fldChar w:fldCharType="separate"/>
            </w:r>
            <w:r w:rsidR="00A95E40">
              <w:rPr>
                <w:noProof/>
                <w:webHidden/>
              </w:rPr>
              <w:t>37</w:t>
            </w:r>
            <w:r>
              <w:rPr>
                <w:noProof/>
                <w:webHidden/>
              </w:rPr>
              <w:fldChar w:fldCharType="end"/>
            </w:r>
          </w:hyperlink>
        </w:p>
        <w:p w14:paraId="30C5ED93" w14:textId="00B94669" w:rsidR="003276D1" w:rsidRDefault="003276D1">
          <w:pPr>
            <w:pStyle w:val="TM2"/>
            <w:rPr>
              <w:rFonts w:asciiTheme="minorHAnsi" w:hAnsiTheme="minorHAnsi" w:cstheme="minorBidi"/>
              <w:b w:val="0"/>
              <w:kern w:val="2"/>
              <w:sz w:val="24"/>
              <w:szCs w:val="24"/>
              <w14:ligatures w14:val="standardContextual"/>
            </w:rPr>
          </w:pPr>
          <w:hyperlink w:anchor="_Toc194255041" w:history="1">
            <w:r w:rsidRPr="00A341AB">
              <w:rPr>
                <w:rStyle w:val="Lienhypertexte"/>
                <w:rFonts w:ascii="Arial Rounded MT Bold" w:hAnsi="Arial Rounded MT Bold"/>
              </w:rPr>
              <w:t>III.4- Techniques de collecte de données</w:t>
            </w:r>
            <w:r>
              <w:rPr>
                <w:webHidden/>
              </w:rPr>
              <w:tab/>
            </w:r>
            <w:r>
              <w:rPr>
                <w:webHidden/>
              </w:rPr>
              <w:fldChar w:fldCharType="begin"/>
            </w:r>
            <w:r>
              <w:rPr>
                <w:webHidden/>
              </w:rPr>
              <w:instrText xml:space="preserve"> PAGEREF _Toc194255041 \h </w:instrText>
            </w:r>
            <w:r>
              <w:rPr>
                <w:webHidden/>
              </w:rPr>
            </w:r>
            <w:r>
              <w:rPr>
                <w:webHidden/>
              </w:rPr>
              <w:fldChar w:fldCharType="separate"/>
            </w:r>
            <w:r w:rsidR="00A95E40">
              <w:rPr>
                <w:webHidden/>
              </w:rPr>
              <w:t>37</w:t>
            </w:r>
            <w:r>
              <w:rPr>
                <w:webHidden/>
              </w:rPr>
              <w:fldChar w:fldCharType="end"/>
            </w:r>
          </w:hyperlink>
        </w:p>
        <w:p w14:paraId="3437EB68" w14:textId="3EF3E723" w:rsidR="003276D1" w:rsidRDefault="003276D1">
          <w:pPr>
            <w:pStyle w:val="TM3"/>
            <w:tabs>
              <w:tab w:val="right" w:leader="dot" w:pos="9571"/>
            </w:tabs>
            <w:rPr>
              <w:rFonts w:cstheme="minorBidi"/>
              <w:noProof/>
              <w:kern w:val="2"/>
              <w:sz w:val="24"/>
              <w:szCs w:val="24"/>
              <w14:ligatures w14:val="standardContextual"/>
            </w:rPr>
          </w:pPr>
          <w:hyperlink w:anchor="_Toc194255042" w:history="1">
            <w:r w:rsidRPr="00A341AB">
              <w:rPr>
                <w:rStyle w:val="Lienhypertexte"/>
                <w:rFonts w:ascii="Times New Roman" w:hAnsi="Times New Roman"/>
                <w:b/>
                <w:noProof/>
              </w:rPr>
              <w:t>III.4.1- Questionnaires structurés</w:t>
            </w:r>
            <w:r>
              <w:rPr>
                <w:noProof/>
                <w:webHidden/>
              </w:rPr>
              <w:tab/>
            </w:r>
            <w:r>
              <w:rPr>
                <w:noProof/>
                <w:webHidden/>
              </w:rPr>
              <w:fldChar w:fldCharType="begin"/>
            </w:r>
            <w:r>
              <w:rPr>
                <w:noProof/>
                <w:webHidden/>
              </w:rPr>
              <w:instrText xml:space="preserve"> PAGEREF _Toc194255042 \h </w:instrText>
            </w:r>
            <w:r>
              <w:rPr>
                <w:noProof/>
                <w:webHidden/>
              </w:rPr>
            </w:r>
            <w:r>
              <w:rPr>
                <w:noProof/>
                <w:webHidden/>
              </w:rPr>
              <w:fldChar w:fldCharType="separate"/>
            </w:r>
            <w:r w:rsidR="00A95E40">
              <w:rPr>
                <w:noProof/>
                <w:webHidden/>
              </w:rPr>
              <w:t>38</w:t>
            </w:r>
            <w:r>
              <w:rPr>
                <w:noProof/>
                <w:webHidden/>
              </w:rPr>
              <w:fldChar w:fldCharType="end"/>
            </w:r>
          </w:hyperlink>
        </w:p>
        <w:p w14:paraId="604EC7CD" w14:textId="7730BD30" w:rsidR="003276D1" w:rsidRDefault="003276D1">
          <w:pPr>
            <w:pStyle w:val="TM3"/>
            <w:tabs>
              <w:tab w:val="right" w:leader="dot" w:pos="9571"/>
            </w:tabs>
            <w:rPr>
              <w:rFonts w:cstheme="minorBidi"/>
              <w:noProof/>
              <w:kern w:val="2"/>
              <w:sz w:val="24"/>
              <w:szCs w:val="24"/>
              <w14:ligatures w14:val="standardContextual"/>
            </w:rPr>
          </w:pPr>
          <w:hyperlink w:anchor="_Toc194255043" w:history="1">
            <w:r w:rsidRPr="00A341AB">
              <w:rPr>
                <w:rStyle w:val="Lienhypertexte"/>
                <w:rFonts w:ascii="Times New Roman" w:hAnsi="Times New Roman"/>
                <w:b/>
                <w:noProof/>
              </w:rPr>
              <w:t>III.4.2- Entretiens semi-directifs</w:t>
            </w:r>
            <w:r>
              <w:rPr>
                <w:noProof/>
                <w:webHidden/>
              </w:rPr>
              <w:tab/>
            </w:r>
            <w:r>
              <w:rPr>
                <w:noProof/>
                <w:webHidden/>
              </w:rPr>
              <w:fldChar w:fldCharType="begin"/>
            </w:r>
            <w:r>
              <w:rPr>
                <w:noProof/>
                <w:webHidden/>
              </w:rPr>
              <w:instrText xml:space="preserve"> PAGEREF _Toc194255043 \h </w:instrText>
            </w:r>
            <w:r>
              <w:rPr>
                <w:noProof/>
                <w:webHidden/>
              </w:rPr>
            </w:r>
            <w:r>
              <w:rPr>
                <w:noProof/>
                <w:webHidden/>
              </w:rPr>
              <w:fldChar w:fldCharType="separate"/>
            </w:r>
            <w:r w:rsidR="00A95E40">
              <w:rPr>
                <w:noProof/>
                <w:webHidden/>
              </w:rPr>
              <w:t>39</w:t>
            </w:r>
            <w:r>
              <w:rPr>
                <w:noProof/>
                <w:webHidden/>
              </w:rPr>
              <w:fldChar w:fldCharType="end"/>
            </w:r>
          </w:hyperlink>
        </w:p>
        <w:p w14:paraId="4953E734" w14:textId="0301E92D" w:rsidR="003276D1" w:rsidRDefault="003276D1">
          <w:pPr>
            <w:pStyle w:val="TM2"/>
            <w:rPr>
              <w:rFonts w:asciiTheme="minorHAnsi" w:hAnsiTheme="minorHAnsi" w:cstheme="minorBidi"/>
              <w:b w:val="0"/>
              <w:kern w:val="2"/>
              <w:sz w:val="24"/>
              <w:szCs w:val="24"/>
              <w14:ligatures w14:val="standardContextual"/>
            </w:rPr>
          </w:pPr>
          <w:hyperlink w:anchor="_Toc194255044" w:history="1">
            <w:r w:rsidRPr="00A341AB">
              <w:rPr>
                <w:rStyle w:val="Lienhypertexte"/>
                <w:rFonts w:ascii="Arial Rounded MT Bold" w:hAnsi="Arial Rounded MT Bold"/>
              </w:rPr>
              <w:t>III.5- Méthodologie d’analyse des données</w:t>
            </w:r>
            <w:r>
              <w:rPr>
                <w:webHidden/>
              </w:rPr>
              <w:tab/>
            </w:r>
            <w:r>
              <w:rPr>
                <w:webHidden/>
              </w:rPr>
              <w:fldChar w:fldCharType="begin"/>
            </w:r>
            <w:r>
              <w:rPr>
                <w:webHidden/>
              </w:rPr>
              <w:instrText xml:space="preserve"> PAGEREF _Toc194255044 \h </w:instrText>
            </w:r>
            <w:r>
              <w:rPr>
                <w:webHidden/>
              </w:rPr>
            </w:r>
            <w:r>
              <w:rPr>
                <w:webHidden/>
              </w:rPr>
              <w:fldChar w:fldCharType="separate"/>
            </w:r>
            <w:r w:rsidR="00A95E40">
              <w:rPr>
                <w:webHidden/>
              </w:rPr>
              <w:t>39</w:t>
            </w:r>
            <w:r>
              <w:rPr>
                <w:webHidden/>
              </w:rPr>
              <w:fldChar w:fldCharType="end"/>
            </w:r>
          </w:hyperlink>
        </w:p>
        <w:p w14:paraId="32D986AA" w14:textId="707ECEB6" w:rsidR="003276D1" w:rsidRDefault="003276D1">
          <w:pPr>
            <w:pStyle w:val="TM3"/>
            <w:tabs>
              <w:tab w:val="right" w:leader="dot" w:pos="9571"/>
            </w:tabs>
            <w:rPr>
              <w:rFonts w:cstheme="minorBidi"/>
              <w:noProof/>
              <w:kern w:val="2"/>
              <w:sz w:val="24"/>
              <w:szCs w:val="24"/>
              <w14:ligatures w14:val="standardContextual"/>
            </w:rPr>
          </w:pPr>
          <w:hyperlink w:anchor="_Toc194255045" w:history="1">
            <w:r w:rsidRPr="00A341AB">
              <w:rPr>
                <w:rStyle w:val="Lienhypertexte"/>
                <w:rFonts w:ascii="Times New Roman" w:hAnsi="Times New Roman"/>
                <w:b/>
                <w:noProof/>
              </w:rPr>
              <w:t>III.5.1- Méthodes quantitatives</w:t>
            </w:r>
            <w:r>
              <w:rPr>
                <w:noProof/>
                <w:webHidden/>
              </w:rPr>
              <w:tab/>
            </w:r>
            <w:r>
              <w:rPr>
                <w:noProof/>
                <w:webHidden/>
              </w:rPr>
              <w:fldChar w:fldCharType="begin"/>
            </w:r>
            <w:r>
              <w:rPr>
                <w:noProof/>
                <w:webHidden/>
              </w:rPr>
              <w:instrText xml:space="preserve"> PAGEREF _Toc194255045 \h </w:instrText>
            </w:r>
            <w:r>
              <w:rPr>
                <w:noProof/>
                <w:webHidden/>
              </w:rPr>
            </w:r>
            <w:r>
              <w:rPr>
                <w:noProof/>
                <w:webHidden/>
              </w:rPr>
              <w:fldChar w:fldCharType="separate"/>
            </w:r>
            <w:r w:rsidR="00A95E40">
              <w:rPr>
                <w:noProof/>
                <w:webHidden/>
              </w:rPr>
              <w:t>40</w:t>
            </w:r>
            <w:r>
              <w:rPr>
                <w:noProof/>
                <w:webHidden/>
              </w:rPr>
              <w:fldChar w:fldCharType="end"/>
            </w:r>
          </w:hyperlink>
        </w:p>
        <w:p w14:paraId="5E0FFA41" w14:textId="16400D7D" w:rsidR="003276D1" w:rsidRDefault="003276D1">
          <w:pPr>
            <w:pStyle w:val="TM3"/>
            <w:tabs>
              <w:tab w:val="right" w:leader="dot" w:pos="9571"/>
            </w:tabs>
            <w:rPr>
              <w:rFonts w:cstheme="minorBidi"/>
              <w:noProof/>
              <w:kern w:val="2"/>
              <w:sz w:val="24"/>
              <w:szCs w:val="24"/>
              <w14:ligatures w14:val="standardContextual"/>
            </w:rPr>
          </w:pPr>
          <w:hyperlink w:anchor="_Toc194255046" w:history="1">
            <w:r w:rsidRPr="00A341AB">
              <w:rPr>
                <w:rStyle w:val="Lienhypertexte"/>
                <w:rFonts w:ascii="Times New Roman" w:hAnsi="Times New Roman"/>
                <w:b/>
                <w:noProof/>
              </w:rPr>
              <w:t>III.5.2- Méthodes qualitatives</w:t>
            </w:r>
            <w:r>
              <w:rPr>
                <w:noProof/>
                <w:webHidden/>
              </w:rPr>
              <w:tab/>
            </w:r>
            <w:r>
              <w:rPr>
                <w:noProof/>
                <w:webHidden/>
              </w:rPr>
              <w:fldChar w:fldCharType="begin"/>
            </w:r>
            <w:r>
              <w:rPr>
                <w:noProof/>
                <w:webHidden/>
              </w:rPr>
              <w:instrText xml:space="preserve"> PAGEREF _Toc194255046 \h </w:instrText>
            </w:r>
            <w:r>
              <w:rPr>
                <w:noProof/>
                <w:webHidden/>
              </w:rPr>
            </w:r>
            <w:r>
              <w:rPr>
                <w:noProof/>
                <w:webHidden/>
              </w:rPr>
              <w:fldChar w:fldCharType="separate"/>
            </w:r>
            <w:r w:rsidR="00A95E40">
              <w:rPr>
                <w:noProof/>
                <w:webHidden/>
              </w:rPr>
              <w:t>41</w:t>
            </w:r>
            <w:r>
              <w:rPr>
                <w:noProof/>
                <w:webHidden/>
              </w:rPr>
              <w:fldChar w:fldCharType="end"/>
            </w:r>
          </w:hyperlink>
        </w:p>
        <w:p w14:paraId="260068EE" w14:textId="1574D9C5" w:rsidR="003276D1" w:rsidRDefault="003276D1">
          <w:pPr>
            <w:pStyle w:val="TM3"/>
            <w:tabs>
              <w:tab w:val="right" w:leader="dot" w:pos="9571"/>
            </w:tabs>
            <w:rPr>
              <w:rFonts w:cstheme="minorBidi"/>
              <w:noProof/>
              <w:kern w:val="2"/>
              <w:sz w:val="24"/>
              <w:szCs w:val="24"/>
              <w14:ligatures w14:val="standardContextual"/>
            </w:rPr>
          </w:pPr>
          <w:hyperlink w:anchor="_Toc194255047" w:history="1">
            <w:r w:rsidRPr="00A341AB">
              <w:rPr>
                <w:rStyle w:val="Lienhypertexte"/>
                <w:rFonts w:ascii="Times New Roman" w:hAnsi="Times New Roman"/>
                <w:b/>
                <w:noProof/>
              </w:rPr>
              <w:t>III.5.3- Triangulation des données</w:t>
            </w:r>
            <w:r>
              <w:rPr>
                <w:noProof/>
                <w:webHidden/>
              </w:rPr>
              <w:tab/>
            </w:r>
            <w:r>
              <w:rPr>
                <w:noProof/>
                <w:webHidden/>
              </w:rPr>
              <w:fldChar w:fldCharType="begin"/>
            </w:r>
            <w:r>
              <w:rPr>
                <w:noProof/>
                <w:webHidden/>
              </w:rPr>
              <w:instrText xml:space="preserve"> PAGEREF _Toc194255047 \h </w:instrText>
            </w:r>
            <w:r>
              <w:rPr>
                <w:noProof/>
                <w:webHidden/>
              </w:rPr>
            </w:r>
            <w:r>
              <w:rPr>
                <w:noProof/>
                <w:webHidden/>
              </w:rPr>
              <w:fldChar w:fldCharType="separate"/>
            </w:r>
            <w:r w:rsidR="00A95E40">
              <w:rPr>
                <w:noProof/>
                <w:webHidden/>
              </w:rPr>
              <w:t>42</w:t>
            </w:r>
            <w:r>
              <w:rPr>
                <w:noProof/>
                <w:webHidden/>
              </w:rPr>
              <w:fldChar w:fldCharType="end"/>
            </w:r>
          </w:hyperlink>
        </w:p>
        <w:p w14:paraId="78C639B7" w14:textId="41083697" w:rsidR="003276D1" w:rsidRDefault="003276D1">
          <w:pPr>
            <w:pStyle w:val="TM2"/>
            <w:rPr>
              <w:rFonts w:asciiTheme="minorHAnsi" w:hAnsiTheme="minorHAnsi" w:cstheme="minorBidi"/>
              <w:b w:val="0"/>
              <w:kern w:val="2"/>
              <w:sz w:val="24"/>
              <w:szCs w:val="24"/>
              <w14:ligatures w14:val="standardContextual"/>
            </w:rPr>
          </w:pPr>
          <w:hyperlink w:anchor="_Toc194255048" w:history="1">
            <w:r w:rsidRPr="00A341AB">
              <w:rPr>
                <w:rStyle w:val="Lienhypertexte"/>
                <w:rFonts w:ascii="Arial Rounded MT Bold" w:hAnsi="Arial Rounded MT Bold"/>
              </w:rPr>
              <w:t>III.6- Outils d’analyse</w:t>
            </w:r>
            <w:r>
              <w:rPr>
                <w:webHidden/>
              </w:rPr>
              <w:tab/>
            </w:r>
            <w:r>
              <w:rPr>
                <w:webHidden/>
              </w:rPr>
              <w:fldChar w:fldCharType="begin"/>
            </w:r>
            <w:r>
              <w:rPr>
                <w:webHidden/>
              </w:rPr>
              <w:instrText xml:space="preserve"> PAGEREF _Toc194255048 \h </w:instrText>
            </w:r>
            <w:r>
              <w:rPr>
                <w:webHidden/>
              </w:rPr>
            </w:r>
            <w:r>
              <w:rPr>
                <w:webHidden/>
              </w:rPr>
              <w:fldChar w:fldCharType="separate"/>
            </w:r>
            <w:r w:rsidR="00A95E40">
              <w:rPr>
                <w:webHidden/>
              </w:rPr>
              <w:t>42</w:t>
            </w:r>
            <w:r>
              <w:rPr>
                <w:webHidden/>
              </w:rPr>
              <w:fldChar w:fldCharType="end"/>
            </w:r>
          </w:hyperlink>
        </w:p>
        <w:p w14:paraId="67A117B7" w14:textId="26C47BD3" w:rsidR="003276D1" w:rsidRDefault="003276D1">
          <w:pPr>
            <w:pStyle w:val="TM3"/>
            <w:tabs>
              <w:tab w:val="right" w:leader="dot" w:pos="9571"/>
            </w:tabs>
            <w:rPr>
              <w:rFonts w:cstheme="minorBidi"/>
              <w:noProof/>
              <w:kern w:val="2"/>
              <w:sz w:val="24"/>
              <w:szCs w:val="24"/>
              <w14:ligatures w14:val="standardContextual"/>
            </w:rPr>
          </w:pPr>
          <w:hyperlink w:anchor="_Toc194255049" w:history="1">
            <w:r w:rsidRPr="00A341AB">
              <w:rPr>
                <w:rStyle w:val="Lienhypertexte"/>
                <w:rFonts w:ascii="Times New Roman" w:hAnsi="Times New Roman"/>
                <w:b/>
                <w:noProof/>
              </w:rPr>
              <w:t>III.6.1- Outils d’analyse des données quantitatives</w:t>
            </w:r>
            <w:r>
              <w:rPr>
                <w:noProof/>
                <w:webHidden/>
              </w:rPr>
              <w:tab/>
            </w:r>
            <w:r>
              <w:rPr>
                <w:noProof/>
                <w:webHidden/>
              </w:rPr>
              <w:fldChar w:fldCharType="begin"/>
            </w:r>
            <w:r>
              <w:rPr>
                <w:noProof/>
                <w:webHidden/>
              </w:rPr>
              <w:instrText xml:space="preserve"> PAGEREF _Toc194255049 \h </w:instrText>
            </w:r>
            <w:r>
              <w:rPr>
                <w:noProof/>
                <w:webHidden/>
              </w:rPr>
            </w:r>
            <w:r>
              <w:rPr>
                <w:noProof/>
                <w:webHidden/>
              </w:rPr>
              <w:fldChar w:fldCharType="separate"/>
            </w:r>
            <w:r w:rsidR="00A95E40">
              <w:rPr>
                <w:noProof/>
                <w:webHidden/>
              </w:rPr>
              <w:t>42</w:t>
            </w:r>
            <w:r>
              <w:rPr>
                <w:noProof/>
                <w:webHidden/>
              </w:rPr>
              <w:fldChar w:fldCharType="end"/>
            </w:r>
          </w:hyperlink>
        </w:p>
        <w:p w14:paraId="2A17B999" w14:textId="57FCE083" w:rsidR="003276D1" w:rsidRDefault="003276D1">
          <w:pPr>
            <w:pStyle w:val="TM3"/>
            <w:tabs>
              <w:tab w:val="right" w:leader="dot" w:pos="9571"/>
            </w:tabs>
            <w:rPr>
              <w:rStyle w:val="Lienhypertexte"/>
              <w:noProof/>
            </w:rPr>
          </w:pPr>
          <w:hyperlink w:anchor="_Toc194255050" w:history="1">
            <w:r w:rsidRPr="00A341AB">
              <w:rPr>
                <w:rStyle w:val="Lienhypertexte"/>
                <w:rFonts w:ascii="Times New Roman" w:hAnsi="Times New Roman"/>
                <w:b/>
                <w:noProof/>
              </w:rPr>
              <w:t>III.6.2- Outils d’analyse des données qualitatives</w:t>
            </w:r>
            <w:r>
              <w:rPr>
                <w:noProof/>
                <w:webHidden/>
              </w:rPr>
              <w:tab/>
            </w:r>
            <w:r>
              <w:rPr>
                <w:noProof/>
                <w:webHidden/>
              </w:rPr>
              <w:fldChar w:fldCharType="begin"/>
            </w:r>
            <w:r>
              <w:rPr>
                <w:noProof/>
                <w:webHidden/>
              </w:rPr>
              <w:instrText xml:space="preserve"> PAGEREF _Toc194255050 \h </w:instrText>
            </w:r>
            <w:r>
              <w:rPr>
                <w:noProof/>
                <w:webHidden/>
              </w:rPr>
            </w:r>
            <w:r>
              <w:rPr>
                <w:noProof/>
                <w:webHidden/>
              </w:rPr>
              <w:fldChar w:fldCharType="separate"/>
            </w:r>
            <w:r w:rsidR="00A95E40">
              <w:rPr>
                <w:noProof/>
                <w:webHidden/>
              </w:rPr>
              <w:t>43</w:t>
            </w:r>
            <w:r>
              <w:rPr>
                <w:noProof/>
                <w:webHidden/>
              </w:rPr>
              <w:fldChar w:fldCharType="end"/>
            </w:r>
          </w:hyperlink>
        </w:p>
        <w:p w14:paraId="6B071579" w14:textId="77777777" w:rsidR="004C35F9" w:rsidRPr="004C35F9" w:rsidRDefault="004C35F9" w:rsidP="004C35F9">
          <w:pPr>
            <w:rPr>
              <w:noProof/>
              <w:sz w:val="2"/>
              <w:szCs w:val="2"/>
              <w:lang w:eastAsia="fr-FR"/>
            </w:rPr>
          </w:pPr>
        </w:p>
        <w:p w14:paraId="6B37EE8F" w14:textId="33286DD1" w:rsidR="003276D1" w:rsidRDefault="003276D1">
          <w:pPr>
            <w:pStyle w:val="TM1"/>
            <w:rPr>
              <w:rFonts w:asciiTheme="minorHAnsi" w:hAnsiTheme="minorHAnsi" w:cstheme="minorBidi"/>
              <w:b w:val="0"/>
              <w:kern w:val="2"/>
              <w:sz w:val="24"/>
              <w:szCs w:val="24"/>
              <w14:ligatures w14:val="standardContextual"/>
            </w:rPr>
          </w:pPr>
          <w:hyperlink w:anchor="_Toc194255051" w:history="1">
            <w:r w:rsidRPr="00A341AB">
              <w:rPr>
                <w:rStyle w:val="Lienhypertexte"/>
                <w:rFonts w:ascii="Arial Rounded MT Bold" w:hAnsi="Arial Rounded MT Bold"/>
              </w:rPr>
              <w:t>CHAPITRE IV : Présentation des principaux résultats</w:t>
            </w:r>
            <w:r>
              <w:rPr>
                <w:webHidden/>
              </w:rPr>
              <w:tab/>
            </w:r>
            <w:r>
              <w:rPr>
                <w:webHidden/>
              </w:rPr>
              <w:fldChar w:fldCharType="begin"/>
            </w:r>
            <w:r>
              <w:rPr>
                <w:webHidden/>
              </w:rPr>
              <w:instrText xml:space="preserve"> PAGEREF _Toc194255051 \h </w:instrText>
            </w:r>
            <w:r>
              <w:rPr>
                <w:webHidden/>
              </w:rPr>
            </w:r>
            <w:r>
              <w:rPr>
                <w:webHidden/>
              </w:rPr>
              <w:fldChar w:fldCharType="separate"/>
            </w:r>
            <w:r w:rsidR="00A95E40">
              <w:rPr>
                <w:webHidden/>
              </w:rPr>
              <w:t>44</w:t>
            </w:r>
            <w:r>
              <w:rPr>
                <w:webHidden/>
              </w:rPr>
              <w:fldChar w:fldCharType="end"/>
            </w:r>
          </w:hyperlink>
        </w:p>
        <w:p w14:paraId="5BC7C4D5" w14:textId="5F63DE26" w:rsidR="003276D1" w:rsidRDefault="003276D1">
          <w:pPr>
            <w:pStyle w:val="TM2"/>
            <w:rPr>
              <w:rFonts w:asciiTheme="minorHAnsi" w:hAnsiTheme="minorHAnsi" w:cstheme="minorBidi"/>
              <w:b w:val="0"/>
              <w:kern w:val="2"/>
              <w:sz w:val="24"/>
              <w:szCs w:val="24"/>
              <w14:ligatures w14:val="standardContextual"/>
            </w:rPr>
          </w:pPr>
          <w:hyperlink w:anchor="_Toc194255052" w:history="1">
            <w:r w:rsidRPr="00A341AB">
              <w:rPr>
                <w:rStyle w:val="Lienhypertexte"/>
                <w:rFonts w:ascii="Arial Rounded MT Bold" w:hAnsi="Arial Rounded MT Bold"/>
              </w:rPr>
              <w:t>IV.1- Analyse descriptive de la relation entre l’amélioration des performances marketing et la protection des données des clients</w:t>
            </w:r>
            <w:r>
              <w:rPr>
                <w:webHidden/>
              </w:rPr>
              <w:tab/>
            </w:r>
            <w:r>
              <w:rPr>
                <w:webHidden/>
              </w:rPr>
              <w:fldChar w:fldCharType="begin"/>
            </w:r>
            <w:r>
              <w:rPr>
                <w:webHidden/>
              </w:rPr>
              <w:instrText xml:space="preserve"> PAGEREF _Toc194255052 \h </w:instrText>
            </w:r>
            <w:r>
              <w:rPr>
                <w:webHidden/>
              </w:rPr>
            </w:r>
            <w:r>
              <w:rPr>
                <w:webHidden/>
              </w:rPr>
              <w:fldChar w:fldCharType="separate"/>
            </w:r>
            <w:r w:rsidR="00A95E40">
              <w:rPr>
                <w:webHidden/>
              </w:rPr>
              <w:t>45</w:t>
            </w:r>
            <w:r>
              <w:rPr>
                <w:webHidden/>
              </w:rPr>
              <w:fldChar w:fldCharType="end"/>
            </w:r>
          </w:hyperlink>
        </w:p>
        <w:p w14:paraId="19D6F3FA" w14:textId="76237DF8" w:rsidR="003276D1" w:rsidRDefault="003276D1">
          <w:pPr>
            <w:pStyle w:val="TM3"/>
            <w:tabs>
              <w:tab w:val="right" w:leader="dot" w:pos="9571"/>
            </w:tabs>
            <w:rPr>
              <w:rFonts w:cstheme="minorBidi"/>
              <w:noProof/>
              <w:kern w:val="2"/>
              <w:sz w:val="24"/>
              <w:szCs w:val="24"/>
              <w14:ligatures w14:val="standardContextual"/>
            </w:rPr>
          </w:pPr>
          <w:hyperlink w:anchor="_Toc194255053" w:history="1">
            <w:r w:rsidRPr="00A341AB">
              <w:rPr>
                <w:rStyle w:val="Lienhypertexte"/>
                <w:rFonts w:ascii="Times New Roman" w:hAnsi="Times New Roman"/>
                <w:b/>
                <w:noProof/>
              </w:rPr>
              <w:t>IV.1.1- Profil des répondants</w:t>
            </w:r>
            <w:r>
              <w:rPr>
                <w:noProof/>
                <w:webHidden/>
              </w:rPr>
              <w:tab/>
            </w:r>
            <w:r>
              <w:rPr>
                <w:noProof/>
                <w:webHidden/>
              </w:rPr>
              <w:fldChar w:fldCharType="begin"/>
            </w:r>
            <w:r>
              <w:rPr>
                <w:noProof/>
                <w:webHidden/>
              </w:rPr>
              <w:instrText xml:space="preserve"> PAGEREF _Toc194255053 \h </w:instrText>
            </w:r>
            <w:r>
              <w:rPr>
                <w:noProof/>
                <w:webHidden/>
              </w:rPr>
            </w:r>
            <w:r>
              <w:rPr>
                <w:noProof/>
                <w:webHidden/>
              </w:rPr>
              <w:fldChar w:fldCharType="separate"/>
            </w:r>
            <w:r w:rsidR="00A95E40">
              <w:rPr>
                <w:noProof/>
                <w:webHidden/>
              </w:rPr>
              <w:t>45</w:t>
            </w:r>
            <w:r>
              <w:rPr>
                <w:noProof/>
                <w:webHidden/>
              </w:rPr>
              <w:fldChar w:fldCharType="end"/>
            </w:r>
          </w:hyperlink>
        </w:p>
        <w:p w14:paraId="665A7411" w14:textId="25E4A5AB" w:rsidR="003276D1" w:rsidRDefault="003276D1">
          <w:pPr>
            <w:pStyle w:val="TM3"/>
            <w:tabs>
              <w:tab w:val="right" w:leader="dot" w:pos="9571"/>
            </w:tabs>
            <w:rPr>
              <w:rFonts w:cstheme="minorBidi"/>
              <w:noProof/>
              <w:kern w:val="2"/>
              <w:sz w:val="24"/>
              <w:szCs w:val="24"/>
              <w14:ligatures w14:val="standardContextual"/>
            </w:rPr>
          </w:pPr>
          <w:hyperlink w:anchor="_Toc194255054" w:history="1">
            <w:r w:rsidRPr="00A341AB">
              <w:rPr>
                <w:rStyle w:val="Lienhypertexte"/>
                <w:rFonts w:ascii="Times New Roman" w:hAnsi="Times New Roman"/>
                <w:b/>
                <w:noProof/>
              </w:rPr>
              <w:t>IV.1.2- Connaissances et perception des pratiques RGPD</w:t>
            </w:r>
            <w:r>
              <w:rPr>
                <w:noProof/>
                <w:webHidden/>
              </w:rPr>
              <w:tab/>
            </w:r>
            <w:r>
              <w:rPr>
                <w:noProof/>
                <w:webHidden/>
              </w:rPr>
              <w:fldChar w:fldCharType="begin"/>
            </w:r>
            <w:r>
              <w:rPr>
                <w:noProof/>
                <w:webHidden/>
              </w:rPr>
              <w:instrText xml:space="preserve"> PAGEREF _Toc194255054 \h </w:instrText>
            </w:r>
            <w:r>
              <w:rPr>
                <w:noProof/>
                <w:webHidden/>
              </w:rPr>
            </w:r>
            <w:r>
              <w:rPr>
                <w:noProof/>
                <w:webHidden/>
              </w:rPr>
              <w:fldChar w:fldCharType="separate"/>
            </w:r>
            <w:r w:rsidR="00A95E40">
              <w:rPr>
                <w:noProof/>
                <w:webHidden/>
              </w:rPr>
              <w:t>46</w:t>
            </w:r>
            <w:r>
              <w:rPr>
                <w:noProof/>
                <w:webHidden/>
              </w:rPr>
              <w:fldChar w:fldCharType="end"/>
            </w:r>
          </w:hyperlink>
        </w:p>
        <w:p w14:paraId="37239D7F" w14:textId="56EB5760" w:rsidR="003276D1" w:rsidRDefault="003276D1">
          <w:pPr>
            <w:pStyle w:val="TM3"/>
            <w:tabs>
              <w:tab w:val="right" w:leader="dot" w:pos="9571"/>
            </w:tabs>
            <w:rPr>
              <w:rFonts w:cstheme="minorBidi"/>
              <w:noProof/>
              <w:kern w:val="2"/>
              <w:sz w:val="24"/>
              <w:szCs w:val="24"/>
              <w14:ligatures w14:val="standardContextual"/>
            </w:rPr>
          </w:pPr>
          <w:hyperlink w:anchor="_Toc194255055" w:history="1">
            <w:r w:rsidRPr="00A341AB">
              <w:rPr>
                <w:rStyle w:val="Lienhypertexte"/>
                <w:rFonts w:ascii="Times New Roman" w:hAnsi="Times New Roman"/>
                <w:b/>
                <w:noProof/>
              </w:rPr>
              <w:t>IV.1.3- Enjeux liés à la gestion des données</w:t>
            </w:r>
            <w:r>
              <w:rPr>
                <w:noProof/>
                <w:webHidden/>
              </w:rPr>
              <w:tab/>
            </w:r>
            <w:r>
              <w:rPr>
                <w:noProof/>
                <w:webHidden/>
              </w:rPr>
              <w:fldChar w:fldCharType="begin"/>
            </w:r>
            <w:r>
              <w:rPr>
                <w:noProof/>
                <w:webHidden/>
              </w:rPr>
              <w:instrText xml:space="preserve"> PAGEREF _Toc194255055 \h </w:instrText>
            </w:r>
            <w:r>
              <w:rPr>
                <w:noProof/>
                <w:webHidden/>
              </w:rPr>
            </w:r>
            <w:r>
              <w:rPr>
                <w:noProof/>
                <w:webHidden/>
              </w:rPr>
              <w:fldChar w:fldCharType="separate"/>
            </w:r>
            <w:r w:rsidR="00A95E40">
              <w:rPr>
                <w:noProof/>
                <w:webHidden/>
              </w:rPr>
              <w:t>49</w:t>
            </w:r>
            <w:r>
              <w:rPr>
                <w:noProof/>
                <w:webHidden/>
              </w:rPr>
              <w:fldChar w:fldCharType="end"/>
            </w:r>
          </w:hyperlink>
        </w:p>
        <w:p w14:paraId="6C5DEB7F" w14:textId="676A2878" w:rsidR="003276D1" w:rsidRDefault="003276D1">
          <w:pPr>
            <w:pStyle w:val="TM3"/>
            <w:tabs>
              <w:tab w:val="right" w:leader="dot" w:pos="9571"/>
            </w:tabs>
            <w:rPr>
              <w:rFonts w:cstheme="minorBidi"/>
              <w:noProof/>
              <w:kern w:val="2"/>
              <w:sz w:val="24"/>
              <w:szCs w:val="24"/>
              <w14:ligatures w14:val="standardContextual"/>
            </w:rPr>
          </w:pPr>
          <w:hyperlink w:anchor="_Toc194255056" w:history="1">
            <w:r w:rsidRPr="00A341AB">
              <w:rPr>
                <w:rStyle w:val="Lienhypertexte"/>
                <w:rFonts w:ascii="Times New Roman" w:hAnsi="Times New Roman"/>
                <w:b/>
                <w:noProof/>
              </w:rPr>
              <w:t>IV.1.4- Performances marketing et gestion des données</w:t>
            </w:r>
            <w:r>
              <w:rPr>
                <w:noProof/>
                <w:webHidden/>
              </w:rPr>
              <w:tab/>
            </w:r>
            <w:r>
              <w:rPr>
                <w:noProof/>
                <w:webHidden/>
              </w:rPr>
              <w:fldChar w:fldCharType="begin"/>
            </w:r>
            <w:r>
              <w:rPr>
                <w:noProof/>
                <w:webHidden/>
              </w:rPr>
              <w:instrText xml:space="preserve"> PAGEREF _Toc194255056 \h </w:instrText>
            </w:r>
            <w:r>
              <w:rPr>
                <w:noProof/>
                <w:webHidden/>
              </w:rPr>
            </w:r>
            <w:r>
              <w:rPr>
                <w:noProof/>
                <w:webHidden/>
              </w:rPr>
              <w:fldChar w:fldCharType="separate"/>
            </w:r>
            <w:r w:rsidR="00A95E40">
              <w:rPr>
                <w:noProof/>
                <w:webHidden/>
              </w:rPr>
              <w:t>52</w:t>
            </w:r>
            <w:r>
              <w:rPr>
                <w:noProof/>
                <w:webHidden/>
              </w:rPr>
              <w:fldChar w:fldCharType="end"/>
            </w:r>
          </w:hyperlink>
        </w:p>
        <w:p w14:paraId="6A206996" w14:textId="7390D454" w:rsidR="003276D1" w:rsidRDefault="003276D1">
          <w:pPr>
            <w:pStyle w:val="TM3"/>
            <w:tabs>
              <w:tab w:val="right" w:leader="dot" w:pos="9571"/>
            </w:tabs>
            <w:rPr>
              <w:rFonts w:cstheme="minorBidi"/>
              <w:noProof/>
              <w:kern w:val="2"/>
              <w:sz w:val="24"/>
              <w:szCs w:val="24"/>
              <w14:ligatures w14:val="standardContextual"/>
            </w:rPr>
          </w:pPr>
          <w:hyperlink w:anchor="_Toc194255057" w:history="1">
            <w:r w:rsidRPr="00A341AB">
              <w:rPr>
                <w:rStyle w:val="Lienhypertexte"/>
                <w:rFonts w:ascii="Times New Roman" w:hAnsi="Times New Roman"/>
                <w:b/>
                <w:noProof/>
              </w:rPr>
              <w:t>IV.1.5- Résultats des entretiens semi-directifs</w:t>
            </w:r>
            <w:r>
              <w:rPr>
                <w:noProof/>
                <w:webHidden/>
              </w:rPr>
              <w:tab/>
            </w:r>
            <w:r>
              <w:rPr>
                <w:noProof/>
                <w:webHidden/>
              </w:rPr>
              <w:fldChar w:fldCharType="begin"/>
            </w:r>
            <w:r>
              <w:rPr>
                <w:noProof/>
                <w:webHidden/>
              </w:rPr>
              <w:instrText xml:space="preserve"> PAGEREF _Toc194255057 \h </w:instrText>
            </w:r>
            <w:r>
              <w:rPr>
                <w:noProof/>
                <w:webHidden/>
              </w:rPr>
            </w:r>
            <w:r>
              <w:rPr>
                <w:noProof/>
                <w:webHidden/>
              </w:rPr>
              <w:fldChar w:fldCharType="separate"/>
            </w:r>
            <w:r w:rsidR="00A95E40">
              <w:rPr>
                <w:noProof/>
                <w:webHidden/>
              </w:rPr>
              <w:t>55</w:t>
            </w:r>
            <w:r>
              <w:rPr>
                <w:noProof/>
                <w:webHidden/>
              </w:rPr>
              <w:fldChar w:fldCharType="end"/>
            </w:r>
          </w:hyperlink>
        </w:p>
        <w:p w14:paraId="787F8278" w14:textId="13C1A44D" w:rsidR="003276D1" w:rsidRDefault="003276D1">
          <w:pPr>
            <w:pStyle w:val="TM2"/>
            <w:rPr>
              <w:rFonts w:asciiTheme="minorHAnsi" w:hAnsiTheme="minorHAnsi" w:cstheme="minorBidi"/>
              <w:b w:val="0"/>
              <w:kern w:val="2"/>
              <w:sz w:val="24"/>
              <w:szCs w:val="24"/>
              <w14:ligatures w14:val="standardContextual"/>
            </w:rPr>
          </w:pPr>
          <w:hyperlink w:anchor="_Toc194255058" w:history="1">
            <w:r w:rsidRPr="00A341AB">
              <w:rPr>
                <w:rStyle w:val="Lienhypertexte"/>
                <w:rFonts w:ascii="Arial Rounded MT Bold" w:hAnsi="Arial Rounded MT Bold"/>
              </w:rPr>
              <w:t>IV.2- Analyse explicative autour de la relation entre l’amélioration des performances marketing et la protection des données des clients</w:t>
            </w:r>
            <w:r>
              <w:rPr>
                <w:webHidden/>
              </w:rPr>
              <w:tab/>
            </w:r>
            <w:r>
              <w:rPr>
                <w:webHidden/>
              </w:rPr>
              <w:fldChar w:fldCharType="begin"/>
            </w:r>
            <w:r>
              <w:rPr>
                <w:webHidden/>
              </w:rPr>
              <w:instrText xml:space="preserve"> PAGEREF _Toc194255058 \h </w:instrText>
            </w:r>
            <w:r>
              <w:rPr>
                <w:webHidden/>
              </w:rPr>
            </w:r>
            <w:r>
              <w:rPr>
                <w:webHidden/>
              </w:rPr>
              <w:fldChar w:fldCharType="separate"/>
            </w:r>
            <w:r w:rsidR="00A95E40">
              <w:rPr>
                <w:webHidden/>
              </w:rPr>
              <w:t>58</w:t>
            </w:r>
            <w:r>
              <w:rPr>
                <w:webHidden/>
              </w:rPr>
              <w:fldChar w:fldCharType="end"/>
            </w:r>
          </w:hyperlink>
        </w:p>
        <w:p w14:paraId="4EBD33C6" w14:textId="644B3597" w:rsidR="003276D1" w:rsidRDefault="003276D1">
          <w:pPr>
            <w:pStyle w:val="TM3"/>
            <w:tabs>
              <w:tab w:val="right" w:leader="dot" w:pos="9571"/>
            </w:tabs>
            <w:rPr>
              <w:rFonts w:cstheme="minorBidi"/>
              <w:noProof/>
              <w:kern w:val="2"/>
              <w:sz w:val="24"/>
              <w:szCs w:val="24"/>
              <w14:ligatures w14:val="standardContextual"/>
            </w:rPr>
          </w:pPr>
          <w:hyperlink w:anchor="_Toc194255059" w:history="1">
            <w:r w:rsidRPr="00A341AB">
              <w:rPr>
                <w:rStyle w:val="Lienhypertexte"/>
                <w:rFonts w:ascii="Times New Roman" w:hAnsi="Times New Roman"/>
                <w:b/>
                <w:noProof/>
              </w:rPr>
              <w:t>IV.2.1- La conformité au RGPD comme levier potentiel pour la fidélité client</w:t>
            </w:r>
            <w:r>
              <w:rPr>
                <w:noProof/>
                <w:webHidden/>
              </w:rPr>
              <w:tab/>
            </w:r>
            <w:r>
              <w:rPr>
                <w:noProof/>
                <w:webHidden/>
              </w:rPr>
              <w:fldChar w:fldCharType="begin"/>
            </w:r>
            <w:r>
              <w:rPr>
                <w:noProof/>
                <w:webHidden/>
              </w:rPr>
              <w:instrText xml:space="preserve"> PAGEREF _Toc194255059 \h </w:instrText>
            </w:r>
            <w:r>
              <w:rPr>
                <w:noProof/>
                <w:webHidden/>
              </w:rPr>
            </w:r>
            <w:r>
              <w:rPr>
                <w:noProof/>
                <w:webHidden/>
              </w:rPr>
              <w:fldChar w:fldCharType="separate"/>
            </w:r>
            <w:r w:rsidR="00A95E40">
              <w:rPr>
                <w:noProof/>
                <w:webHidden/>
              </w:rPr>
              <w:t>58</w:t>
            </w:r>
            <w:r>
              <w:rPr>
                <w:noProof/>
                <w:webHidden/>
              </w:rPr>
              <w:fldChar w:fldCharType="end"/>
            </w:r>
          </w:hyperlink>
        </w:p>
        <w:p w14:paraId="4B780846" w14:textId="0D7974A3" w:rsidR="003276D1" w:rsidRDefault="003276D1">
          <w:pPr>
            <w:pStyle w:val="TM3"/>
            <w:tabs>
              <w:tab w:val="right" w:leader="dot" w:pos="9571"/>
            </w:tabs>
            <w:rPr>
              <w:rFonts w:cstheme="minorBidi"/>
              <w:noProof/>
              <w:kern w:val="2"/>
              <w:sz w:val="24"/>
              <w:szCs w:val="24"/>
              <w14:ligatures w14:val="standardContextual"/>
            </w:rPr>
          </w:pPr>
          <w:hyperlink w:anchor="_Toc194255060" w:history="1">
            <w:r w:rsidRPr="00A341AB">
              <w:rPr>
                <w:rStyle w:val="Lienhypertexte"/>
                <w:rFonts w:ascii="Times New Roman" w:hAnsi="Times New Roman"/>
                <w:b/>
                <w:noProof/>
              </w:rPr>
              <w:t>IV.2.2- L'impact de la personnalisation des campagnes respectueuses des données sur le taux d’engagement</w:t>
            </w:r>
            <w:r>
              <w:rPr>
                <w:noProof/>
                <w:webHidden/>
              </w:rPr>
              <w:tab/>
            </w:r>
            <w:r>
              <w:rPr>
                <w:noProof/>
                <w:webHidden/>
              </w:rPr>
              <w:fldChar w:fldCharType="begin"/>
            </w:r>
            <w:r>
              <w:rPr>
                <w:noProof/>
                <w:webHidden/>
              </w:rPr>
              <w:instrText xml:space="preserve"> PAGEREF _Toc194255060 \h </w:instrText>
            </w:r>
            <w:r>
              <w:rPr>
                <w:noProof/>
                <w:webHidden/>
              </w:rPr>
            </w:r>
            <w:r>
              <w:rPr>
                <w:noProof/>
                <w:webHidden/>
              </w:rPr>
              <w:fldChar w:fldCharType="separate"/>
            </w:r>
            <w:r w:rsidR="00A95E40">
              <w:rPr>
                <w:noProof/>
                <w:webHidden/>
              </w:rPr>
              <w:t>59</w:t>
            </w:r>
            <w:r>
              <w:rPr>
                <w:noProof/>
                <w:webHidden/>
              </w:rPr>
              <w:fldChar w:fldCharType="end"/>
            </w:r>
          </w:hyperlink>
        </w:p>
        <w:p w14:paraId="56E23AFF" w14:textId="4818CCCE" w:rsidR="003276D1" w:rsidRDefault="003276D1">
          <w:pPr>
            <w:pStyle w:val="TM3"/>
            <w:tabs>
              <w:tab w:val="right" w:leader="dot" w:pos="9571"/>
            </w:tabs>
            <w:rPr>
              <w:rFonts w:cstheme="minorBidi"/>
              <w:noProof/>
              <w:kern w:val="2"/>
              <w:sz w:val="24"/>
              <w:szCs w:val="24"/>
              <w14:ligatures w14:val="standardContextual"/>
            </w:rPr>
          </w:pPr>
          <w:hyperlink w:anchor="_Toc194255061" w:history="1">
            <w:r w:rsidRPr="00A341AB">
              <w:rPr>
                <w:rStyle w:val="Lienhypertexte"/>
                <w:rFonts w:ascii="Times New Roman" w:hAnsi="Times New Roman"/>
                <w:b/>
                <w:noProof/>
              </w:rPr>
              <w:t>IV.2.3- Les technologies de protection des données comme facteur de réduction des risques de violations</w:t>
            </w:r>
            <w:r>
              <w:rPr>
                <w:noProof/>
                <w:webHidden/>
              </w:rPr>
              <w:tab/>
            </w:r>
            <w:r>
              <w:rPr>
                <w:noProof/>
                <w:webHidden/>
              </w:rPr>
              <w:fldChar w:fldCharType="begin"/>
            </w:r>
            <w:r>
              <w:rPr>
                <w:noProof/>
                <w:webHidden/>
              </w:rPr>
              <w:instrText xml:space="preserve"> PAGEREF _Toc194255061 \h </w:instrText>
            </w:r>
            <w:r>
              <w:rPr>
                <w:noProof/>
                <w:webHidden/>
              </w:rPr>
            </w:r>
            <w:r>
              <w:rPr>
                <w:noProof/>
                <w:webHidden/>
              </w:rPr>
              <w:fldChar w:fldCharType="separate"/>
            </w:r>
            <w:r w:rsidR="00A95E40">
              <w:rPr>
                <w:noProof/>
                <w:webHidden/>
              </w:rPr>
              <w:t>59</w:t>
            </w:r>
            <w:r>
              <w:rPr>
                <w:noProof/>
                <w:webHidden/>
              </w:rPr>
              <w:fldChar w:fldCharType="end"/>
            </w:r>
          </w:hyperlink>
        </w:p>
        <w:p w14:paraId="3FFE331C" w14:textId="15FF5BED" w:rsidR="003276D1" w:rsidRDefault="003276D1">
          <w:pPr>
            <w:pStyle w:val="TM3"/>
            <w:tabs>
              <w:tab w:val="right" w:leader="dot" w:pos="9571"/>
            </w:tabs>
            <w:rPr>
              <w:rFonts w:cstheme="minorBidi"/>
              <w:noProof/>
              <w:kern w:val="2"/>
              <w:sz w:val="24"/>
              <w:szCs w:val="24"/>
              <w14:ligatures w14:val="standardContextual"/>
            </w:rPr>
          </w:pPr>
          <w:hyperlink w:anchor="_Toc194255062" w:history="1">
            <w:r w:rsidRPr="00A341AB">
              <w:rPr>
                <w:rStyle w:val="Lienhypertexte"/>
                <w:rFonts w:ascii="Times New Roman" w:hAnsi="Times New Roman"/>
                <w:b/>
                <w:noProof/>
              </w:rPr>
              <w:t>IV.2.4- Synthèse des relations entre protection des données et performances marketing</w:t>
            </w:r>
            <w:r>
              <w:rPr>
                <w:noProof/>
                <w:webHidden/>
              </w:rPr>
              <w:tab/>
            </w:r>
            <w:r>
              <w:rPr>
                <w:noProof/>
                <w:webHidden/>
              </w:rPr>
              <w:fldChar w:fldCharType="begin"/>
            </w:r>
            <w:r>
              <w:rPr>
                <w:noProof/>
                <w:webHidden/>
              </w:rPr>
              <w:instrText xml:space="preserve"> PAGEREF _Toc194255062 \h </w:instrText>
            </w:r>
            <w:r>
              <w:rPr>
                <w:noProof/>
                <w:webHidden/>
              </w:rPr>
            </w:r>
            <w:r>
              <w:rPr>
                <w:noProof/>
                <w:webHidden/>
              </w:rPr>
              <w:fldChar w:fldCharType="separate"/>
            </w:r>
            <w:r w:rsidR="00A95E40">
              <w:rPr>
                <w:noProof/>
                <w:webHidden/>
              </w:rPr>
              <w:t>60</w:t>
            </w:r>
            <w:r>
              <w:rPr>
                <w:noProof/>
                <w:webHidden/>
              </w:rPr>
              <w:fldChar w:fldCharType="end"/>
            </w:r>
          </w:hyperlink>
        </w:p>
        <w:p w14:paraId="15FB9749" w14:textId="576F6531" w:rsidR="003276D1" w:rsidRDefault="003276D1">
          <w:pPr>
            <w:pStyle w:val="TM2"/>
            <w:rPr>
              <w:rFonts w:asciiTheme="minorHAnsi" w:hAnsiTheme="minorHAnsi" w:cstheme="minorBidi"/>
              <w:b w:val="0"/>
              <w:kern w:val="2"/>
              <w:sz w:val="24"/>
              <w:szCs w:val="24"/>
              <w14:ligatures w14:val="standardContextual"/>
            </w:rPr>
          </w:pPr>
          <w:hyperlink w:anchor="_Toc194255063" w:history="1">
            <w:r w:rsidRPr="00A341AB">
              <w:rPr>
                <w:rStyle w:val="Lienhypertexte"/>
                <w:rFonts w:ascii="Arial Rounded MT Bold" w:hAnsi="Arial Rounded MT Bold"/>
              </w:rPr>
              <w:t>IV.3- Triangularisation des données</w:t>
            </w:r>
            <w:r>
              <w:rPr>
                <w:webHidden/>
              </w:rPr>
              <w:tab/>
            </w:r>
            <w:r>
              <w:rPr>
                <w:webHidden/>
              </w:rPr>
              <w:fldChar w:fldCharType="begin"/>
            </w:r>
            <w:r>
              <w:rPr>
                <w:webHidden/>
              </w:rPr>
              <w:instrText xml:space="preserve"> PAGEREF _Toc194255063 \h </w:instrText>
            </w:r>
            <w:r>
              <w:rPr>
                <w:webHidden/>
              </w:rPr>
            </w:r>
            <w:r>
              <w:rPr>
                <w:webHidden/>
              </w:rPr>
              <w:fldChar w:fldCharType="separate"/>
            </w:r>
            <w:r w:rsidR="00A95E40">
              <w:rPr>
                <w:webHidden/>
              </w:rPr>
              <w:t>60</w:t>
            </w:r>
            <w:r>
              <w:rPr>
                <w:webHidden/>
              </w:rPr>
              <w:fldChar w:fldCharType="end"/>
            </w:r>
          </w:hyperlink>
        </w:p>
        <w:p w14:paraId="6FE78463" w14:textId="2EE29510" w:rsidR="003276D1" w:rsidRDefault="003276D1">
          <w:pPr>
            <w:pStyle w:val="TM3"/>
            <w:tabs>
              <w:tab w:val="right" w:leader="dot" w:pos="9571"/>
            </w:tabs>
            <w:rPr>
              <w:rFonts w:cstheme="minorBidi"/>
              <w:noProof/>
              <w:kern w:val="2"/>
              <w:sz w:val="24"/>
              <w:szCs w:val="24"/>
              <w14:ligatures w14:val="standardContextual"/>
            </w:rPr>
          </w:pPr>
          <w:hyperlink w:anchor="_Toc194255064" w:history="1">
            <w:r w:rsidRPr="00A341AB">
              <w:rPr>
                <w:rStyle w:val="Lienhypertexte"/>
                <w:rFonts w:ascii="Times New Roman" w:hAnsi="Times New Roman"/>
                <w:b/>
                <w:noProof/>
              </w:rPr>
              <w:t>IV.3.1- Croisement des données pour la thématique : Impact client</w:t>
            </w:r>
            <w:r>
              <w:rPr>
                <w:noProof/>
                <w:webHidden/>
              </w:rPr>
              <w:tab/>
            </w:r>
            <w:r>
              <w:rPr>
                <w:noProof/>
                <w:webHidden/>
              </w:rPr>
              <w:fldChar w:fldCharType="begin"/>
            </w:r>
            <w:r>
              <w:rPr>
                <w:noProof/>
                <w:webHidden/>
              </w:rPr>
              <w:instrText xml:space="preserve"> PAGEREF _Toc194255064 \h </w:instrText>
            </w:r>
            <w:r>
              <w:rPr>
                <w:noProof/>
                <w:webHidden/>
              </w:rPr>
            </w:r>
            <w:r>
              <w:rPr>
                <w:noProof/>
                <w:webHidden/>
              </w:rPr>
              <w:fldChar w:fldCharType="separate"/>
            </w:r>
            <w:r w:rsidR="00A95E40">
              <w:rPr>
                <w:noProof/>
                <w:webHidden/>
              </w:rPr>
              <w:t>60</w:t>
            </w:r>
            <w:r>
              <w:rPr>
                <w:noProof/>
                <w:webHidden/>
              </w:rPr>
              <w:fldChar w:fldCharType="end"/>
            </w:r>
          </w:hyperlink>
        </w:p>
        <w:p w14:paraId="1FCEC500" w14:textId="725701DA" w:rsidR="003276D1" w:rsidRDefault="003276D1">
          <w:pPr>
            <w:pStyle w:val="TM3"/>
            <w:tabs>
              <w:tab w:val="right" w:leader="dot" w:pos="9571"/>
            </w:tabs>
            <w:rPr>
              <w:rFonts w:cstheme="minorBidi"/>
              <w:noProof/>
              <w:kern w:val="2"/>
              <w:sz w:val="24"/>
              <w:szCs w:val="24"/>
              <w14:ligatures w14:val="standardContextual"/>
            </w:rPr>
          </w:pPr>
          <w:hyperlink w:anchor="_Toc194255065" w:history="1">
            <w:r w:rsidRPr="00A341AB">
              <w:rPr>
                <w:rStyle w:val="Lienhypertexte"/>
                <w:rFonts w:ascii="Times New Roman" w:hAnsi="Times New Roman"/>
                <w:b/>
                <w:noProof/>
              </w:rPr>
              <w:t>IV.3.2- Visualisation des résultats pour les thématiques  «  Impact client » et « Avenir et innovation »</w:t>
            </w:r>
            <w:r>
              <w:rPr>
                <w:noProof/>
                <w:webHidden/>
              </w:rPr>
              <w:tab/>
            </w:r>
            <w:r>
              <w:rPr>
                <w:noProof/>
                <w:webHidden/>
              </w:rPr>
              <w:fldChar w:fldCharType="begin"/>
            </w:r>
            <w:r>
              <w:rPr>
                <w:noProof/>
                <w:webHidden/>
              </w:rPr>
              <w:instrText xml:space="preserve"> PAGEREF _Toc194255065 \h </w:instrText>
            </w:r>
            <w:r>
              <w:rPr>
                <w:noProof/>
                <w:webHidden/>
              </w:rPr>
            </w:r>
            <w:r>
              <w:rPr>
                <w:noProof/>
                <w:webHidden/>
              </w:rPr>
              <w:fldChar w:fldCharType="separate"/>
            </w:r>
            <w:r w:rsidR="00A95E40">
              <w:rPr>
                <w:noProof/>
                <w:webHidden/>
              </w:rPr>
              <w:t>61</w:t>
            </w:r>
            <w:r>
              <w:rPr>
                <w:noProof/>
                <w:webHidden/>
              </w:rPr>
              <w:fldChar w:fldCharType="end"/>
            </w:r>
          </w:hyperlink>
        </w:p>
        <w:p w14:paraId="5A684E5D" w14:textId="001705C7" w:rsidR="003276D1" w:rsidRDefault="003276D1">
          <w:pPr>
            <w:pStyle w:val="TM2"/>
            <w:rPr>
              <w:rFonts w:asciiTheme="minorHAnsi" w:hAnsiTheme="minorHAnsi" w:cstheme="minorBidi"/>
              <w:b w:val="0"/>
              <w:kern w:val="2"/>
              <w:sz w:val="24"/>
              <w:szCs w:val="24"/>
              <w14:ligatures w14:val="standardContextual"/>
            </w:rPr>
          </w:pPr>
          <w:hyperlink w:anchor="_Toc194255066" w:history="1">
            <w:r w:rsidRPr="00A341AB">
              <w:rPr>
                <w:rStyle w:val="Lienhypertexte"/>
                <w:rFonts w:ascii="Arial Rounded MT Bold" w:hAnsi="Arial Rounded MT Bold"/>
              </w:rPr>
              <w:t>IV.4- Les complémentaires autour de la relation entre l’amélioration des performances marketing et la protection des données des clients</w:t>
            </w:r>
            <w:r>
              <w:rPr>
                <w:webHidden/>
              </w:rPr>
              <w:tab/>
            </w:r>
            <w:r>
              <w:rPr>
                <w:webHidden/>
              </w:rPr>
              <w:fldChar w:fldCharType="begin"/>
            </w:r>
            <w:r>
              <w:rPr>
                <w:webHidden/>
              </w:rPr>
              <w:instrText xml:space="preserve"> PAGEREF _Toc194255066 \h </w:instrText>
            </w:r>
            <w:r>
              <w:rPr>
                <w:webHidden/>
              </w:rPr>
            </w:r>
            <w:r>
              <w:rPr>
                <w:webHidden/>
              </w:rPr>
              <w:fldChar w:fldCharType="separate"/>
            </w:r>
            <w:r w:rsidR="00A95E40">
              <w:rPr>
                <w:webHidden/>
              </w:rPr>
              <w:t>62</w:t>
            </w:r>
            <w:r>
              <w:rPr>
                <w:webHidden/>
              </w:rPr>
              <w:fldChar w:fldCharType="end"/>
            </w:r>
          </w:hyperlink>
        </w:p>
        <w:p w14:paraId="6E933CEB" w14:textId="15B12EA6" w:rsidR="003276D1" w:rsidRDefault="003276D1">
          <w:pPr>
            <w:pStyle w:val="TM3"/>
            <w:tabs>
              <w:tab w:val="right" w:leader="dot" w:pos="9571"/>
            </w:tabs>
            <w:rPr>
              <w:rFonts w:cstheme="minorBidi"/>
              <w:noProof/>
              <w:kern w:val="2"/>
              <w:sz w:val="24"/>
              <w:szCs w:val="24"/>
              <w14:ligatures w14:val="standardContextual"/>
            </w:rPr>
          </w:pPr>
          <w:hyperlink w:anchor="_Toc194255067" w:history="1">
            <w:r w:rsidRPr="00A341AB">
              <w:rPr>
                <w:rStyle w:val="Lienhypertexte"/>
                <w:rFonts w:ascii="Times New Roman" w:hAnsi="Times New Roman"/>
                <w:b/>
                <w:noProof/>
              </w:rPr>
              <w:t>IV.4.1- Visualisations avancées des perceptions et impacts technologiques</w:t>
            </w:r>
            <w:r>
              <w:rPr>
                <w:noProof/>
                <w:webHidden/>
              </w:rPr>
              <w:tab/>
            </w:r>
            <w:r>
              <w:rPr>
                <w:noProof/>
                <w:webHidden/>
              </w:rPr>
              <w:fldChar w:fldCharType="begin"/>
            </w:r>
            <w:r>
              <w:rPr>
                <w:noProof/>
                <w:webHidden/>
              </w:rPr>
              <w:instrText xml:space="preserve"> PAGEREF _Toc194255067 \h </w:instrText>
            </w:r>
            <w:r>
              <w:rPr>
                <w:noProof/>
                <w:webHidden/>
              </w:rPr>
            </w:r>
            <w:r>
              <w:rPr>
                <w:noProof/>
                <w:webHidden/>
              </w:rPr>
              <w:fldChar w:fldCharType="separate"/>
            </w:r>
            <w:r w:rsidR="00A95E40">
              <w:rPr>
                <w:noProof/>
                <w:webHidden/>
              </w:rPr>
              <w:t>62</w:t>
            </w:r>
            <w:r>
              <w:rPr>
                <w:noProof/>
                <w:webHidden/>
              </w:rPr>
              <w:fldChar w:fldCharType="end"/>
            </w:r>
          </w:hyperlink>
        </w:p>
        <w:p w14:paraId="2194FC3C" w14:textId="33F0B038" w:rsidR="003276D1" w:rsidRDefault="003276D1">
          <w:pPr>
            <w:pStyle w:val="TM3"/>
            <w:tabs>
              <w:tab w:val="right" w:leader="dot" w:pos="9571"/>
            </w:tabs>
            <w:rPr>
              <w:rFonts w:cstheme="minorBidi"/>
              <w:noProof/>
              <w:kern w:val="2"/>
              <w:sz w:val="24"/>
              <w:szCs w:val="24"/>
              <w14:ligatures w14:val="standardContextual"/>
            </w:rPr>
          </w:pPr>
          <w:hyperlink w:anchor="_Toc194255068" w:history="1">
            <w:r w:rsidRPr="00A341AB">
              <w:rPr>
                <w:rStyle w:val="Lienhypertexte"/>
                <w:rFonts w:ascii="Times New Roman" w:hAnsi="Times New Roman"/>
                <w:b/>
                <w:noProof/>
              </w:rPr>
              <w:t>IV.4.2- Tests d’hypothèses pour valider les relations significatives</w:t>
            </w:r>
            <w:r>
              <w:rPr>
                <w:noProof/>
                <w:webHidden/>
              </w:rPr>
              <w:tab/>
            </w:r>
            <w:r>
              <w:rPr>
                <w:noProof/>
                <w:webHidden/>
              </w:rPr>
              <w:fldChar w:fldCharType="begin"/>
            </w:r>
            <w:r>
              <w:rPr>
                <w:noProof/>
                <w:webHidden/>
              </w:rPr>
              <w:instrText xml:space="preserve"> PAGEREF _Toc194255068 \h </w:instrText>
            </w:r>
            <w:r>
              <w:rPr>
                <w:noProof/>
                <w:webHidden/>
              </w:rPr>
            </w:r>
            <w:r>
              <w:rPr>
                <w:noProof/>
                <w:webHidden/>
              </w:rPr>
              <w:fldChar w:fldCharType="separate"/>
            </w:r>
            <w:r w:rsidR="00A95E40">
              <w:rPr>
                <w:noProof/>
                <w:webHidden/>
              </w:rPr>
              <w:t>65</w:t>
            </w:r>
            <w:r>
              <w:rPr>
                <w:noProof/>
                <w:webHidden/>
              </w:rPr>
              <w:fldChar w:fldCharType="end"/>
            </w:r>
          </w:hyperlink>
        </w:p>
        <w:p w14:paraId="6B9D3CD2" w14:textId="639EAA99" w:rsidR="003276D1" w:rsidRDefault="003276D1">
          <w:pPr>
            <w:pStyle w:val="TM3"/>
            <w:tabs>
              <w:tab w:val="right" w:leader="dot" w:pos="9571"/>
            </w:tabs>
            <w:rPr>
              <w:rStyle w:val="Lienhypertexte"/>
              <w:noProof/>
            </w:rPr>
          </w:pPr>
          <w:hyperlink w:anchor="_Toc194255069" w:history="1">
            <w:r w:rsidRPr="00A341AB">
              <w:rPr>
                <w:rStyle w:val="Lienhypertexte"/>
                <w:rFonts w:ascii="Times New Roman" w:hAnsi="Times New Roman"/>
                <w:b/>
                <w:noProof/>
              </w:rPr>
              <w:t>IV.4.3- Synthèse des méthodes complémentaires</w:t>
            </w:r>
            <w:r>
              <w:rPr>
                <w:noProof/>
                <w:webHidden/>
              </w:rPr>
              <w:tab/>
            </w:r>
            <w:r>
              <w:rPr>
                <w:noProof/>
                <w:webHidden/>
              </w:rPr>
              <w:fldChar w:fldCharType="begin"/>
            </w:r>
            <w:r>
              <w:rPr>
                <w:noProof/>
                <w:webHidden/>
              </w:rPr>
              <w:instrText xml:space="preserve"> PAGEREF _Toc194255069 \h </w:instrText>
            </w:r>
            <w:r>
              <w:rPr>
                <w:noProof/>
                <w:webHidden/>
              </w:rPr>
            </w:r>
            <w:r>
              <w:rPr>
                <w:noProof/>
                <w:webHidden/>
              </w:rPr>
              <w:fldChar w:fldCharType="separate"/>
            </w:r>
            <w:r w:rsidR="00A95E40">
              <w:rPr>
                <w:noProof/>
                <w:webHidden/>
              </w:rPr>
              <w:t>65</w:t>
            </w:r>
            <w:r>
              <w:rPr>
                <w:noProof/>
                <w:webHidden/>
              </w:rPr>
              <w:fldChar w:fldCharType="end"/>
            </w:r>
          </w:hyperlink>
        </w:p>
        <w:p w14:paraId="7EC198C7" w14:textId="77777777" w:rsidR="004C35F9" w:rsidRPr="004C35F9" w:rsidRDefault="004C35F9" w:rsidP="004C35F9">
          <w:pPr>
            <w:rPr>
              <w:noProof/>
              <w:sz w:val="2"/>
              <w:szCs w:val="2"/>
              <w:lang w:eastAsia="fr-FR"/>
            </w:rPr>
          </w:pPr>
        </w:p>
        <w:p w14:paraId="0A3338E2" w14:textId="7900974A" w:rsidR="003276D1" w:rsidRDefault="003276D1">
          <w:pPr>
            <w:pStyle w:val="TM1"/>
            <w:rPr>
              <w:rFonts w:asciiTheme="minorHAnsi" w:hAnsiTheme="minorHAnsi" w:cstheme="minorBidi"/>
              <w:b w:val="0"/>
              <w:kern w:val="2"/>
              <w:sz w:val="24"/>
              <w:szCs w:val="24"/>
              <w14:ligatures w14:val="standardContextual"/>
            </w:rPr>
          </w:pPr>
          <w:hyperlink w:anchor="_Toc194255070" w:history="1">
            <w:r w:rsidRPr="00A341AB">
              <w:rPr>
                <w:rStyle w:val="Lienhypertexte"/>
                <w:rFonts w:ascii="Arial Rounded MT Bold" w:hAnsi="Arial Rounded MT Bold"/>
              </w:rPr>
              <w:t>CHAPITRE V : Discussion des résultats et recommandations</w:t>
            </w:r>
            <w:r>
              <w:rPr>
                <w:webHidden/>
              </w:rPr>
              <w:tab/>
            </w:r>
            <w:r>
              <w:rPr>
                <w:webHidden/>
              </w:rPr>
              <w:fldChar w:fldCharType="begin"/>
            </w:r>
            <w:r>
              <w:rPr>
                <w:webHidden/>
              </w:rPr>
              <w:instrText xml:space="preserve"> PAGEREF _Toc194255070 \h </w:instrText>
            </w:r>
            <w:r>
              <w:rPr>
                <w:webHidden/>
              </w:rPr>
            </w:r>
            <w:r>
              <w:rPr>
                <w:webHidden/>
              </w:rPr>
              <w:fldChar w:fldCharType="separate"/>
            </w:r>
            <w:r w:rsidR="00A95E40">
              <w:rPr>
                <w:webHidden/>
              </w:rPr>
              <w:t>66</w:t>
            </w:r>
            <w:r>
              <w:rPr>
                <w:webHidden/>
              </w:rPr>
              <w:fldChar w:fldCharType="end"/>
            </w:r>
          </w:hyperlink>
        </w:p>
        <w:p w14:paraId="6A19DB7D" w14:textId="1F4EB1C6" w:rsidR="003276D1" w:rsidRDefault="003276D1">
          <w:pPr>
            <w:pStyle w:val="TM2"/>
            <w:rPr>
              <w:rFonts w:asciiTheme="minorHAnsi" w:hAnsiTheme="minorHAnsi" w:cstheme="minorBidi"/>
              <w:b w:val="0"/>
              <w:kern w:val="2"/>
              <w:sz w:val="24"/>
              <w:szCs w:val="24"/>
              <w14:ligatures w14:val="standardContextual"/>
            </w:rPr>
          </w:pPr>
          <w:hyperlink w:anchor="_Toc194255071" w:history="1">
            <w:r w:rsidRPr="00A341AB">
              <w:rPr>
                <w:rStyle w:val="Lienhypertexte"/>
                <w:rFonts w:ascii="Arial Rounded MT Bold" w:hAnsi="Arial Rounded MT Bold"/>
              </w:rPr>
              <w:t>V.1- Discussion des résultats et validation des hypothèses</w:t>
            </w:r>
            <w:r>
              <w:rPr>
                <w:webHidden/>
              </w:rPr>
              <w:tab/>
            </w:r>
            <w:r>
              <w:rPr>
                <w:webHidden/>
              </w:rPr>
              <w:fldChar w:fldCharType="begin"/>
            </w:r>
            <w:r>
              <w:rPr>
                <w:webHidden/>
              </w:rPr>
              <w:instrText xml:space="preserve"> PAGEREF _Toc194255071 \h </w:instrText>
            </w:r>
            <w:r>
              <w:rPr>
                <w:webHidden/>
              </w:rPr>
            </w:r>
            <w:r>
              <w:rPr>
                <w:webHidden/>
              </w:rPr>
              <w:fldChar w:fldCharType="separate"/>
            </w:r>
            <w:r w:rsidR="00A95E40">
              <w:rPr>
                <w:webHidden/>
              </w:rPr>
              <w:t>67</w:t>
            </w:r>
            <w:r>
              <w:rPr>
                <w:webHidden/>
              </w:rPr>
              <w:fldChar w:fldCharType="end"/>
            </w:r>
          </w:hyperlink>
        </w:p>
        <w:p w14:paraId="7D063CBF" w14:textId="03A5DA34" w:rsidR="003276D1" w:rsidRDefault="003276D1">
          <w:pPr>
            <w:pStyle w:val="TM3"/>
            <w:tabs>
              <w:tab w:val="right" w:leader="dot" w:pos="9571"/>
            </w:tabs>
            <w:rPr>
              <w:rFonts w:cstheme="minorBidi"/>
              <w:noProof/>
              <w:kern w:val="2"/>
              <w:sz w:val="24"/>
              <w:szCs w:val="24"/>
              <w14:ligatures w14:val="standardContextual"/>
            </w:rPr>
          </w:pPr>
          <w:hyperlink w:anchor="_Toc194255072" w:history="1">
            <w:r w:rsidRPr="00A341AB">
              <w:rPr>
                <w:rStyle w:val="Lienhypertexte"/>
                <w:rFonts w:ascii="Times New Roman" w:hAnsi="Times New Roman"/>
                <w:b/>
                <w:noProof/>
              </w:rPr>
              <w:t>V.1.1- Discussion autour de l’hypothèse H1</w:t>
            </w:r>
            <w:r>
              <w:rPr>
                <w:noProof/>
                <w:webHidden/>
              </w:rPr>
              <w:tab/>
            </w:r>
            <w:r>
              <w:rPr>
                <w:noProof/>
                <w:webHidden/>
              </w:rPr>
              <w:fldChar w:fldCharType="begin"/>
            </w:r>
            <w:r>
              <w:rPr>
                <w:noProof/>
                <w:webHidden/>
              </w:rPr>
              <w:instrText xml:space="preserve"> PAGEREF _Toc194255072 \h </w:instrText>
            </w:r>
            <w:r>
              <w:rPr>
                <w:noProof/>
                <w:webHidden/>
              </w:rPr>
            </w:r>
            <w:r>
              <w:rPr>
                <w:noProof/>
                <w:webHidden/>
              </w:rPr>
              <w:fldChar w:fldCharType="separate"/>
            </w:r>
            <w:r w:rsidR="00A95E40">
              <w:rPr>
                <w:noProof/>
                <w:webHidden/>
              </w:rPr>
              <w:t>67</w:t>
            </w:r>
            <w:r>
              <w:rPr>
                <w:noProof/>
                <w:webHidden/>
              </w:rPr>
              <w:fldChar w:fldCharType="end"/>
            </w:r>
          </w:hyperlink>
        </w:p>
        <w:p w14:paraId="735572A1" w14:textId="6FCFCA50" w:rsidR="003276D1" w:rsidRDefault="003276D1">
          <w:pPr>
            <w:pStyle w:val="TM3"/>
            <w:tabs>
              <w:tab w:val="right" w:leader="dot" w:pos="9571"/>
            </w:tabs>
            <w:rPr>
              <w:rFonts w:cstheme="minorBidi"/>
              <w:noProof/>
              <w:kern w:val="2"/>
              <w:sz w:val="24"/>
              <w:szCs w:val="24"/>
              <w14:ligatures w14:val="standardContextual"/>
            </w:rPr>
          </w:pPr>
          <w:hyperlink w:anchor="_Toc194255073" w:history="1">
            <w:r w:rsidRPr="00A341AB">
              <w:rPr>
                <w:rStyle w:val="Lienhypertexte"/>
                <w:rFonts w:ascii="Times New Roman" w:hAnsi="Times New Roman"/>
                <w:b/>
                <w:noProof/>
              </w:rPr>
              <w:t>V.1.2- Discussion autour de l’hypothèse H2</w:t>
            </w:r>
            <w:r>
              <w:rPr>
                <w:noProof/>
                <w:webHidden/>
              </w:rPr>
              <w:tab/>
            </w:r>
            <w:r>
              <w:rPr>
                <w:noProof/>
                <w:webHidden/>
              </w:rPr>
              <w:fldChar w:fldCharType="begin"/>
            </w:r>
            <w:r>
              <w:rPr>
                <w:noProof/>
                <w:webHidden/>
              </w:rPr>
              <w:instrText xml:space="preserve"> PAGEREF _Toc194255073 \h </w:instrText>
            </w:r>
            <w:r>
              <w:rPr>
                <w:noProof/>
                <w:webHidden/>
              </w:rPr>
            </w:r>
            <w:r>
              <w:rPr>
                <w:noProof/>
                <w:webHidden/>
              </w:rPr>
              <w:fldChar w:fldCharType="separate"/>
            </w:r>
            <w:r w:rsidR="00A95E40">
              <w:rPr>
                <w:noProof/>
                <w:webHidden/>
              </w:rPr>
              <w:t>67</w:t>
            </w:r>
            <w:r>
              <w:rPr>
                <w:noProof/>
                <w:webHidden/>
              </w:rPr>
              <w:fldChar w:fldCharType="end"/>
            </w:r>
          </w:hyperlink>
        </w:p>
        <w:p w14:paraId="301B8572" w14:textId="0D435098" w:rsidR="003276D1" w:rsidRDefault="003276D1">
          <w:pPr>
            <w:pStyle w:val="TM3"/>
            <w:tabs>
              <w:tab w:val="right" w:leader="dot" w:pos="9571"/>
            </w:tabs>
            <w:rPr>
              <w:rFonts w:cstheme="minorBidi"/>
              <w:noProof/>
              <w:kern w:val="2"/>
              <w:sz w:val="24"/>
              <w:szCs w:val="24"/>
              <w14:ligatures w14:val="standardContextual"/>
            </w:rPr>
          </w:pPr>
          <w:hyperlink w:anchor="_Toc194255074" w:history="1">
            <w:r w:rsidRPr="00A341AB">
              <w:rPr>
                <w:rStyle w:val="Lienhypertexte"/>
                <w:rFonts w:ascii="Times New Roman" w:hAnsi="Times New Roman"/>
                <w:b/>
                <w:noProof/>
              </w:rPr>
              <w:t>V.1.3- Discussion autour de l’hypothèse H3</w:t>
            </w:r>
            <w:r>
              <w:rPr>
                <w:noProof/>
                <w:webHidden/>
              </w:rPr>
              <w:tab/>
            </w:r>
            <w:r>
              <w:rPr>
                <w:noProof/>
                <w:webHidden/>
              </w:rPr>
              <w:fldChar w:fldCharType="begin"/>
            </w:r>
            <w:r>
              <w:rPr>
                <w:noProof/>
                <w:webHidden/>
              </w:rPr>
              <w:instrText xml:space="preserve"> PAGEREF _Toc194255074 \h </w:instrText>
            </w:r>
            <w:r>
              <w:rPr>
                <w:noProof/>
                <w:webHidden/>
              </w:rPr>
            </w:r>
            <w:r>
              <w:rPr>
                <w:noProof/>
                <w:webHidden/>
              </w:rPr>
              <w:fldChar w:fldCharType="separate"/>
            </w:r>
            <w:r w:rsidR="00A95E40">
              <w:rPr>
                <w:noProof/>
                <w:webHidden/>
              </w:rPr>
              <w:t>68</w:t>
            </w:r>
            <w:r>
              <w:rPr>
                <w:noProof/>
                <w:webHidden/>
              </w:rPr>
              <w:fldChar w:fldCharType="end"/>
            </w:r>
          </w:hyperlink>
        </w:p>
        <w:p w14:paraId="2ADB431A" w14:textId="07C5B831" w:rsidR="003276D1" w:rsidRDefault="003276D1">
          <w:pPr>
            <w:pStyle w:val="TM2"/>
            <w:rPr>
              <w:rFonts w:asciiTheme="minorHAnsi" w:hAnsiTheme="minorHAnsi" w:cstheme="minorBidi"/>
              <w:b w:val="0"/>
              <w:kern w:val="2"/>
              <w:sz w:val="24"/>
              <w:szCs w:val="24"/>
              <w14:ligatures w14:val="standardContextual"/>
            </w:rPr>
          </w:pPr>
          <w:hyperlink w:anchor="_Toc194255075" w:history="1">
            <w:r w:rsidRPr="00A341AB">
              <w:rPr>
                <w:rStyle w:val="Lienhypertexte"/>
                <w:rFonts w:ascii="Arial Rounded MT Bold" w:hAnsi="Arial Rounded MT Bold"/>
              </w:rPr>
              <w:t>V.2- Confrontation avec la littérature</w:t>
            </w:r>
            <w:r>
              <w:rPr>
                <w:webHidden/>
              </w:rPr>
              <w:tab/>
            </w:r>
            <w:r>
              <w:rPr>
                <w:webHidden/>
              </w:rPr>
              <w:fldChar w:fldCharType="begin"/>
            </w:r>
            <w:r>
              <w:rPr>
                <w:webHidden/>
              </w:rPr>
              <w:instrText xml:space="preserve"> PAGEREF _Toc194255075 \h </w:instrText>
            </w:r>
            <w:r>
              <w:rPr>
                <w:webHidden/>
              </w:rPr>
            </w:r>
            <w:r>
              <w:rPr>
                <w:webHidden/>
              </w:rPr>
              <w:fldChar w:fldCharType="separate"/>
            </w:r>
            <w:r w:rsidR="00A95E40">
              <w:rPr>
                <w:webHidden/>
              </w:rPr>
              <w:t>68</w:t>
            </w:r>
            <w:r>
              <w:rPr>
                <w:webHidden/>
              </w:rPr>
              <w:fldChar w:fldCharType="end"/>
            </w:r>
          </w:hyperlink>
        </w:p>
        <w:p w14:paraId="38AA0A5F" w14:textId="475BBDDA" w:rsidR="003276D1" w:rsidRDefault="003276D1">
          <w:pPr>
            <w:pStyle w:val="TM3"/>
            <w:tabs>
              <w:tab w:val="right" w:leader="dot" w:pos="9571"/>
            </w:tabs>
            <w:rPr>
              <w:rFonts w:cstheme="minorBidi"/>
              <w:noProof/>
              <w:kern w:val="2"/>
              <w:sz w:val="24"/>
              <w:szCs w:val="24"/>
              <w14:ligatures w14:val="standardContextual"/>
            </w:rPr>
          </w:pPr>
          <w:hyperlink w:anchor="_Toc194255076" w:history="1">
            <w:r w:rsidRPr="00A341AB">
              <w:rPr>
                <w:rStyle w:val="Lienhypertexte"/>
                <w:rFonts w:ascii="Times New Roman" w:hAnsi="Times New Roman"/>
                <w:b/>
                <w:noProof/>
              </w:rPr>
              <w:t>V.2.1- Alignement des résultats avec la littérature existante</w:t>
            </w:r>
            <w:r>
              <w:rPr>
                <w:noProof/>
                <w:webHidden/>
              </w:rPr>
              <w:tab/>
            </w:r>
            <w:r>
              <w:rPr>
                <w:noProof/>
                <w:webHidden/>
              </w:rPr>
              <w:fldChar w:fldCharType="begin"/>
            </w:r>
            <w:r>
              <w:rPr>
                <w:noProof/>
                <w:webHidden/>
              </w:rPr>
              <w:instrText xml:space="preserve"> PAGEREF _Toc194255076 \h </w:instrText>
            </w:r>
            <w:r>
              <w:rPr>
                <w:noProof/>
                <w:webHidden/>
              </w:rPr>
            </w:r>
            <w:r>
              <w:rPr>
                <w:noProof/>
                <w:webHidden/>
              </w:rPr>
              <w:fldChar w:fldCharType="separate"/>
            </w:r>
            <w:r w:rsidR="00A95E40">
              <w:rPr>
                <w:noProof/>
                <w:webHidden/>
              </w:rPr>
              <w:t>68</w:t>
            </w:r>
            <w:r>
              <w:rPr>
                <w:noProof/>
                <w:webHidden/>
              </w:rPr>
              <w:fldChar w:fldCharType="end"/>
            </w:r>
          </w:hyperlink>
        </w:p>
        <w:p w14:paraId="6E5CB4C0" w14:textId="00088AE7" w:rsidR="003276D1" w:rsidRDefault="003276D1">
          <w:pPr>
            <w:pStyle w:val="TM3"/>
            <w:tabs>
              <w:tab w:val="right" w:leader="dot" w:pos="9571"/>
            </w:tabs>
            <w:rPr>
              <w:rFonts w:cstheme="minorBidi"/>
              <w:noProof/>
              <w:kern w:val="2"/>
              <w:sz w:val="24"/>
              <w:szCs w:val="24"/>
              <w14:ligatures w14:val="standardContextual"/>
            </w:rPr>
          </w:pPr>
          <w:hyperlink w:anchor="_Toc194255077" w:history="1">
            <w:r w:rsidRPr="00A341AB">
              <w:rPr>
                <w:rStyle w:val="Lienhypertexte"/>
                <w:rFonts w:ascii="Times New Roman" w:hAnsi="Times New Roman"/>
                <w:b/>
                <w:noProof/>
              </w:rPr>
              <w:t>V.2.2- Divergences et perspectives complémentaires</w:t>
            </w:r>
            <w:r>
              <w:rPr>
                <w:noProof/>
                <w:webHidden/>
              </w:rPr>
              <w:tab/>
            </w:r>
            <w:r>
              <w:rPr>
                <w:noProof/>
                <w:webHidden/>
              </w:rPr>
              <w:fldChar w:fldCharType="begin"/>
            </w:r>
            <w:r>
              <w:rPr>
                <w:noProof/>
                <w:webHidden/>
              </w:rPr>
              <w:instrText xml:space="preserve"> PAGEREF _Toc194255077 \h </w:instrText>
            </w:r>
            <w:r>
              <w:rPr>
                <w:noProof/>
                <w:webHidden/>
              </w:rPr>
            </w:r>
            <w:r>
              <w:rPr>
                <w:noProof/>
                <w:webHidden/>
              </w:rPr>
              <w:fldChar w:fldCharType="separate"/>
            </w:r>
            <w:r w:rsidR="00A95E40">
              <w:rPr>
                <w:noProof/>
                <w:webHidden/>
              </w:rPr>
              <w:t>70</w:t>
            </w:r>
            <w:r>
              <w:rPr>
                <w:noProof/>
                <w:webHidden/>
              </w:rPr>
              <w:fldChar w:fldCharType="end"/>
            </w:r>
          </w:hyperlink>
        </w:p>
        <w:p w14:paraId="758F2C92" w14:textId="4D670A2A" w:rsidR="003276D1" w:rsidRDefault="003276D1">
          <w:pPr>
            <w:pStyle w:val="TM3"/>
            <w:tabs>
              <w:tab w:val="right" w:leader="dot" w:pos="9571"/>
            </w:tabs>
            <w:rPr>
              <w:rFonts w:cstheme="minorBidi"/>
              <w:noProof/>
              <w:kern w:val="2"/>
              <w:sz w:val="24"/>
              <w:szCs w:val="24"/>
              <w14:ligatures w14:val="standardContextual"/>
            </w:rPr>
          </w:pPr>
          <w:hyperlink w:anchor="_Toc194255078" w:history="1">
            <w:r w:rsidRPr="00A341AB">
              <w:rPr>
                <w:rStyle w:val="Lienhypertexte"/>
                <w:rFonts w:ascii="Times New Roman" w:hAnsi="Times New Roman"/>
                <w:b/>
                <w:noProof/>
              </w:rPr>
              <w:t>V.2.3- Contributions à la littérature et apports originaux</w:t>
            </w:r>
            <w:r>
              <w:rPr>
                <w:noProof/>
                <w:webHidden/>
              </w:rPr>
              <w:tab/>
            </w:r>
            <w:r>
              <w:rPr>
                <w:noProof/>
                <w:webHidden/>
              </w:rPr>
              <w:fldChar w:fldCharType="begin"/>
            </w:r>
            <w:r>
              <w:rPr>
                <w:noProof/>
                <w:webHidden/>
              </w:rPr>
              <w:instrText xml:space="preserve"> PAGEREF _Toc194255078 \h </w:instrText>
            </w:r>
            <w:r>
              <w:rPr>
                <w:noProof/>
                <w:webHidden/>
              </w:rPr>
            </w:r>
            <w:r>
              <w:rPr>
                <w:noProof/>
                <w:webHidden/>
              </w:rPr>
              <w:fldChar w:fldCharType="separate"/>
            </w:r>
            <w:r w:rsidR="00A95E40">
              <w:rPr>
                <w:noProof/>
                <w:webHidden/>
              </w:rPr>
              <w:t>70</w:t>
            </w:r>
            <w:r>
              <w:rPr>
                <w:noProof/>
                <w:webHidden/>
              </w:rPr>
              <w:fldChar w:fldCharType="end"/>
            </w:r>
          </w:hyperlink>
        </w:p>
        <w:p w14:paraId="10ADE2F0" w14:textId="171F3802" w:rsidR="003276D1" w:rsidRDefault="003276D1">
          <w:pPr>
            <w:pStyle w:val="TM3"/>
            <w:tabs>
              <w:tab w:val="right" w:leader="dot" w:pos="9571"/>
            </w:tabs>
            <w:rPr>
              <w:rFonts w:cstheme="minorBidi"/>
              <w:noProof/>
              <w:kern w:val="2"/>
              <w:sz w:val="24"/>
              <w:szCs w:val="24"/>
              <w14:ligatures w14:val="standardContextual"/>
            </w:rPr>
          </w:pPr>
          <w:hyperlink w:anchor="_Toc194255079" w:history="1">
            <w:r w:rsidRPr="00A341AB">
              <w:rPr>
                <w:rStyle w:val="Lienhypertexte"/>
                <w:rFonts w:ascii="Times New Roman" w:hAnsi="Times New Roman"/>
                <w:b/>
                <w:noProof/>
              </w:rPr>
              <w:t>V.2.4- Implications pour la recherche et la pratique</w:t>
            </w:r>
            <w:r>
              <w:rPr>
                <w:noProof/>
                <w:webHidden/>
              </w:rPr>
              <w:tab/>
            </w:r>
            <w:r>
              <w:rPr>
                <w:noProof/>
                <w:webHidden/>
              </w:rPr>
              <w:fldChar w:fldCharType="begin"/>
            </w:r>
            <w:r>
              <w:rPr>
                <w:noProof/>
                <w:webHidden/>
              </w:rPr>
              <w:instrText xml:space="preserve"> PAGEREF _Toc194255079 \h </w:instrText>
            </w:r>
            <w:r>
              <w:rPr>
                <w:noProof/>
                <w:webHidden/>
              </w:rPr>
            </w:r>
            <w:r>
              <w:rPr>
                <w:noProof/>
                <w:webHidden/>
              </w:rPr>
              <w:fldChar w:fldCharType="separate"/>
            </w:r>
            <w:r w:rsidR="00A95E40">
              <w:rPr>
                <w:noProof/>
                <w:webHidden/>
              </w:rPr>
              <w:t>71</w:t>
            </w:r>
            <w:r>
              <w:rPr>
                <w:noProof/>
                <w:webHidden/>
              </w:rPr>
              <w:fldChar w:fldCharType="end"/>
            </w:r>
          </w:hyperlink>
        </w:p>
        <w:p w14:paraId="79E7DB70" w14:textId="57EDBCF8" w:rsidR="003276D1" w:rsidRDefault="003276D1">
          <w:pPr>
            <w:pStyle w:val="TM2"/>
            <w:rPr>
              <w:rFonts w:asciiTheme="minorHAnsi" w:hAnsiTheme="minorHAnsi" w:cstheme="minorBidi"/>
              <w:b w:val="0"/>
              <w:kern w:val="2"/>
              <w:sz w:val="24"/>
              <w:szCs w:val="24"/>
              <w14:ligatures w14:val="standardContextual"/>
            </w:rPr>
          </w:pPr>
          <w:hyperlink w:anchor="_Toc194255080" w:history="1">
            <w:r w:rsidRPr="00A341AB">
              <w:rPr>
                <w:rStyle w:val="Lienhypertexte"/>
                <w:rFonts w:ascii="Arial Rounded MT Bold" w:hAnsi="Arial Rounded MT Bold"/>
              </w:rPr>
              <w:t>V.3- Recommandations pratiques</w:t>
            </w:r>
            <w:r>
              <w:rPr>
                <w:webHidden/>
              </w:rPr>
              <w:tab/>
            </w:r>
            <w:r>
              <w:rPr>
                <w:webHidden/>
              </w:rPr>
              <w:fldChar w:fldCharType="begin"/>
            </w:r>
            <w:r>
              <w:rPr>
                <w:webHidden/>
              </w:rPr>
              <w:instrText xml:space="preserve"> PAGEREF _Toc194255080 \h </w:instrText>
            </w:r>
            <w:r>
              <w:rPr>
                <w:webHidden/>
              </w:rPr>
            </w:r>
            <w:r>
              <w:rPr>
                <w:webHidden/>
              </w:rPr>
              <w:fldChar w:fldCharType="separate"/>
            </w:r>
            <w:r w:rsidR="00A95E40">
              <w:rPr>
                <w:webHidden/>
              </w:rPr>
              <w:t>72</w:t>
            </w:r>
            <w:r>
              <w:rPr>
                <w:webHidden/>
              </w:rPr>
              <w:fldChar w:fldCharType="end"/>
            </w:r>
          </w:hyperlink>
        </w:p>
        <w:p w14:paraId="4EDA581D" w14:textId="3A173770" w:rsidR="003276D1" w:rsidRDefault="003276D1">
          <w:pPr>
            <w:pStyle w:val="TM3"/>
            <w:tabs>
              <w:tab w:val="right" w:leader="dot" w:pos="9571"/>
            </w:tabs>
            <w:rPr>
              <w:rFonts w:cstheme="minorBidi"/>
              <w:noProof/>
              <w:kern w:val="2"/>
              <w:sz w:val="24"/>
              <w:szCs w:val="24"/>
              <w14:ligatures w14:val="standardContextual"/>
            </w:rPr>
          </w:pPr>
          <w:hyperlink w:anchor="_Toc194255081" w:history="1">
            <w:r w:rsidRPr="00A341AB">
              <w:rPr>
                <w:rStyle w:val="Lienhypertexte"/>
                <w:rFonts w:ascii="Times New Roman" w:hAnsi="Times New Roman"/>
                <w:b/>
                <w:noProof/>
              </w:rPr>
              <w:t>V.3.1- les actions recommandées</w:t>
            </w:r>
            <w:r>
              <w:rPr>
                <w:noProof/>
                <w:webHidden/>
              </w:rPr>
              <w:tab/>
            </w:r>
            <w:r>
              <w:rPr>
                <w:noProof/>
                <w:webHidden/>
              </w:rPr>
              <w:fldChar w:fldCharType="begin"/>
            </w:r>
            <w:r>
              <w:rPr>
                <w:noProof/>
                <w:webHidden/>
              </w:rPr>
              <w:instrText xml:space="preserve"> PAGEREF _Toc194255081 \h </w:instrText>
            </w:r>
            <w:r>
              <w:rPr>
                <w:noProof/>
                <w:webHidden/>
              </w:rPr>
            </w:r>
            <w:r>
              <w:rPr>
                <w:noProof/>
                <w:webHidden/>
              </w:rPr>
              <w:fldChar w:fldCharType="separate"/>
            </w:r>
            <w:r w:rsidR="00A95E40">
              <w:rPr>
                <w:noProof/>
                <w:webHidden/>
              </w:rPr>
              <w:t>72</w:t>
            </w:r>
            <w:r>
              <w:rPr>
                <w:noProof/>
                <w:webHidden/>
              </w:rPr>
              <w:fldChar w:fldCharType="end"/>
            </w:r>
          </w:hyperlink>
        </w:p>
        <w:p w14:paraId="29733743" w14:textId="2178D03B" w:rsidR="003276D1" w:rsidRDefault="003276D1">
          <w:pPr>
            <w:pStyle w:val="TM3"/>
            <w:tabs>
              <w:tab w:val="right" w:leader="dot" w:pos="9571"/>
            </w:tabs>
            <w:rPr>
              <w:rFonts w:cstheme="minorBidi"/>
              <w:noProof/>
              <w:kern w:val="2"/>
              <w:sz w:val="24"/>
              <w:szCs w:val="24"/>
              <w14:ligatures w14:val="standardContextual"/>
            </w:rPr>
          </w:pPr>
          <w:hyperlink w:anchor="_Toc194255082" w:history="1">
            <w:r w:rsidRPr="00A341AB">
              <w:rPr>
                <w:rStyle w:val="Lienhypertexte"/>
                <w:rFonts w:ascii="Times New Roman" w:hAnsi="Times New Roman"/>
                <w:b/>
                <w:noProof/>
              </w:rPr>
              <w:t>V.3.2- Les bénéfices attendus</w:t>
            </w:r>
            <w:r>
              <w:rPr>
                <w:noProof/>
                <w:webHidden/>
              </w:rPr>
              <w:tab/>
            </w:r>
            <w:r>
              <w:rPr>
                <w:noProof/>
                <w:webHidden/>
              </w:rPr>
              <w:fldChar w:fldCharType="begin"/>
            </w:r>
            <w:r>
              <w:rPr>
                <w:noProof/>
                <w:webHidden/>
              </w:rPr>
              <w:instrText xml:space="preserve"> PAGEREF _Toc194255082 \h </w:instrText>
            </w:r>
            <w:r>
              <w:rPr>
                <w:noProof/>
                <w:webHidden/>
              </w:rPr>
            </w:r>
            <w:r>
              <w:rPr>
                <w:noProof/>
                <w:webHidden/>
              </w:rPr>
              <w:fldChar w:fldCharType="separate"/>
            </w:r>
            <w:r w:rsidR="00A95E40">
              <w:rPr>
                <w:noProof/>
                <w:webHidden/>
              </w:rPr>
              <w:t>73</w:t>
            </w:r>
            <w:r>
              <w:rPr>
                <w:noProof/>
                <w:webHidden/>
              </w:rPr>
              <w:fldChar w:fldCharType="end"/>
            </w:r>
          </w:hyperlink>
        </w:p>
        <w:p w14:paraId="441BE04E" w14:textId="4DF88DAB" w:rsidR="003276D1" w:rsidRDefault="003276D1">
          <w:pPr>
            <w:pStyle w:val="TM2"/>
            <w:rPr>
              <w:rFonts w:asciiTheme="minorHAnsi" w:hAnsiTheme="minorHAnsi" w:cstheme="minorBidi"/>
              <w:b w:val="0"/>
              <w:kern w:val="2"/>
              <w:sz w:val="24"/>
              <w:szCs w:val="24"/>
              <w14:ligatures w14:val="standardContextual"/>
            </w:rPr>
          </w:pPr>
          <w:hyperlink w:anchor="_Toc194255083" w:history="1">
            <w:r w:rsidRPr="00A341AB">
              <w:rPr>
                <w:rStyle w:val="Lienhypertexte"/>
                <w:rFonts w:ascii="Arial Rounded MT Bold" w:hAnsi="Arial Rounded MT Bold"/>
              </w:rPr>
              <w:t>V.4- Les apports de l’étude</w:t>
            </w:r>
            <w:r>
              <w:rPr>
                <w:webHidden/>
              </w:rPr>
              <w:tab/>
            </w:r>
            <w:r>
              <w:rPr>
                <w:webHidden/>
              </w:rPr>
              <w:fldChar w:fldCharType="begin"/>
            </w:r>
            <w:r>
              <w:rPr>
                <w:webHidden/>
              </w:rPr>
              <w:instrText xml:space="preserve"> PAGEREF _Toc194255083 \h </w:instrText>
            </w:r>
            <w:r>
              <w:rPr>
                <w:webHidden/>
              </w:rPr>
            </w:r>
            <w:r>
              <w:rPr>
                <w:webHidden/>
              </w:rPr>
              <w:fldChar w:fldCharType="separate"/>
            </w:r>
            <w:r w:rsidR="00A95E40">
              <w:rPr>
                <w:webHidden/>
              </w:rPr>
              <w:t>73</w:t>
            </w:r>
            <w:r>
              <w:rPr>
                <w:webHidden/>
              </w:rPr>
              <w:fldChar w:fldCharType="end"/>
            </w:r>
          </w:hyperlink>
        </w:p>
        <w:p w14:paraId="7C78D771" w14:textId="1BF95B2B" w:rsidR="003276D1" w:rsidRDefault="003276D1">
          <w:pPr>
            <w:pStyle w:val="TM3"/>
            <w:tabs>
              <w:tab w:val="right" w:leader="dot" w:pos="9571"/>
            </w:tabs>
            <w:rPr>
              <w:rFonts w:cstheme="minorBidi"/>
              <w:noProof/>
              <w:kern w:val="2"/>
              <w:sz w:val="24"/>
              <w:szCs w:val="24"/>
              <w14:ligatures w14:val="standardContextual"/>
            </w:rPr>
          </w:pPr>
          <w:hyperlink w:anchor="_Toc194255084" w:history="1">
            <w:r w:rsidRPr="00A341AB">
              <w:rPr>
                <w:rStyle w:val="Lienhypertexte"/>
                <w:rFonts w:ascii="Times New Roman" w:hAnsi="Times New Roman"/>
                <w:b/>
                <w:noProof/>
              </w:rPr>
              <w:t>V.4.1- Contributions théoriques</w:t>
            </w:r>
            <w:r>
              <w:rPr>
                <w:noProof/>
                <w:webHidden/>
              </w:rPr>
              <w:tab/>
            </w:r>
            <w:r>
              <w:rPr>
                <w:noProof/>
                <w:webHidden/>
              </w:rPr>
              <w:fldChar w:fldCharType="begin"/>
            </w:r>
            <w:r>
              <w:rPr>
                <w:noProof/>
                <w:webHidden/>
              </w:rPr>
              <w:instrText xml:space="preserve"> PAGEREF _Toc194255084 \h </w:instrText>
            </w:r>
            <w:r>
              <w:rPr>
                <w:noProof/>
                <w:webHidden/>
              </w:rPr>
            </w:r>
            <w:r>
              <w:rPr>
                <w:noProof/>
                <w:webHidden/>
              </w:rPr>
              <w:fldChar w:fldCharType="separate"/>
            </w:r>
            <w:r w:rsidR="00A95E40">
              <w:rPr>
                <w:noProof/>
                <w:webHidden/>
              </w:rPr>
              <w:t>73</w:t>
            </w:r>
            <w:r>
              <w:rPr>
                <w:noProof/>
                <w:webHidden/>
              </w:rPr>
              <w:fldChar w:fldCharType="end"/>
            </w:r>
          </w:hyperlink>
        </w:p>
        <w:p w14:paraId="42EDF25A" w14:textId="3D7A493F" w:rsidR="003276D1" w:rsidRDefault="003276D1">
          <w:pPr>
            <w:pStyle w:val="TM3"/>
            <w:tabs>
              <w:tab w:val="right" w:leader="dot" w:pos="9571"/>
            </w:tabs>
            <w:rPr>
              <w:rFonts w:cstheme="minorBidi"/>
              <w:noProof/>
              <w:kern w:val="2"/>
              <w:sz w:val="24"/>
              <w:szCs w:val="24"/>
              <w14:ligatures w14:val="standardContextual"/>
            </w:rPr>
          </w:pPr>
          <w:hyperlink w:anchor="_Toc194255085" w:history="1">
            <w:r w:rsidRPr="00A341AB">
              <w:rPr>
                <w:rStyle w:val="Lienhypertexte"/>
                <w:rFonts w:ascii="Times New Roman" w:hAnsi="Times New Roman"/>
                <w:b/>
                <w:noProof/>
              </w:rPr>
              <w:t>V.4.2- Contributions méthodologiques</w:t>
            </w:r>
            <w:r>
              <w:rPr>
                <w:noProof/>
                <w:webHidden/>
              </w:rPr>
              <w:tab/>
            </w:r>
            <w:r>
              <w:rPr>
                <w:noProof/>
                <w:webHidden/>
              </w:rPr>
              <w:fldChar w:fldCharType="begin"/>
            </w:r>
            <w:r>
              <w:rPr>
                <w:noProof/>
                <w:webHidden/>
              </w:rPr>
              <w:instrText xml:space="preserve"> PAGEREF _Toc194255085 \h </w:instrText>
            </w:r>
            <w:r>
              <w:rPr>
                <w:noProof/>
                <w:webHidden/>
              </w:rPr>
            </w:r>
            <w:r>
              <w:rPr>
                <w:noProof/>
                <w:webHidden/>
              </w:rPr>
              <w:fldChar w:fldCharType="separate"/>
            </w:r>
            <w:r w:rsidR="00A95E40">
              <w:rPr>
                <w:noProof/>
                <w:webHidden/>
              </w:rPr>
              <w:t>74</w:t>
            </w:r>
            <w:r>
              <w:rPr>
                <w:noProof/>
                <w:webHidden/>
              </w:rPr>
              <w:fldChar w:fldCharType="end"/>
            </w:r>
          </w:hyperlink>
        </w:p>
        <w:p w14:paraId="3D773A8A" w14:textId="41DBAA23" w:rsidR="003276D1" w:rsidRDefault="003276D1">
          <w:pPr>
            <w:pStyle w:val="TM3"/>
            <w:tabs>
              <w:tab w:val="right" w:leader="dot" w:pos="9571"/>
            </w:tabs>
            <w:rPr>
              <w:rFonts w:cstheme="minorBidi"/>
              <w:noProof/>
              <w:kern w:val="2"/>
              <w:sz w:val="24"/>
              <w:szCs w:val="24"/>
              <w14:ligatures w14:val="standardContextual"/>
            </w:rPr>
          </w:pPr>
          <w:hyperlink w:anchor="_Toc194255086" w:history="1">
            <w:r w:rsidRPr="00A341AB">
              <w:rPr>
                <w:rStyle w:val="Lienhypertexte"/>
                <w:rFonts w:ascii="Times New Roman" w:hAnsi="Times New Roman"/>
                <w:b/>
                <w:noProof/>
              </w:rPr>
              <w:t>V.4.3- Contributions pratiques</w:t>
            </w:r>
            <w:r>
              <w:rPr>
                <w:noProof/>
                <w:webHidden/>
              </w:rPr>
              <w:tab/>
            </w:r>
            <w:r>
              <w:rPr>
                <w:noProof/>
                <w:webHidden/>
              </w:rPr>
              <w:fldChar w:fldCharType="begin"/>
            </w:r>
            <w:r>
              <w:rPr>
                <w:noProof/>
                <w:webHidden/>
              </w:rPr>
              <w:instrText xml:space="preserve"> PAGEREF _Toc194255086 \h </w:instrText>
            </w:r>
            <w:r>
              <w:rPr>
                <w:noProof/>
                <w:webHidden/>
              </w:rPr>
            </w:r>
            <w:r>
              <w:rPr>
                <w:noProof/>
                <w:webHidden/>
              </w:rPr>
              <w:fldChar w:fldCharType="separate"/>
            </w:r>
            <w:r w:rsidR="00A95E40">
              <w:rPr>
                <w:noProof/>
                <w:webHidden/>
              </w:rPr>
              <w:t>74</w:t>
            </w:r>
            <w:r>
              <w:rPr>
                <w:noProof/>
                <w:webHidden/>
              </w:rPr>
              <w:fldChar w:fldCharType="end"/>
            </w:r>
          </w:hyperlink>
        </w:p>
        <w:p w14:paraId="220DA3CA" w14:textId="5528CED2" w:rsidR="003276D1" w:rsidRDefault="003276D1">
          <w:pPr>
            <w:pStyle w:val="TM3"/>
            <w:tabs>
              <w:tab w:val="right" w:leader="dot" w:pos="9571"/>
            </w:tabs>
            <w:rPr>
              <w:rFonts w:cstheme="minorBidi"/>
              <w:noProof/>
              <w:kern w:val="2"/>
              <w:sz w:val="24"/>
              <w:szCs w:val="24"/>
              <w14:ligatures w14:val="standardContextual"/>
            </w:rPr>
          </w:pPr>
          <w:hyperlink w:anchor="_Toc194255087" w:history="1">
            <w:r w:rsidRPr="00A341AB">
              <w:rPr>
                <w:rStyle w:val="Lienhypertexte"/>
                <w:rFonts w:ascii="Times New Roman" w:hAnsi="Times New Roman"/>
                <w:b/>
                <w:noProof/>
              </w:rPr>
              <w:t>V.4.4- Contributions sectorielles</w:t>
            </w:r>
            <w:r>
              <w:rPr>
                <w:noProof/>
                <w:webHidden/>
              </w:rPr>
              <w:tab/>
            </w:r>
            <w:r>
              <w:rPr>
                <w:noProof/>
                <w:webHidden/>
              </w:rPr>
              <w:fldChar w:fldCharType="begin"/>
            </w:r>
            <w:r>
              <w:rPr>
                <w:noProof/>
                <w:webHidden/>
              </w:rPr>
              <w:instrText xml:space="preserve"> PAGEREF _Toc194255087 \h </w:instrText>
            </w:r>
            <w:r>
              <w:rPr>
                <w:noProof/>
                <w:webHidden/>
              </w:rPr>
            </w:r>
            <w:r>
              <w:rPr>
                <w:noProof/>
                <w:webHidden/>
              </w:rPr>
              <w:fldChar w:fldCharType="separate"/>
            </w:r>
            <w:r w:rsidR="00A95E40">
              <w:rPr>
                <w:noProof/>
                <w:webHidden/>
              </w:rPr>
              <w:t>75</w:t>
            </w:r>
            <w:r>
              <w:rPr>
                <w:noProof/>
                <w:webHidden/>
              </w:rPr>
              <w:fldChar w:fldCharType="end"/>
            </w:r>
          </w:hyperlink>
        </w:p>
        <w:p w14:paraId="00514631" w14:textId="4082489D" w:rsidR="003276D1" w:rsidRDefault="003276D1">
          <w:pPr>
            <w:pStyle w:val="TM2"/>
            <w:rPr>
              <w:rFonts w:asciiTheme="minorHAnsi" w:hAnsiTheme="minorHAnsi" w:cstheme="minorBidi"/>
              <w:b w:val="0"/>
              <w:kern w:val="2"/>
              <w:sz w:val="24"/>
              <w:szCs w:val="24"/>
              <w14:ligatures w14:val="standardContextual"/>
            </w:rPr>
          </w:pPr>
          <w:hyperlink w:anchor="_Toc194255088" w:history="1">
            <w:r w:rsidRPr="00A341AB">
              <w:rPr>
                <w:rStyle w:val="Lienhypertexte"/>
                <w:rFonts w:ascii="Arial Rounded MT Bold" w:hAnsi="Arial Rounded MT Bold"/>
              </w:rPr>
              <w:t>V.5- Les limites et perspectives de l’étude</w:t>
            </w:r>
            <w:r>
              <w:rPr>
                <w:webHidden/>
              </w:rPr>
              <w:tab/>
            </w:r>
            <w:r>
              <w:rPr>
                <w:webHidden/>
              </w:rPr>
              <w:fldChar w:fldCharType="begin"/>
            </w:r>
            <w:r>
              <w:rPr>
                <w:webHidden/>
              </w:rPr>
              <w:instrText xml:space="preserve"> PAGEREF _Toc194255088 \h </w:instrText>
            </w:r>
            <w:r>
              <w:rPr>
                <w:webHidden/>
              </w:rPr>
            </w:r>
            <w:r>
              <w:rPr>
                <w:webHidden/>
              </w:rPr>
              <w:fldChar w:fldCharType="separate"/>
            </w:r>
            <w:r w:rsidR="00A95E40">
              <w:rPr>
                <w:webHidden/>
              </w:rPr>
              <w:t>75</w:t>
            </w:r>
            <w:r>
              <w:rPr>
                <w:webHidden/>
              </w:rPr>
              <w:fldChar w:fldCharType="end"/>
            </w:r>
          </w:hyperlink>
        </w:p>
        <w:p w14:paraId="48FE760E" w14:textId="6A62B331" w:rsidR="003276D1" w:rsidRDefault="003276D1">
          <w:pPr>
            <w:pStyle w:val="TM3"/>
            <w:tabs>
              <w:tab w:val="right" w:leader="dot" w:pos="9571"/>
            </w:tabs>
            <w:rPr>
              <w:rFonts w:cstheme="minorBidi"/>
              <w:noProof/>
              <w:kern w:val="2"/>
              <w:sz w:val="24"/>
              <w:szCs w:val="24"/>
              <w14:ligatures w14:val="standardContextual"/>
            </w:rPr>
          </w:pPr>
          <w:hyperlink w:anchor="_Toc194255089" w:history="1">
            <w:r w:rsidRPr="00A341AB">
              <w:rPr>
                <w:rStyle w:val="Lienhypertexte"/>
                <w:rFonts w:ascii="Times New Roman" w:hAnsi="Times New Roman"/>
                <w:b/>
                <w:noProof/>
              </w:rPr>
              <w:t>V.5.1- Limites de l’étude</w:t>
            </w:r>
            <w:r>
              <w:rPr>
                <w:noProof/>
                <w:webHidden/>
              </w:rPr>
              <w:tab/>
            </w:r>
            <w:r>
              <w:rPr>
                <w:noProof/>
                <w:webHidden/>
              </w:rPr>
              <w:fldChar w:fldCharType="begin"/>
            </w:r>
            <w:r>
              <w:rPr>
                <w:noProof/>
                <w:webHidden/>
              </w:rPr>
              <w:instrText xml:space="preserve"> PAGEREF _Toc194255089 \h </w:instrText>
            </w:r>
            <w:r>
              <w:rPr>
                <w:noProof/>
                <w:webHidden/>
              </w:rPr>
            </w:r>
            <w:r>
              <w:rPr>
                <w:noProof/>
                <w:webHidden/>
              </w:rPr>
              <w:fldChar w:fldCharType="separate"/>
            </w:r>
            <w:r w:rsidR="00A95E40">
              <w:rPr>
                <w:noProof/>
                <w:webHidden/>
              </w:rPr>
              <w:t>75</w:t>
            </w:r>
            <w:r>
              <w:rPr>
                <w:noProof/>
                <w:webHidden/>
              </w:rPr>
              <w:fldChar w:fldCharType="end"/>
            </w:r>
          </w:hyperlink>
        </w:p>
        <w:p w14:paraId="6503D006" w14:textId="67BF2B33" w:rsidR="003276D1" w:rsidRDefault="003276D1">
          <w:pPr>
            <w:pStyle w:val="TM3"/>
            <w:tabs>
              <w:tab w:val="right" w:leader="dot" w:pos="9571"/>
            </w:tabs>
            <w:rPr>
              <w:rFonts w:cstheme="minorBidi"/>
              <w:noProof/>
              <w:kern w:val="2"/>
              <w:sz w:val="24"/>
              <w:szCs w:val="24"/>
              <w14:ligatures w14:val="standardContextual"/>
            </w:rPr>
          </w:pPr>
          <w:hyperlink w:anchor="_Toc194255090" w:history="1">
            <w:r w:rsidRPr="00A341AB">
              <w:rPr>
                <w:rStyle w:val="Lienhypertexte"/>
                <w:rFonts w:ascii="Times New Roman" w:hAnsi="Times New Roman"/>
                <w:b/>
                <w:noProof/>
              </w:rPr>
              <w:t>V.5.2- Perspectives pour les recherches futures</w:t>
            </w:r>
            <w:r>
              <w:rPr>
                <w:noProof/>
                <w:webHidden/>
              </w:rPr>
              <w:tab/>
            </w:r>
            <w:r>
              <w:rPr>
                <w:noProof/>
                <w:webHidden/>
              </w:rPr>
              <w:fldChar w:fldCharType="begin"/>
            </w:r>
            <w:r>
              <w:rPr>
                <w:noProof/>
                <w:webHidden/>
              </w:rPr>
              <w:instrText xml:space="preserve"> PAGEREF _Toc194255090 \h </w:instrText>
            </w:r>
            <w:r>
              <w:rPr>
                <w:noProof/>
                <w:webHidden/>
              </w:rPr>
            </w:r>
            <w:r>
              <w:rPr>
                <w:noProof/>
                <w:webHidden/>
              </w:rPr>
              <w:fldChar w:fldCharType="separate"/>
            </w:r>
            <w:r w:rsidR="00A95E40">
              <w:rPr>
                <w:noProof/>
                <w:webHidden/>
              </w:rPr>
              <w:t>76</w:t>
            </w:r>
            <w:r>
              <w:rPr>
                <w:noProof/>
                <w:webHidden/>
              </w:rPr>
              <w:fldChar w:fldCharType="end"/>
            </w:r>
          </w:hyperlink>
        </w:p>
        <w:p w14:paraId="5E5075B5" w14:textId="2B7CB547" w:rsidR="003276D1" w:rsidRDefault="003276D1">
          <w:pPr>
            <w:pStyle w:val="TM2"/>
            <w:rPr>
              <w:rStyle w:val="Lienhypertexte"/>
            </w:rPr>
          </w:pPr>
          <w:hyperlink w:anchor="_Toc194255091" w:history="1">
            <w:r w:rsidRPr="00A341AB">
              <w:rPr>
                <w:rStyle w:val="Lienhypertexte"/>
                <w:rFonts w:ascii="Arial Rounded MT Bold" w:hAnsi="Arial Rounded MT Bold"/>
              </w:rPr>
              <w:t>V.6- Synthèse des recommandations et ouverture</w:t>
            </w:r>
            <w:r>
              <w:rPr>
                <w:webHidden/>
              </w:rPr>
              <w:tab/>
            </w:r>
            <w:r>
              <w:rPr>
                <w:webHidden/>
              </w:rPr>
              <w:fldChar w:fldCharType="begin"/>
            </w:r>
            <w:r>
              <w:rPr>
                <w:webHidden/>
              </w:rPr>
              <w:instrText xml:space="preserve"> PAGEREF _Toc194255091 \h </w:instrText>
            </w:r>
            <w:r>
              <w:rPr>
                <w:webHidden/>
              </w:rPr>
            </w:r>
            <w:r>
              <w:rPr>
                <w:webHidden/>
              </w:rPr>
              <w:fldChar w:fldCharType="separate"/>
            </w:r>
            <w:r w:rsidR="00A95E40">
              <w:rPr>
                <w:webHidden/>
              </w:rPr>
              <w:t>77</w:t>
            </w:r>
            <w:r>
              <w:rPr>
                <w:webHidden/>
              </w:rPr>
              <w:fldChar w:fldCharType="end"/>
            </w:r>
          </w:hyperlink>
        </w:p>
        <w:p w14:paraId="30C793D0" w14:textId="77777777" w:rsidR="004C35F9" w:rsidRPr="004C35F9" w:rsidRDefault="004C35F9" w:rsidP="004C35F9">
          <w:pPr>
            <w:rPr>
              <w:noProof/>
              <w:sz w:val="2"/>
              <w:szCs w:val="2"/>
              <w:lang w:eastAsia="fr-FR"/>
            </w:rPr>
          </w:pPr>
        </w:p>
        <w:p w14:paraId="4FC08070" w14:textId="2BA4F9A0" w:rsidR="003276D1" w:rsidRDefault="003276D1">
          <w:pPr>
            <w:pStyle w:val="TM1"/>
            <w:rPr>
              <w:rStyle w:val="Lienhypertexte"/>
            </w:rPr>
          </w:pPr>
          <w:hyperlink w:anchor="_Toc194255092" w:history="1">
            <w:r w:rsidRPr="00A341AB">
              <w:rPr>
                <w:rStyle w:val="Lienhypertexte"/>
                <w:rFonts w:ascii="Arial Rounded MT Bold" w:hAnsi="Arial Rounded MT Bold"/>
              </w:rPr>
              <w:t>CONCLUSION</w:t>
            </w:r>
            <w:r>
              <w:rPr>
                <w:webHidden/>
              </w:rPr>
              <w:tab/>
            </w:r>
            <w:r>
              <w:rPr>
                <w:webHidden/>
              </w:rPr>
              <w:fldChar w:fldCharType="begin"/>
            </w:r>
            <w:r>
              <w:rPr>
                <w:webHidden/>
              </w:rPr>
              <w:instrText xml:space="preserve"> PAGEREF _Toc194255092 \h </w:instrText>
            </w:r>
            <w:r>
              <w:rPr>
                <w:webHidden/>
              </w:rPr>
            </w:r>
            <w:r>
              <w:rPr>
                <w:webHidden/>
              </w:rPr>
              <w:fldChar w:fldCharType="separate"/>
            </w:r>
            <w:r w:rsidR="00A95E40">
              <w:rPr>
                <w:webHidden/>
              </w:rPr>
              <w:t>78</w:t>
            </w:r>
            <w:r>
              <w:rPr>
                <w:webHidden/>
              </w:rPr>
              <w:fldChar w:fldCharType="end"/>
            </w:r>
          </w:hyperlink>
        </w:p>
        <w:p w14:paraId="51AD38A3" w14:textId="77777777" w:rsidR="004C35F9" w:rsidRPr="004C35F9" w:rsidRDefault="004C35F9" w:rsidP="004C35F9">
          <w:pPr>
            <w:rPr>
              <w:noProof/>
              <w:sz w:val="2"/>
              <w:szCs w:val="2"/>
              <w:lang w:eastAsia="fr-FR"/>
            </w:rPr>
          </w:pPr>
        </w:p>
        <w:p w14:paraId="270C20CE" w14:textId="46B6D81A" w:rsidR="003276D1" w:rsidRDefault="003276D1">
          <w:pPr>
            <w:pStyle w:val="TM1"/>
            <w:rPr>
              <w:rFonts w:asciiTheme="minorHAnsi" w:hAnsiTheme="minorHAnsi" w:cstheme="minorBidi"/>
              <w:b w:val="0"/>
              <w:kern w:val="2"/>
              <w:sz w:val="24"/>
              <w:szCs w:val="24"/>
              <w14:ligatures w14:val="standardContextual"/>
            </w:rPr>
          </w:pPr>
          <w:hyperlink w:anchor="_Toc194255093" w:history="1">
            <w:r w:rsidRPr="00A341AB">
              <w:rPr>
                <w:rStyle w:val="Lienhypertexte"/>
                <w:rFonts w:ascii="Arial Rounded MT Bold" w:hAnsi="Arial Rounded MT Bold"/>
              </w:rPr>
              <w:t>REFERENCES BIBLIOGRAPHIQUES</w:t>
            </w:r>
            <w:r>
              <w:rPr>
                <w:webHidden/>
              </w:rPr>
              <w:tab/>
            </w:r>
            <w:r>
              <w:rPr>
                <w:webHidden/>
              </w:rPr>
              <w:fldChar w:fldCharType="begin"/>
            </w:r>
            <w:r>
              <w:rPr>
                <w:webHidden/>
              </w:rPr>
              <w:instrText xml:space="preserve"> PAGEREF _Toc194255093 \h </w:instrText>
            </w:r>
            <w:r>
              <w:rPr>
                <w:webHidden/>
              </w:rPr>
            </w:r>
            <w:r>
              <w:rPr>
                <w:webHidden/>
              </w:rPr>
              <w:fldChar w:fldCharType="separate"/>
            </w:r>
            <w:r w:rsidR="00A95E40">
              <w:rPr>
                <w:webHidden/>
              </w:rPr>
              <w:t>81</w:t>
            </w:r>
            <w:r>
              <w:rPr>
                <w:webHidden/>
              </w:rPr>
              <w:fldChar w:fldCharType="end"/>
            </w:r>
          </w:hyperlink>
        </w:p>
        <w:p w14:paraId="7777F202" w14:textId="175349B1" w:rsidR="001D763C" w:rsidRDefault="008C6451" w:rsidP="00FB313C">
          <w:pPr>
            <w:spacing w:after="80"/>
          </w:pPr>
          <w:r w:rsidRPr="00FB313C">
            <w:rPr>
              <w:bCs/>
            </w:rPr>
            <w:fldChar w:fldCharType="end"/>
          </w:r>
        </w:p>
      </w:sdtContent>
    </w:sdt>
    <w:p w14:paraId="4F8C2A91" w14:textId="77777777" w:rsidR="00E8086D" w:rsidRDefault="00E8086D">
      <w:r>
        <w:br w:type="page"/>
      </w:r>
    </w:p>
    <w:p w14:paraId="5DAEE385" w14:textId="77777777" w:rsidR="005B181A" w:rsidRDefault="00000000" w:rsidP="00FC2785">
      <w:r>
        <w:rPr>
          <w:noProof/>
          <w:color w:val="000000" w:themeColor="text1"/>
          <w:sz w:val="4"/>
          <w:szCs w:val="4"/>
          <w:lang w:eastAsia="fr-FR"/>
        </w:rPr>
        <w:lastRenderedPageBreak/>
        <w:pict w14:anchorId="2DE5DC3E">
          <v:shape id="Parchemin horizontal 78" o:spid="_x0000_s2056" type="#_x0000_t98" style="position:absolute;margin-left:2.25pt;margin-top:6.7pt;width:450pt;height:64.5pt;z-index:-251648000;visibility:visible;mso-position-horizontal-relative:margin;mso-width-relative:margin;mso-height-relative:margin;v-text-anchor:middle" fillcolor="#2e74b5 [2404]" strokecolor="#4472c4 [3208]" strokeweight=".5pt">
            <v:fill color2="#050803 [169]" rotate="t"/>
            <v:stroke joinstyle="miter"/>
            <v:textbox style="mso-next-textbox:#Parchemin horizontal 78">
              <w:txbxContent>
                <w:p w14:paraId="6CE2C70F" w14:textId="77777777" w:rsidR="000F5528" w:rsidRPr="00161C73" w:rsidRDefault="000F5528" w:rsidP="0018192A">
                  <w:pPr>
                    <w:spacing w:after="0" w:line="240" w:lineRule="auto"/>
                    <w:jc w:val="center"/>
                    <w:rPr>
                      <w:rFonts w:ascii="Franklin Gothic Heavy" w:hAnsi="Franklin Gothic Heavy"/>
                      <w:b/>
                      <w:color w:val="006600"/>
                      <w:sz w:val="8"/>
                      <w:szCs w:val="8"/>
                    </w:rPr>
                  </w:pPr>
                </w:p>
                <w:p w14:paraId="52FB8A33" w14:textId="77777777" w:rsidR="000F5528" w:rsidRPr="009E6E5B" w:rsidRDefault="000F5528" w:rsidP="0018192A">
                  <w:pPr>
                    <w:jc w:val="center"/>
                    <w:rPr>
                      <w:sz w:val="40"/>
                      <w:szCs w:val="40"/>
                    </w:rPr>
                  </w:pPr>
                </w:p>
              </w:txbxContent>
            </v:textbox>
            <w10:wrap anchorx="margin"/>
          </v:shape>
        </w:pict>
      </w:r>
    </w:p>
    <w:p w14:paraId="195B6093" w14:textId="77777777" w:rsidR="00E8086D" w:rsidRPr="0018192A" w:rsidRDefault="00E8086D" w:rsidP="00E8086D">
      <w:pPr>
        <w:pStyle w:val="Titre1"/>
        <w:jc w:val="center"/>
        <w:rPr>
          <w:rFonts w:ascii="Arial Rounded MT Bold" w:hAnsi="Arial Rounded MT Bold" w:cs="Times New Roman"/>
          <w:b/>
          <w:color w:val="auto"/>
          <w:sz w:val="40"/>
          <w:szCs w:val="40"/>
        </w:rPr>
      </w:pPr>
      <w:bookmarkStart w:id="1" w:name="_Toc194254975"/>
      <w:r w:rsidRPr="0018192A">
        <w:rPr>
          <w:rFonts w:ascii="Arial Rounded MT Bold" w:hAnsi="Arial Rounded MT Bold" w:cs="Times New Roman"/>
          <w:b/>
          <w:color w:val="auto"/>
          <w:sz w:val="40"/>
          <w:szCs w:val="40"/>
        </w:rPr>
        <w:t>LISTE DE FIGURES</w:t>
      </w:r>
      <w:bookmarkEnd w:id="1"/>
    </w:p>
    <w:p w14:paraId="6194B986" w14:textId="77777777" w:rsidR="00E8086D" w:rsidRDefault="00E8086D" w:rsidP="00FC2785"/>
    <w:p w14:paraId="219E2685" w14:textId="77777777" w:rsidR="0018192A" w:rsidRPr="00BA3FC7" w:rsidRDefault="0018192A" w:rsidP="00FC2785">
      <w:pPr>
        <w:rPr>
          <w:sz w:val="12"/>
          <w:szCs w:val="12"/>
        </w:rPr>
      </w:pPr>
    </w:p>
    <w:p w14:paraId="11C99A31" w14:textId="152D589D"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r>
        <w:fldChar w:fldCharType="begin"/>
      </w:r>
      <w:r>
        <w:instrText xml:space="preserve"> TOC \h \z \c "Figure" </w:instrText>
      </w:r>
      <w:r>
        <w:fldChar w:fldCharType="separate"/>
      </w:r>
      <w:hyperlink w:anchor="_Toc194307502" w:history="1">
        <w:r w:rsidRPr="009A6595">
          <w:rPr>
            <w:rStyle w:val="Lienhypertexte"/>
            <w:rFonts w:cs="Times New Roman"/>
            <w:noProof/>
          </w:rPr>
          <w:t>Figure 1: Schéma conceptuel de données</w:t>
        </w:r>
        <w:r>
          <w:rPr>
            <w:noProof/>
            <w:webHidden/>
          </w:rPr>
          <w:tab/>
        </w:r>
        <w:r>
          <w:rPr>
            <w:noProof/>
            <w:webHidden/>
          </w:rPr>
          <w:fldChar w:fldCharType="begin"/>
        </w:r>
        <w:r>
          <w:rPr>
            <w:noProof/>
            <w:webHidden/>
          </w:rPr>
          <w:instrText xml:space="preserve"> PAGEREF _Toc194307502 \h </w:instrText>
        </w:r>
        <w:r>
          <w:rPr>
            <w:noProof/>
            <w:webHidden/>
          </w:rPr>
        </w:r>
        <w:r>
          <w:rPr>
            <w:noProof/>
            <w:webHidden/>
          </w:rPr>
          <w:fldChar w:fldCharType="separate"/>
        </w:r>
        <w:r w:rsidR="00A95E40">
          <w:rPr>
            <w:noProof/>
            <w:webHidden/>
          </w:rPr>
          <w:t>31</w:t>
        </w:r>
        <w:r>
          <w:rPr>
            <w:noProof/>
            <w:webHidden/>
          </w:rPr>
          <w:fldChar w:fldCharType="end"/>
        </w:r>
      </w:hyperlink>
    </w:p>
    <w:p w14:paraId="7E2D0896" w14:textId="191EACC9"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3" w:history="1">
        <w:r w:rsidRPr="009A6595">
          <w:rPr>
            <w:rStyle w:val="Lienhypertexte"/>
            <w:rFonts w:cs="Times New Roman"/>
            <w:noProof/>
          </w:rPr>
          <w:t>Figure 2: Répartition des répondants par ancienneté et fonction principale</w:t>
        </w:r>
        <w:r>
          <w:rPr>
            <w:noProof/>
            <w:webHidden/>
          </w:rPr>
          <w:tab/>
        </w:r>
        <w:r>
          <w:rPr>
            <w:noProof/>
            <w:webHidden/>
          </w:rPr>
          <w:fldChar w:fldCharType="begin"/>
        </w:r>
        <w:r>
          <w:rPr>
            <w:noProof/>
            <w:webHidden/>
          </w:rPr>
          <w:instrText xml:space="preserve"> PAGEREF _Toc194307503 \h </w:instrText>
        </w:r>
        <w:r>
          <w:rPr>
            <w:noProof/>
            <w:webHidden/>
          </w:rPr>
        </w:r>
        <w:r>
          <w:rPr>
            <w:noProof/>
            <w:webHidden/>
          </w:rPr>
          <w:fldChar w:fldCharType="separate"/>
        </w:r>
        <w:r w:rsidR="00A95E40">
          <w:rPr>
            <w:noProof/>
            <w:webHidden/>
          </w:rPr>
          <w:t>46</w:t>
        </w:r>
        <w:r>
          <w:rPr>
            <w:noProof/>
            <w:webHidden/>
          </w:rPr>
          <w:fldChar w:fldCharType="end"/>
        </w:r>
      </w:hyperlink>
    </w:p>
    <w:p w14:paraId="20AF6AF0" w14:textId="0638F7D5"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4" w:history="1">
        <w:r w:rsidRPr="009A6595">
          <w:rPr>
            <w:rStyle w:val="Lienhypertexte"/>
            <w:rFonts w:cs="Times New Roman"/>
            <w:noProof/>
          </w:rPr>
          <w:t>Figure 3</w:t>
        </w:r>
        <w:r w:rsidRPr="009A6595">
          <w:rPr>
            <w:rStyle w:val="Lienhypertexte"/>
            <w:noProof/>
          </w:rPr>
          <w:t xml:space="preserve"> </w:t>
        </w:r>
        <w:r w:rsidRPr="009A6595">
          <w:rPr>
            <w:rStyle w:val="Lienhypertexte"/>
            <w:rFonts w:cs="Times New Roman"/>
            <w:noProof/>
          </w:rPr>
          <w:t>: Niveau de connaissance du RGPD par fonction principale</w:t>
        </w:r>
        <w:r>
          <w:rPr>
            <w:noProof/>
            <w:webHidden/>
          </w:rPr>
          <w:tab/>
        </w:r>
        <w:r>
          <w:rPr>
            <w:noProof/>
            <w:webHidden/>
          </w:rPr>
          <w:fldChar w:fldCharType="begin"/>
        </w:r>
        <w:r>
          <w:rPr>
            <w:noProof/>
            <w:webHidden/>
          </w:rPr>
          <w:instrText xml:space="preserve"> PAGEREF _Toc194307504 \h </w:instrText>
        </w:r>
        <w:r>
          <w:rPr>
            <w:noProof/>
            <w:webHidden/>
          </w:rPr>
        </w:r>
        <w:r>
          <w:rPr>
            <w:noProof/>
            <w:webHidden/>
          </w:rPr>
          <w:fldChar w:fldCharType="separate"/>
        </w:r>
        <w:r w:rsidR="00A95E40">
          <w:rPr>
            <w:noProof/>
            <w:webHidden/>
          </w:rPr>
          <w:t>47</w:t>
        </w:r>
        <w:r>
          <w:rPr>
            <w:noProof/>
            <w:webHidden/>
          </w:rPr>
          <w:fldChar w:fldCharType="end"/>
        </w:r>
      </w:hyperlink>
    </w:p>
    <w:p w14:paraId="04A64A30" w14:textId="51E68F82"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5" w:history="1">
        <w:r w:rsidRPr="009A6595">
          <w:rPr>
            <w:rStyle w:val="Lienhypertexte"/>
            <w:rFonts w:cs="Times New Roman"/>
            <w:noProof/>
          </w:rPr>
          <w:t>Figure 4:  Perception des pratiques RGPD par fonction principale</w:t>
        </w:r>
        <w:r>
          <w:rPr>
            <w:noProof/>
            <w:webHidden/>
          </w:rPr>
          <w:tab/>
        </w:r>
        <w:r>
          <w:rPr>
            <w:noProof/>
            <w:webHidden/>
          </w:rPr>
          <w:fldChar w:fldCharType="begin"/>
        </w:r>
        <w:r>
          <w:rPr>
            <w:noProof/>
            <w:webHidden/>
          </w:rPr>
          <w:instrText xml:space="preserve"> PAGEREF _Toc194307505 \h </w:instrText>
        </w:r>
        <w:r>
          <w:rPr>
            <w:noProof/>
            <w:webHidden/>
          </w:rPr>
        </w:r>
        <w:r>
          <w:rPr>
            <w:noProof/>
            <w:webHidden/>
          </w:rPr>
          <w:fldChar w:fldCharType="separate"/>
        </w:r>
        <w:r w:rsidR="00A95E40">
          <w:rPr>
            <w:noProof/>
            <w:webHidden/>
          </w:rPr>
          <w:t>48</w:t>
        </w:r>
        <w:r>
          <w:rPr>
            <w:noProof/>
            <w:webHidden/>
          </w:rPr>
          <w:fldChar w:fldCharType="end"/>
        </w:r>
      </w:hyperlink>
    </w:p>
    <w:p w14:paraId="7A78D479" w14:textId="7AE2B060"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6" w:history="1">
        <w:r w:rsidRPr="009A6595">
          <w:rPr>
            <w:rStyle w:val="Lienhypertexte"/>
            <w:rFonts w:cs="Times New Roman"/>
            <w:noProof/>
          </w:rPr>
          <w:t>Figure 5 : Corrélation entre la conformité RGPD et la fidélité client</w:t>
        </w:r>
        <w:r>
          <w:rPr>
            <w:noProof/>
            <w:webHidden/>
          </w:rPr>
          <w:tab/>
        </w:r>
        <w:r>
          <w:rPr>
            <w:noProof/>
            <w:webHidden/>
          </w:rPr>
          <w:fldChar w:fldCharType="begin"/>
        </w:r>
        <w:r>
          <w:rPr>
            <w:noProof/>
            <w:webHidden/>
          </w:rPr>
          <w:instrText xml:space="preserve"> PAGEREF _Toc194307506 \h </w:instrText>
        </w:r>
        <w:r>
          <w:rPr>
            <w:noProof/>
            <w:webHidden/>
          </w:rPr>
        </w:r>
        <w:r>
          <w:rPr>
            <w:noProof/>
            <w:webHidden/>
          </w:rPr>
          <w:fldChar w:fldCharType="separate"/>
        </w:r>
        <w:r w:rsidR="00A95E40">
          <w:rPr>
            <w:noProof/>
            <w:webHidden/>
          </w:rPr>
          <w:t>49</w:t>
        </w:r>
        <w:r>
          <w:rPr>
            <w:noProof/>
            <w:webHidden/>
          </w:rPr>
          <w:fldChar w:fldCharType="end"/>
        </w:r>
      </w:hyperlink>
    </w:p>
    <w:p w14:paraId="087C1947" w14:textId="2D86EDAB"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7" w:history="1">
        <w:r w:rsidRPr="009A6595">
          <w:rPr>
            <w:rStyle w:val="Lienhypertexte"/>
            <w:rFonts w:cs="Times New Roman"/>
            <w:noProof/>
          </w:rPr>
          <w:t>Figure 6</w:t>
        </w:r>
        <w:r w:rsidRPr="009A6595">
          <w:rPr>
            <w:rStyle w:val="Lienhypertexte"/>
            <w:noProof/>
          </w:rPr>
          <w:t xml:space="preserve"> </w:t>
        </w:r>
        <w:r w:rsidRPr="009A6595">
          <w:rPr>
            <w:rStyle w:val="Lienhypertexte"/>
            <w:rFonts w:cs="Times New Roman"/>
            <w:noProof/>
          </w:rPr>
          <w:t>: Principaux défis liés à la gestion des données</w:t>
        </w:r>
        <w:r>
          <w:rPr>
            <w:noProof/>
            <w:webHidden/>
          </w:rPr>
          <w:tab/>
        </w:r>
        <w:r>
          <w:rPr>
            <w:noProof/>
            <w:webHidden/>
          </w:rPr>
          <w:fldChar w:fldCharType="begin"/>
        </w:r>
        <w:r>
          <w:rPr>
            <w:noProof/>
            <w:webHidden/>
          </w:rPr>
          <w:instrText xml:space="preserve"> PAGEREF _Toc194307507 \h </w:instrText>
        </w:r>
        <w:r>
          <w:rPr>
            <w:noProof/>
            <w:webHidden/>
          </w:rPr>
        </w:r>
        <w:r>
          <w:rPr>
            <w:noProof/>
            <w:webHidden/>
          </w:rPr>
          <w:fldChar w:fldCharType="separate"/>
        </w:r>
        <w:r w:rsidR="00A95E40">
          <w:rPr>
            <w:noProof/>
            <w:webHidden/>
          </w:rPr>
          <w:t>50</w:t>
        </w:r>
        <w:r>
          <w:rPr>
            <w:noProof/>
            <w:webHidden/>
          </w:rPr>
          <w:fldChar w:fldCharType="end"/>
        </w:r>
      </w:hyperlink>
    </w:p>
    <w:p w14:paraId="1BE25AE3" w14:textId="5A9AF51A"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8" w:history="1">
        <w:r w:rsidRPr="009A6595">
          <w:rPr>
            <w:rStyle w:val="Lienhypertexte"/>
            <w:rFonts w:cs="Times New Roman"/>
            <w:noProof/>
          </w:rPr>
          <w:t>Figure 7: Adoption des technologies avancées</w:t>
        </w:r>
        <w:r>
          <w:rPr>
            <w:noProof/>
            <w:webHidden/>
          </w:rPr>
          <w:tab/>
        </w:r>
        <w:r>
          <w:rPr>
            <w:noProof/>
            <w:webHidden/>
          </w:rPr>
          <w:fldChar w:fldCharType="begin"/>
        </w:r>
        <w:r>
          <w:rPr>
            <w:noProof/>
            <w:webHidden/>
          </w:rPr>
          <w:instrText xml:space="preserve"> PAGEREF _Toc194307508 \h </w:instrText>
        </w:r>
        <w:r>
          <w:rPr>
            <w:noProof/>
            <w:webHidden/>
          </w:rPr>
        </w:r>
        <w:r>
          <w:rPr>
            <w:noProof/>
            <w:webHidden/>
          </w:rPr>
          <w:fldChar w:fldCharType="separate"/>
        </w:r>
        <w:r w:rsidR="00A95E40">
          <w:rPr>
            <w:noProof/>
            <w:webHidden/>
          </w:rPr>
          <w:t>51</w:t>
        </w:r>
        <w:r>
          <w:rPr>
            <w:noProof/>
            <w:webHidden/>
          </w:rPr>
          <w:fldChar w:fldCharType="end"/>
        </w:r>
      </w:hyperlink>
    </w:p>
    <w:p w14:paraId="55C582BE" w14:textId="43CA4E68"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09" w:history="1">
        <w:r w:rsidRPr="009A6595">
          <w:rPr>
            <w:rStyle w:val="Lienhypertexte"/>
            <w:rFonts w:cs="Times New Roman"/>
            <w:noProof/>
          </w:rPr>
          <w:t>Figure 8</w:t>
        </w:r>
        <w:r w:rsidRPr="009A6595">
          <w:rPr>
            <w:rStyle w:val="Lienhypertexte"/>
            <w:noProof/>
          </w:rPr>
          <w:t> </w:t>
        </w:r>
        <w:r w:rsidRPr="009A6595">
          <w:rPr>
            <w:rStyle w:val="Lienhypertexte"/>
            <w:rFonts w:cs="Times New Roman"/>
            <w:noProof/>
          </w:rPr>
          <w:t>: Impact des technologies sur la réduction des incidents</w:t>
        </w:r>
        <w:r>
          <w:rPr>
            <w:noProof/>
            <w:webHidden/>
          </w:rPr>
          <w:tab/>
        </w:r>
        <w:r>
          <w:rPr>
            <w:noProof/>
            <w:webHidden/>
          </w:rPr>
          <w:fldChar w:fldCharType="begin"/>
        </w:r>
        <w:r>
          <w:rPr>
            <w:noProof/>
            <w:webHidden/>
          </w:rPr>
          <w:instrText xml:space="preserve"> PAGEREF _Toc194307509 \h </w:instrText>
        </w:r>
        <w:r>
          <w:rPr>
            <w:noProof/>
            <w:webHidden/>
          </w:rPr>
        </w:r>
        <w:r>
          <w:rPr>
            <w:noProof/>
            <w:webHidden/>
          </w:rPr>
          <w:fldChar w:fldCharType="separate"/>
        </w:r>
        <w:r w:rsidR="00A95E40">
          <w:rPr>
            <w:noProof/>
            <w:webHidden/>
          </w:rPr>
          <w:t>52</w:t>
        </w:r>
        <w:r>
          <w:rPr>
            <w:noProof/>
            <w:webHidden/>
          </w:rPr>
          <w:fldChar w:fldCharType="end"/>
        </w:r>
      </w:hyperlink>
    </w:p>
    <w:p w14:paraId="1535896B" w14:textId="71CDF40C"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0" w:history="1">
        <w:r w:rsidRPr="009A6595">
          <w:rPr>
            <w:rStyle w:val="Lienhypertexte"/>
            <w:rFonts w:cs="Times New Roman"/>
            <w:noProof/>
          </w:rPr>
          <w:t>Figure 9 : Influence des pratiques RGPD sur les performances marketing</w:t>
        </w:r>
        <w:r>
          <w:rPr>
            <w:noProof/>
            <w:webHidden/>
          </w:rPr>
          <w:tab/>
        </w:r>
        <w:r>
          <w:rPr>
            <w:noProof/>
            <w:webHidden/>
          </w:rPr>
          <w:fldChar w:fldCharType="begin"/>
        </w:r>
        <w:r>
          <w:rPr>
            <w:noProof/>
            <w:webHidden/>
          </w:rPr>
          <w:instrText xml:space="preserve"> PAGEREF _Toc194307510 \h </w:instrText>
        </w:r>
        <w:r>
          <w:rPr>
            <w:noProof/>
            <w:webHidden/>
          </w:rPr>
        </w:r>
        <w:r>
          <w:rPr>
            <w:noProof/>
            <w:webHidden/>
          </w:rPr>
          <w:fldChar w:fldCharType="separate"/>
        </w:r>
        <w:r w:rsidR="00A95E40">
          <w:rPr>
            <w:noProof/>
            <w:webHidden/>
          </w:rPr>
          <w:t>53</w:t>
        </w:r>
        <w:r>
          <w:rPr>
            <w:noProof/>
            <w:webHidden/>
          </w:rPr>
          <w:fldChar w:fldCharType="end"/>
        </w:r>
      </w:hyperlink>
    </w:p>
    <w:p w14:paraId="41E591E8" w14:textId="13449146"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1" w:history="1">
        <w:r w:rsidRPr="009A6595">
          <w:rPr>
            <w:rStyle w:val="Lienhypertexte"/>
            <w:rFonts w:cs="Times New Roman"/>
            <w:noProof/>
          </w:rPr>
          <w:t>Figure 10</w:t>
        </w:r>
        <w:r w:rsidRPr="009A6595">
          <w:rPr>
            <w:rStyle w:val="Lienhypertexte"/>
            <w:noProof/>
          </w:rPr>
          <w:t> </w:t>
        </w:r>
        <w:r w:rsidRPr="009A6595">
          <w:rPr>
            <w:rStyle w:val="Lienhypertexte"/>
            <w:rFonts w:cs="Times New Roman"/>
            <w:noProof/>
          </w:rPr>
          <w:t>: Comparaison de l’efficacité des campagnes selon la personnalisation</w:t>
        </w:r>
        <w:r>
          <w:rPr>
            <w:noProof/>
            <w:webHidden/>
          </w:rPr>
          <w:tab/>
        </w:r>
        <w:r>
          <w:rPr>
            <w:noProof/>
            <w:webHidden/>
          </w:rPr>
          <w:fldChar w:fldCharType="begin"/>
        </w:r>
        <w:r>
          <w:rPr>
            <w:noProof/>
            <w:webHidden/>
          </w:rPr>
          <w:instrText xml:space="preserve"> PAGEREF _Toc194307511 \h </w:instrText>
        </w:r>
        <w:r>
          <w:rPr>
            <w:noProof/>
            <w:webHidden/>
          </w:rPr>
        </w:r>
        <w:r>
          <w:rPr>
            <w:noProof/>
            <w:webHidden/>
          </w:rPr>
          <w:fldChar w:fldCharType="separate"/>
        </w:r>
        <w:r w:rsidR="00A95E40">
          <w:rPr>
            <w:noProof/>
            <w:webHidden/>
          </w:rPr>
          <w:t>54</w:t>
        </w:r>
        <w:r>
          <w:rPr>
            <w:noProof/>
            <w:webHidden/>
          </w:rPr>
          <w:fldChar w:fldCharType="end"/>
        </w:r>
      </w:hyperlink>
    </w:p>
    <w:p w14:paraId="1F1B486D" w14:textId="5661D3A1"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2" w:history="1">
        <w:r w:rsidRPr="009A6595">
          <w:rPr>
            <w:rStyle w:val="Lienhypertexte"/>
            <w:rFonts w:cs="Times New Roman"/>
            <w:noProof/>
          </w:rPr>
          <w:t>Figure 11: Perception globale des répondants par ancienneté</w:t>
        </w:r>
        <w:r>
          <w:rPr>
            <w:noProof/>
            <w:webHidden/>
          </w:rPr>
          <w:tab/>
        </w:r>
        <w:r>
          <w:rPr>
            <w:noProof/>
            <w:webHidden/>
          </w:rPr>
          <w:fldChar w:fldCharType="begin"/>
        </w:r>
        <w:r>
          <w:rPr>
            <w:noProof/>
            <w:webHidden/>
          </w:rPr>
          <w:instrText xml:space="preserve"> PAGEREF _Toc194307512 \h </w:instrText>
        </w:r>
        <w:r>
          <w:rPr>
            <w:noProof/>
            <w:webHidden/>
          </w:rPr>
        </w:r>
        <w:r>
          <w:rPr>
            <w:noProof/>
            <w:webHidden/>
          </w:rPr>
          <w:fldChar w:fldCharType="separate"/>
        </w:r>
        <w:r w:rsidR="00A95E40">
          <w:rPr>
            <w:noProof/>
            <w:webHidden/>
          </w:rPr>
          <w:t>55</w:t>
        </w:r>
        <w:r>
          <w:rPr>
            <w:noProof/>
            <w:webHidden/>
          </w:rPr>
          <w:fldChar w:fldCharType="end"/>
        </w:r>
      </w:hyperlink>
    </w:p>
    <w:p w14:paraId="74B63A96" w14:textId="6D3CC50E"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3" w:history="1">
        <w:r w:rsidRPr="009A6595">
          <w:rPr>
            <w:rStyle w:val="Lienhypertexte"/>
            <w:rFonts w:cs="Times New Roman"/>
            <w:noProof/>
          </w:rPr>
          <w:t>Figure 12</w:t>
        </w:r>
        <w:r w:rsidRPr="009A6595">
          <w:rPr>
            <w:rStyle w:val="Lienhypertexte"/>
            <w:noProof/>
          </w:rPr>
          <w:t xml:space="preserve"> </w:t>
        </w:r>
        <w:r w:rsidRPr="009A6595">
          <w:rPr>
            <w:rStyle w:val="Lienhypertexte"/>
            <w:rFonts w:cs="Times New Roman"/>
            <w:noProof/>
          </w:rPr>
          <w:t>: Perception globale des répondants par ancienneté</w:t>
        </w:r>
        <w:r>
          <w:rPr>
            <w:noProof/>
            <w:webHidden/>
          </w:rPr>
          <w:tab/>
        </w:r>
        <w:r>
          <w:rPr>
            <w:noProof/>
            <w:webHidden/>
          </w:rPr>
          <w:fldChar w:fldCharType="begin"/>
        </w:r>
        <w:r>
          <w:rPr>
            <w:noProof/>
            <w:webHidden/>
          </w:rPr>
          <w:instrText xml:space="preserve"> PAGEREF _Toc194307513 \h </w:instrText>
        </w:r>
        <w:r>
          <w:rPr>
            <w:noProof/>
            <w:webHidden/>
          </w:rPr>
        </w:r>
        <w:r>
          <w:rPr>
            <w:noProof/>
            <w:webHidden/>
          </w:rPr>
          <w:fldChar w:fldCharType="separate"/>
        </w:r>
        <w:r w:rsidR="00A95E40">
          <w:rPr>
            <w:noProof/>
            <w:webHidden/>
          </w:rPr>
          <w:t>56</w:t>
        </w:r>
        <w:r>
          <w:rPr>
            <w:noProof/>
            <w:webHidden/>
          </w:rPr>
          <w:fldChar w:fldCharType="end"/>
        </w:r>
      </w:hyperlink>
    </w:p>
    <w:p w14:paraId="0DF28727" w14:textId="49C26985"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4" w:history="1">
        <w:r w:rsidRPr="009A6595">
          <w:rPr>
            <w:rStyle w:val="Lienhypertexte"/>
            <w:rFonts w:cs="Times New Roman"/>
            <w:noProof/>
          </w:rPr>
          <w:t>Figure 13</w:t>
        </w:r>
        <w:r w:rsidRPr="009A6595">
          <w:rPr>
            <w:rStyle w:val="Lienhypertexte"/>
            <w:noProof/>
          </w:rPr>
          <w:t> </w:t>
        </w:r>
        <w:r w:rsidRPr="009A6595">
          <w:rPr>
            <w:rStyle w:val="Lienhypertexte"/>
            <w:rFonts w:cs="Times New Roman"/>
            <w:noProof/>
          </w:rPr>
          <w:t>: Perception globale des répondants par ancienneté</w:t>
        </w:r>
        <w:r>
          <w:rPr>
            <w:noProof/>
            <w:webHidden/>
          </w:rPr>
          <w:tab/>
        </w:r>
        <w:r>
          <w:rPr>
            <w:noProof/>
            <w:webHidden/>
          </w:rPr>
          <w:fldChar w:fldCharType="begin"/>
        </w:r>
        <w:r>
          <w:rPr>
            <w:noProof/>
            <w:webHidden/>
          </w:rPr>
          <w:instrText xml:space="preserve"> PAGEREF _Toc194307514 \h </w:instrText>
        </w:r>
        <w:r>
          <w:rPr>
            <w:noProof/>
            <w:webHidden/>
          </w:rPr>
        </w:r>
        <w:r>
          <w:rPr>
            <w:noProof/>
            <w:webHidden/>
          </w:rPr>
          <w:fldChar w:fldCharType="separate"/>
        </w:r>
        <w:r w:rsidR="00A95E40">
          <w:rPr>
            <w:noProof/>
            <w:webHidden/>
          </w:rPr>
          <w:t>57</w:t>
        </w:r>
        <w:r>
          <w:rPr>
            <w:noProof/>
            <w:webHidden/>
          </w:rPr>
          <w:fldChar w:fldCharType="end"/>
        </w:r>
      </w:hyperlink>
    </w:p>
    <w:p w14:paraId="2C37A3FC" w14:textId="1EA0A901"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5" w:history="1">
        <w:r w:rsidRPr="009A6595">
          <w:rPr>
            <w:rStyle w:val="Lienhypertexte"/>
            <w:rFonts w:cs="Times New Roman"/>
            <w:noProof/>
          </w:rPr>
          <w:t>Figure 14 : Perception globale des répondants par ancienneté</w:t>
        </w:r>
        <w:r>
          <w:rPr>
            <w:noProof/>
            <w:webHidden/>
          </w:rPr>
          <w:tab/>
        </w:r>
        <w:r>
          <w:rPr>
            <w:noProof/>
            <w:webHidden/>
          </w:rPr>
          <w:fldChar w:fldCharType="begin"/>
        </w:r>
        <w:r>
          <w:rPr>
            <w:noProof/>
            <w:webHidden/>
          </w:rPr>
          <w:instrText xml:space="preserve"> PAGEREF _Toc194307515 \h </w:instrText>
        </w:r>
        <w:r>
          <w:rPr>
            <w:noProof/>
            <w:webHidden/>
          </w:rPr>
        </w:r>
        <w:r>
          <w:rPr>
            <w:noProof/>
            <w:webHidden/>
          </w:rPr>
          <w:fldChar w:fldCharType="separate"/>
        </w:r>
        <w:r w:rsidR="00A95E40">
          <w:rPr>
            <w:noProof/>
            <w:webHidden/>
          </w:rPr>
          <w:t>58</w:t>
        </w:r>
        <w:r>
          <w:rPr>
            <w:noProof/>
            <w:webHidden/>
          </w:rPr>
          <w:fldChar w:fldCharType="end"/>
        </w:r>
      </w:hyperlink>
    </w:p>
    <w:p w14:paraId="6D9AB297" w14:textId="18591FDF"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6" w:history="1">
        <w:r w:rsidRPr="009A6595">
          <w:rPr>
            <w:rStyle w:val="Lienhypertexte"/>
            <w:rFonts w:cs="Times New Roman"/>
            <w:noProof/>
          </w:rPr>
          <w:t>Figure 15 : Impact des pratiques de la gestion des données sur la satisfaction client</w:t>
        </w:r>
        <w:r>
          <w:rPr>
            <w:noProof/>
            <w:webHidden/>
          </w:rPr>
          <w:tab/>
        </w:r>
        <w:r>
          <w:rPr>
            <w:noProof/>
            <w:webHidden/>
          </w:rPr>
          <w:fldChar w:fldCharType="begin"/>
        </w:r>
        <w:r>
          <w:rPr>
            <w:noProof/>
            <w:webHidden/>
          </w:rPr>
          <w:instrText xml:space="preserve"> PAGEREF _Toc194307516 \h </w:instrText>
        </w:r>
        <w:r>
          <w:rPr>
            <w:noProof/>
            <w:webHidden/>
          </w:rPr>
        </w:r>
        <w:r>
          <w:rPr>
            <w:noProof/>
            <w:webHidden/>
          </w:rPr>
          <w:fldChar w:fldCharType="separate"/>
        </w:r>
        <w:r w:rsidR="00A95E40">
          <w:rPr>
            <w:noProof/>
            <w:webHidden/>
          </w:rPr>
          <w:t>61</w:t>
        </w:r>
        <w:r>
          <w:rPr>
            <w:noProof/>
            <w:webHidden/>
          </w:rPr>
          <w:fldChar w:fldCharType="end"/>
        </w:r>
      </w:hyperlink>
    </w:p>
    <w:p w14:paraId="62C245F6" w14:textId="62A5F6BD"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7" w:history="1">
        <w:r w:rsidRPr="009A6595">
          <w:rPr>
            <w:rStyle w:val="Lienhypertexte"/>
            <w:rFonts w:cs="Times New Roman"/>
            <w:noProof/>
          </w:rPr>
          <w:t>Figure 16 : Nuage de mots clés pour Avenir et innovation</w:t>
        </w:r>
        <w:r>
          <w:rPr>
            <w:noProof/>
            <w:webHidden/>
          </w:rPr>
          <w:tab/>
        </w:r>
        <w:r>
          <w:rPr>
            <w:noProof/>
            <w:webHidden/>
          </w:rPr>
          <w:fldChar w:fldCharType="begin"/>
        </w:r>
        <w:r>
          <w:rPr>
            <w:noProof/>
            <w:webHidden/>
          </w:rPr>
          <w:instrText xml:space="preserve"> PAGEREF _Toc194307517 \h </w:instrText>
        </w:r>
        <w:r>
          <w:rPr>
            <w:noProof/>
            <w:webHidden/>
          </w:rPr>
        </w:r>
        <w:r>
          <w:rPr>
            <w:noProof/>
            <w:webHidden/>
          </w:rPr>
          <w:fldChar w:fldCharType="separate"/>
        </w:r>
        <w:r w:rsidR="00A95E40">
          <w:rPr>
            <w:noProof/>
            <w:webHidden/>
          </w:rPr>
          <w:t>62</w:t>
        </w:r>
        <w:r>
          <w:rPr>
            <w:noProof/>
            <w:webHidden/>
          </w:rPr>
          <w:fldChar w:fldCharType="end"/>
        </w:r>
      </w:hyperlink>
    </w:p>
    <w:p w14:paraId="5202D8FD" w14:textId="1C802B8B"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8" w:history="1">
        <w:r w:rsidRPr="009A6595">
          <w:rPr>
            <w:rStyle w:val="Lienhypertexte"/>
            <w:rFonts w:cs="Times New Roman"/>
            <w:noProof/>
          </w:rPr>
          <w:t>Figure 17</w:t>
        </w:r>
        <w:r w:rsidRPr="009A6595">
          <w:rPr>
            <w:rStyle w:val="Lienhypertexte"/>
            <w:noProof/>
          </w:rPr>
          <w:t> </w:t>
        </w:r>
        <w:r w:rsidRPr="009A6595">
          <w:rPr>
            <w:rStyle w:val="Lienhypertexte"/>
            <w:rFonts w:cs="Times New Roman"/>
            <w:noProof/>
          </w:rPr>
          <w:t>: Adoption des technologies avancées</w:t>
        </w:r>
        <w:r>
          <w:rPr>
            <w:noProof/>
            <w:webHidden/>
          </w:rPr>
          <w:tab/>
        </w:r>
        <w:r>
          <w:rPr>
            <w:noProof/>
            <w:webHidden/>
          </w:rPr>
          <w:fldChar w:fldCharType="begin"/>
        </w:r>
        <w:r>
          <w:rPr>
            <w:noProof/>
            <w:webHidden/>
          </w:rPr>
          <w:instrText xml:space="preserve"> PAGEREF _Toc194307518 \h </w:instrText>
        </w:r>
        <w:r>
          <w:rPr>
            <w:noProof/>
            <w:webHidden/>
          </w:rPr>
        </w:r>
        <w:r>
          <w:rPr>
            <w:noProof/>
            <w:webHidden/>
          </w:rPr>
          <w:fldChar w:fldCharType="separate"/>
        </w:r>
        <w:r w:rsidR="00A95E40">
          <w:rPr>
            <w:noProof/>
            <w:webHidden/>
          </w:rPr>
          <w:t>63</w:t>
        </w:r>
        <w:r>
          <w:rPr>
            <w:noProof/>
            <w:webHidden/>
          </w:rPr>
          <w:fldChar w:fldCharType="end"/>
        </w:r>
      </w:hyperlink>
    </w:p>
    <w:p w14:paraId="524B4DF5" w14:textId="06E1C397" w:rsidR="00BA3FC7" w:rsidRDefault="00BA3FC7" w:rsidP="00BA3FC7">
      <w:pPr>
        <w:pStyle w:val="Tabledesillustrations"/>
        <w:tabs>
          <w:tab w:val="right" w:leader="dot" w:pos="9571"/>
        </w:tabs>
        <w:spacing w:before="120"/>
        <w:rPr>
          <w:rFonts w:eastAsiaTheme="minorEastAsia"/>
          <w:noProof/>
          <w:kern w:val="2"/>
          <w:sz w:val="24"/>
          <w:szCs w:val="24"/>
          <w:lang w:eastAsia="fr-FR"/>
          <w14:ligatures w14:val="standardContextual"/>
        </w:rPr>
      </w:pPr>
      <w:hyperlink w:anchor="_Toc194307519" w:history="1">
        <w:r w:rsidRPr="009A6595">
          <w:rPr>
            <w:rStyle w:val="Lienhypertexte"/>
            <w:rFonts w:cs="Times New Roman"/>
            <w:noProof/>
          </w:rPr>
          <w:t>Figure 18</w:t>
        </w:r>
        <w:r w:rsidRPr="009A6595">
          <w:rPr>
            <w:rStyle w:val="Lienhypertexte"/>
            <w:noProof/>
          </w:rPr>
          <w:t xml:space="preserve"> </w:t>
        </w:r>
        <w:r w:rsidRPr="009A6595">
          <w:rPr>
            <w:rStyle w:val="Lienhypertexte"/>
            <w:rFonts w:cs="Times New Roman"/>
            <w:noProof/>
          </w:rPr>
          <w:t>: Adoption des technologies avancées</w:t>
        </w:r>
        <w:r>
          <w:rPr>
            <w:noProof/>
            <w:webHidden/>
          </w:rPr>
          <w:tab/>
        </w:r>
        <w:r>
          <w:rPr>
            <w:noProof/>
            <w:webHidden/>
          </w:rPr>
          <w:fldChar w:fldCharType="begin"/>
        </w:r>
        <w:r>
          <w:rPr>
            <w:noProof/>
            <w:webHidden/>
          </w:rPr>
          <w:instrText xml:space="preserve"> PAGEREF _Toc194307519 \h </w:instrText>
        </w:r>
        <w:r>
          <w:rPr>
            <w:noProof/>
            <w:webHidden/>
          </w:rPr>
        </w:r>
        <w:r>
          <w:rPr>
            <w:noProof/>
            <w:webHidden/>
          </w:rPr>
          <w:fldChar w:fldCharType="separate"/>
        </w:r>
        <w:r w:rsidR="00A95E40">
          <w:rPr>
            <w:noProof/>
            <w:webHidden/>
          </w:rPr>
          <w:t>64</w:t>
        </w:r>
        <w:r>
          <w:rPr>
            <w:noProof/>
            <w:webHidden/>
          </w:rPr>
          <w:fldChar w:fldCharType="end"/>
        </w:r>
      </w:hyperlink>
    </w:p>
    <w:p w14:paraId="2DC89934" w14:textId="2DFA86FF" w:rsidR="00E8086D" w:rsidRDefault="00BA3FC7" w:rsidP="00BA3FC7">
      <w:pPr>
        <w:spacing w:before="120"/>
      </w:pPr>
      <w:r>
        <w:fldChar w:fldCharType="end"/>
      </w:r>
    </w:p>
    <w:p w14:paraId="03AA2EDE" w14:textId="3C19905D" w:rsidR="003755BD" w:rsidRDefault="003755BD"/>
    <w:p w14:paraId="32D4BF5C" w14:textId="77777777" w:rsidR="00EF79E1" w:rsidRDefault="00EF79E1"/>
    <w:p w14:paraId="26BDF58E" w14:textId="77777777" w:rsidR="00E8086D" w:rsidRDefault="00000000" w:rsidP="00FC2785">
      <w:r>
        <w:rPr>
          <w:noProof/>
          <w:color w:val="000000" w:themeColor="text1"/>
          <w:sz w:val="4"/>
          <w:szCs w:val="4"/>
          <w:lang w:eastAsia="fr-FR"/>
        </w:rPr>
        <w:pict w14:anchorId="663F04AC">
          <v:shape id="Parchemin horizontal 77" o:spid="_x0000_s2057" type="#_x0000_t98" style="position:absolute;margin-left:.75pt;margin-top:4.45pt;width:450pt;height:64.5pt;z-index:-251649024;visibility:visible;mso-position-horizontal-relative:margin;mso-width-relative:margin;mso-height-relative:margin;v-text-anchor:middle" fillcolor="#2e74b5 [2404]" strokecolor="#4472c4 [3208]" strokeweight=".5pt">
            <v:fill color2="#050803 [169]" rotate="t"/>
            <v:stroke joinstyle="miter"/>
            <v:textbox style="mso-next-textbox:#Parchemin horizontal 77">
              <w:txbxContent>
                <w:p w14:paraId="52A71985" w14:textId="77777777" w:rsidR="000F5528" w:rsidRPr="00161C73" w:rsidRDefault="000F5528" w:rsidP="0018192A">
                  <w:pPr>
                    <w:spacing w:after="0" w:line="240" w:lineRule="auto"/>
                    <w:jc w:val="center"/>
                    <w:rPr>
                      <w:rFonts w:ascii="Franklin Gothic Heavy" w:hAnsi="Franklin Gothic Heavy"/>
                      <w:b/>
                      <w:color w:val="006600"/>
                      <w:sz w:val="8"/>
                      <w:szCs w:val="8"/>
                    </w:rPr>
                  </w:pPr>
                </w:p>
                <w:p w14:paraId="6F8AF189" w14:textId="77777777" w:rsidR="000F5528" w:rsidRPr="009E6E5B" w:rsidRDefault="000F5528" w:rsidP="0018192A">
                  <w:pPr>
                    <w:jc w:val="center"/>
                    <w:rPr>
                      <w:sz w:val="40"/>
                      <w:szCs w:val="40"/>
                    </w:rPr>
                  </w:pPr>
                </w:p>
              </w:txbxContent>
            </v:textbox>
            <w10:wrap anchorx="margin"/>
          </v:shape>
        </w:pict>
      </w:r>
    </w:p>
    <w:p w14:paraId="608206DA" w14:textId="77777777" w:rsidR="003755BD" w:rsidRPr="0018192A" w:rsidRDefault="003755BD" w:rsidP="003755BD">
      <w:pPr>
        <w:pStyle w:val="Titre1"/>
        <w:jc w:val="center"/>
        <w:rPr>
          <w:rFonts w:ascii="Arial Rounded MT Bold" w:hAnsi="Arial Rounded MT Bold" w:cs="Times New Roman"/>
          <w:b/>
          <w:color w:val="auto"/>
          <w:sz w:val="40"/>
          <w:szCs w:val="40"/>
        </w:rPr>
      </w:pPr>
      <w:bookmarkStart w:id="2" w:name="_Toc194254976"/>
      <w:r w:rsidRPr="0018192A">
        <w:rPr>
          <w:rFonts w:ascii="Arial Rounded MT Bold" w:hAnsi="Arial Rounded MT Bold" w:cs="Times New Roman"/>
          <w:b/>
          <w:color w:val="auto"/>
          <w:sz w:val="40"/>
          <w:szCs w:val="40"/>
        </w:rPr>
        <w:t>LISTE DES TABLEAUX</w:t>
      </w:r>
      <w:bookmarkEnd w:id="2"/>
    </w:p>
    <w:p w14:paraId="774DB0DC" w14:textId="77777777" w:rsidR="003755BD" w:rsidRDefault="003755BD" w:rsidP="003755BD"/>
    <w:p w14:paraId="3A617419" w14:textId="77777777" w:rsidR="004C35F9" w:rsidRDefault="004C35F9">
      <w:pPr>
        <w:pStyle w:val="Tabledesillustrations"/>
        <w:tabs>
          <w:tab w:val="right" w:leader="dot" w:pos="9571"/>
        </w:tabs>
      </w:pPr>
    </w:p>
    <w:p w14:paraId="2E0F8FF8" w14:textId="4427CA01" w:rsidR="004C35F9" w:rsidRDefault="004C35F9">
      <w:pPr>
        <w:pStyle w:val="Tabledesillustrations"/>
        <w:tabs>
          <w:tab w:val="right" w:leader="dot" w:pos="9571"/>
        </w:tabs>
        <w:rPr>
          <w:rFonts w:eastAsiaTheme="minorEastAsia"/>
          <w:noProof/>
          <w:kern w:val="2"/>
          <w:sz w:val="24"/>
          <w:szCs w:val="24"/>
          <w:lang w:eastAsia="fr-FR"/>
          <w14:ligatures w14:val="standardContextual"/>
        </w:rPr>
      </w:pPr>
      <w:r>
        <w:fldChar w:fldCharType="begin"/>
      </w:r>
      <w:r>
        <w:instrText xml:space="preserve"> TOC \h \z \c "Tableau" </w:instrText>
      </w:r>
      <w:r>
        <w:fldChar w:fldCharType="separate"/>
      </w:r>
      <w:hyperlink w:anchor="_Toc194307735" w:history="1">
        <w:r w:rsidRPr="00461437">
          <w:rPr>
            <w:rStyle w:val="Lienhypertexte"/>
            <w:rFonts w:cs="Times New Roman"/>
            <w:noProof/>
          </w:rPr>
          <w:t>Tableau 1 : Plan d’analyse par hypothèse et objectif général</w:t>
        </w:r>
        <w:r>
          <w:rPr>
            <w:noProof/>
            <w:webHidden/>
          </w:rPr>
          <w:tab/>
        </w:r>
        <w:r>
          <w:rPr>
            <w:noProof/>
            <w:webHidden/>
          </w:rPr>
          <w:fldChar w:fldCharType="begin"/>
        </w:r>
        <w:r>
          <w:rPr>
            <w:noProof/>
            <w:webHidden/>
          </w:rPr>
          <w:instrText xml:space="preserve"> PAGEREF _Toc194307735 \h </w:instrText>
        </w:r>
        <w:r>
          <w:rPr>
            <w:noProof/>
            <w:webHidden/>
          </w:rPr>
        </w:r>
        <w:r>
          <w:rPr>
            <w:noProof/>
            <w:webHidden/>
          </w:rPr>
          <w:fldChar w:fldCharType="separate"/>
        </w:r>
        <w:r w:rsidR="00A95E40">
          <w:rPr>
            <w:noProof/>
            <w:webHidden/>
          </w:rPr>
          <w:t>41</w:t>
        </w:r>
        <w:r>
          <w:rPr>
            <w:noProof/>
            <w:webHidden/>
          </w:rPr>
          <w:fldChar w:fldCharType="end"/>
        </w:r>
      </w:hyperlink>
    </w:p>
    <w:p w14:paraId="7A86D5B0" w14:textId="2612DAFD" w:rsidR="0018192A" w:rsidRDefault="004C35F9" w:rsidP="003755BD">
      <w:r>
        <w:fldChar w:fldCharType="end"/>
      </w:r>
    </w:p>
    <w:p w14:paraId="21C0C530" w14:textId="77777777" w:rsidR="0018192A" w:rsidRDefault="0018192A" w:rsidP="003755BD"/>
    <w:p w14:paraId="1F2E362A" w14:textId="066DC48A" w:rsidR="003755BD" w:rsidRDefault="003755BD" w:rsidP="003755BD">
      <w:r>
        <w:br w:type="page"/>
      </w:r>
    </w:p>
    <w:p w14:paraId="281750E2" w14:textId="77777777" w:rsidR="00E8086D" w:rsidRDefault="00000000" w:rsidP="00FC2785">
      <w:r>
        <w:rPr>
          <w:noProof/>
          <w:color w:val="000000" w:themeColor="text1"/>
          <w:sz w:val="4"/>
          <w:szCs w:val="4"/>
          <w:lang w:eastAsia="fr-FR"/>
        </w:rPr>
        <w:lastRenderedPageBreak/>
        <w:pict w14:anchorId="1AA325A2">
          <v:shape id="Parchemin horizontal 70" o:spid="_x0000_s2058" type="#_x0000_t98" style="position:absolute;margin-left:2.25pt;margin-top:3.1pt;width:450pt;height:64.5pt;z-index:-251650048;visibility:visible;mso-position-horizontal-relative:margin;mso-width-relative:margin;mso-height-relative:margin;v-text-anchor:middle" fillcolor="#2e74b5 [2404]" strokecolor="#4472c4 [3208]" strokeweight=".5pt">
            <v:fill color2="#050803 [169]" rotate="t"/>
            <v:stroke joinstyle="miter"/>
            <v:textbox style="mso-next-textbox:#Parchemin horizontal 70">
              <w:txbxContent>
                <w:p w14:paraId="62CB3BB0" w14:textId="77777777" w:rsidR="000F5528" w:rsidRPr="00161C73" w:rsidRDefault="000F5528" w:rsidP="0018192A">
                  <w:pPr>
                    <w:spacing w:after="0" w:line="240" w:lineRule="auto"/>
                    <w:jc w:val="center"/>
                    <w:rPr>
                      <w:rFonts w:ascii="Franklin Gothic Heavy" w:hAnsi="Franklin Gothic Heavy"/>
                      <w:b/>
                      <w:color w:val="006600"/>
                      <w:sz w:val="8"/>
                      <w:szCs w:val="8"/>
                    </w:rPr>
                  </w:pPr>
                </w:p>
                <w:p w14:paraId="29BDC447" w14:textId="77777777" w:rsidR="000F5528" w:rsidRPr="009E6E5B" w:rsidRDefault="000F5528" w:rsidP="0018192A">
                  <w:pPr>
                    <w:jc w:val="center"/>
                    <w:rPr>
                      <w:sz w:val="40"/>
                      <w:szCs w:val="40"/>
                    </w:rPr>
                  </w:pPr>
                </w:p>
              </w:txbxContent>
            </v:textbox>
            <w10:wrap anchorx="margin"/>
          </v:shape>
        </w:pict>
      </w:r>
    </w:p>
    <w:p w14:paraId="2186A746" w14:textId="77777777" w:rsidR="00E8086D" w:rsidRPr="0018192A" w:rsidRDefault="00E8086D" w:rsidP="00E8086D">
      <w:pPr>
        <w:pStyle w:val="Titre1"/>
        <w:jc w:val="center"/>
        <w:rPr>
          <w:rFonts w:ascii="Arial Rounded MT Bold" w:hAnsi="Arial Rounded MT Bold" w:cs="Times New Roman"/>
          <w:b/>
          <w:color w:val="auto"/>
          <w:sz w:val="40"/>
          <w:szCs w:val="40"/>
        </w:rPr>
      </w:pPr>
      <w:bookmarkStart w:id="3" w:name="_Toc194254977"/>
      <w:r w:rsidRPr="0018192A">
        <w:rPr>
          <w:rFonts w:ascii="Arial Rounded MT Bold" w:hAnsi="Arial Rounded MT Bold" w:cs="Times New Roman"/>
          <w:b/>
          <w:color w:val="auto"/>
          <w:sz w:val="40"/>
          <w:szCs w:val="40"/>
        </w:rPr>
        <w:t>LISTE DES ABREVIATIONS</w:t>
      </w:r>
      <w:bookmarkEnd w:id="3"/>
    </w:p>
    <w:p w14:paraId="45CBF29C" w14:textId="77777777" w:rsidR="00E8086D" w:rsidRDefault="00E8086D" w:rsidP="00FC2785"/>
    <w:p w14:paraId="3C271DC5" w14:textId="77777777" w:rsidR="00E8086D" w:rsidRDefault="00E8086D" w:rsidP="00FC278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284"/>
        <w:gridCol w:w="7335"/>
      </w:tblGrid>
      <w:tr w:rsidR="00793168" w:rsidRPr="00887E25" w14:paraId="414E1B96" w14:textId="77777777" w:rsidTr="00793168">
        <w:tc>
          <w:tcPr>
            <w:tcW w:w="1838" w:type="dxa"/>
          </w:tcPr>
          <w:p w14:paraId="43ADD2E7" w14:textId="457672EB"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RGPD</w:t>
            </w:r>
          </w:p>
        </w:tc>
        <w:tc>
          <w:tcPr>
            <w:tcW w:w="284" w:type="dxa"/>
          </w:tcPr>
          <w:p w14:paraId="7E80B491"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2A9C17E9" w14:textId="4AEE1A6D" w:rsidR="00793168" w:rsidRPr="00887E25" w:rsidRDefault="0040180B" w:rsidP="00793168">
            <w:pPr>
              <w:spacing w:line="300" w:lineRule="auto"/>
              <w:rPr>
                <w:rFonts w:ascii="Times New Roman" w:hAnsi="Times New Roman" w:cs="Times New Roman"/>
                <w:sz w:val="24"/>
                <w:szCs w:val="24"/>
              </w:rPr>
            </w:pPr>
            <w:r>
              <w:rPr>
                <w:rFonts w:ascii="Times New Roman" w:hAnsi="Times New Roman" w:cs="Times New Roman"/>
                <w:sz w:val="24"/>
                <w:szCs w:val="24"/>
              </w:rPr>
              <w:t>Règlement Général de la protection des Données</w:t>
            </w:r>
          </w:p>
        </w:tc>
      </w:tr>
      <w:tr w:rsidR="00793168" w:rsidRPr="00887E25" w14:paraId="549E079D" w14:textId="77777777" w:rsidTr="00793168">
        <w:tc>
          <w:tcPr>
            <w:tcW w:w="1838" w:type="dxa"/>
          </w:tcPr>
          <w:p w14:paraId="6C853071" w14:textId="0876E289"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PwC</w:t>
            </w:r>
          </w:p>
        </w:tc>
        <w:tc>
          <w:tcPr>
            <w:tcW w:w="284" w:type="dxa"/>
          </w:tcPr>
          <w:p w14:paraId="4CA04EEB"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3D006E8E" w14:textId="563E445B"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PricewaterhouseCoopers</w:t>
            </w:r>
          </w:p>
        </w:tc>
      </w:tr>
      <w:tr w:rsidR="00793168" w:rsidRPr="00887E25" w14:paraId="3660C6D4" w14:textId="77777777" w:rsidTr="00793168">
        <w:tc>
          <w:tcPr>
            <w:tcW w:w="1838" w:type="dxa"/>
          </w:tcPr>
          <w:p w14:paraId="4D96FD8F" w14:textId="23D52A64"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CNIL</w:t>
            </w:r>
          </w:p>
        </w:tc>
        <w:tc>
          <w:tcPr>
            <w:tcW w:w="284" w:type="dxa"/>
          </w:tcPr>
          <w:p w14:paraId="348A2387"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3281BDF2" w14:textId="71CFE1FA"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Commission Nationale de l'Informatique et des Libertés</w:t>
            </w:r>
          </w:p>
        </w:tc>
      </w:tr>
      <w:tr w:rsidR="00793168" w:rsidRPr="00887E25" w14:paraId="4C8F10B5" w14:textId="77777777" w:rsidTr="00793168">
        <w:tc>
          <w:tcPr>
            <w:tcW w:w="1838" w:type="dxa"/>
          </w:tcPr>
          <w:p w14:paraId="39B88BA8" w14:textId="2EC4A869"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SFR</w:t>
            </w:r>
          </w:p>
        </w:tc>
        <w:tc>
          <w:tcPr>
            <w:tcW w:w="284" w:type="dxa"/>
          </w:tcPr>
          <w:p w14:paraId="77D2814C"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61B73592" w14:textId="7FFA3E67"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Société Française du Radiotéléphone</w:t>
            </w:r>
          </w:p>
        </w:tc>
      </w:tr>
      <w:tr w:rsidR="00793168" w:rsidRPr="00887E25" w14:paraId="5FB158F8" w14:textId="77777777" w:rsidTr="00793168">
        <w:tc>
          <w:tcPr>
            <w:tcW w:w="1838" w:type="dxa"/>
          </w:tcPr>
          <w:p w14:paraId="2780D476" w14:textId="1087716D"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IA</w:t>
            </w:r>
          </w:p>
        </w:tc>
        <w:tc>
          <w:tcPr>
            <w:tcW w:w="284" w:type="dxa"/>
          </w:tcPr>
          <w:p w14:paraId="14636B24"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4512075D" w14:textId="0990414D"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Intelligence Artificielle</w:t>
            </w:r>
          </w:p>
        </w:tc>
      </w:tr>
      <w:tr w:rsidR="00793168" w:rsidRPr="00887E25" w14:paraId="7D9790B9" w14:textId="77777777" w:rsidTr="00793168">
        <w:tc>
          <w:tcPr>
            <w:tcW w:w="1838" w:type="dxa"/>
          </w:tcPr>
          <w:p w14:paraId="31AF084C" w14:textId="7812D5D9"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IoT</w:t>
            </w:r>
          </w:p>
        </w:tc>
        <w:tc>
          <w:tcPr>
            <w:tcW w:w="284" w:type="dxa"/>
          </w:tcPr>
          <w:p w14:paraId="22DE1C29"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3DEB0E7C" w14:textId="6C575CC2"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Internet of Things</w:t>
            </w:r>
          </w:p>
        </w:tc>
      </w:tr>
      <w:tr w:rsidR="00793168" w:rsidRPr="00887E25" w14:paraId="0CA40D7A" w14:textId="77777777" w:rsidTr="00793168">
        <w:tc>
          <w:tcPr>
            <w:tcW w:w="1838" w:type="dxa"/>
          </w:tcPr>
          <w:p w14:paraId="3A97F5B4" w14:textId="7534ACC6"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UE</w:t>
            </w:r>
          </w:p>
        </w:tc>
        <w:tc>
          <w:tcPr>
            <w:tcW w:w="284" w:type="dxa"/>
          </w:tcPr>
          <w:p w14:paraId="72B9D4D4"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5E26AC12" w14:textId="4862A527"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Union Européenne</w:t>
            </w:r>
          </w:p>
        </w:tc>
      </w:tr>
      <w:tr w:rsidR="00793168" w:rsidRPr="00887E25" w14:paraId="08F761FC" w14:textId="77777777" w:rsidTr="00793168">
        <w:tc>
          <w:tcPr>
            <w:tcW w:w="1838" w:type="dxa"/>
          </w:tcPr>
          <w:p w14:paraId="0CA5BA1F" w14:textId="6DE4EC5F"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DPO</w:t>
            </w:r>
          </w:p>
        </w:tc>
        <w:tc>
          <w:tcPr>
            <w:tcW w:w="284" w:type="dxa"/>
          </w:tcPr>
          <w:p w14:paraId="4CE1DE99"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10257B49" w14:textId="3CBE567F"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Data Protection Officer</w:t>
            </w:r>
          </w:p>
        </w:tc>
      </w:tr>
      <w:tr w:rsidR="00793168" w:rsidRPr="00887E25" w14:paraId="69ABEBAE" w14:textId="77777777" w:rsidTr="00793168">
        <w:tc>
          <w:tcPr>
            <w:tcW w:w="1838" w:type="dxa"/>
          </w:tcPr>
          <w:p w14:paraId="1576B872" w14:textId="6B41C0B4"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ENISA</w:t>
            </w:r>
          </w:p>
        </w:tc>
        <w:tc>
          <w:tcPr>
            <w:tcW w:w="284" w:type="dxa"/>
          </w:tcPr>
          <w:p w14:paraId="068EB43A"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2BA4BB23" w14:textId="05181DF3"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European Union Agency for Cybersecurity</w:t>
            </w:r>
          </w:p>
        </w:tc>
      </w:tr>
      <w:tr w:rsidR="00793168" w:rsidRPr="00887E25" w14:paraId="03D7A65D" w14:textId="77777777" w:rsidTr="00793168">
        <w:tc>
          <w:tcPr>
            <w:tcW w:w="1838" w:type="dxa"/>
          </w:tcPr>
          <w:p w14:paraId="037D545F" w14:textId="34FED9C0"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DMP</w:t>
            </w:r>
          </w:p>
        </w:tc>
        <w:tc>
          <w:tcPr>
            <w:tcW w:w="284" w:type="dxa"/>
          </w:tcPr>
          <w:p w14:paraId="7A1A7209"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6395C5F1" w14:textId="5C591F18"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Data Management Platform</w:t>
            </w:r>
          </w:p>
        </w:tc>
      </w:tr>
      <w:tr w:rsidR="00793168" w:rsidRPr="00887E25" w14:paraId="74FB7F03" w14:textId="77777777" w:rsidTr="00793168">
        <w:tc>
          <w:tcPr>
            <w:tcW w:w="1838" w:type="dxa"/>
          </w:tcPr>
          <w:p w14:paraId="03160246" w14:textId="3EE7BFD2"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CRM</w:t>
            </w:r>
          </w:p>
        </w:tc>
        <w:tc>
          <w:tcPr>
            <w:tcW w:w="284" w:type="dxa"/>
          </w:tcPr>
          <w:p w14:paraId="7E61EBA7" w14:textId="77777777" w:rsidR="00793168" w:rsidRPr="00887E25" w:rsidRDefault="00793168" w:rsidP="00793168">
            <w:pPr>
              <w:spacing w:line="300" w:lineRule="auto"/>
              <w:rPr>
                <w:rFonts w:ascii="Times New Roman" w:hAnsi="Times New Roman" w:cs="Times New Roman"/>
                <w:sz w:val="24"/>
                <w:szCs w:val="24"/>
              </w:rPr>
            </w:pPr>
            <w:r w:rsidRPr="00887E25">
              <w:rPr>
                <w:rFonts w:ascii="Times New Roman" w:hAnsi="Times New Roman" w:cs="Times New Roman"/>
                <w:sz w:val="24"/>
                <w:szCs w:val="24"/>
              </w:rPr>
              <w:t>:</w:t>
            </w:r>
          </w:p>
        </w:tc>
        <w:tc>
          <w:tcPr>
            <w:tcW w:w="7335" w:type="dxa"/>
          </w:tcPr>
          <w:p w14:paraId="0D9A56AA" w14:textId="15A0A79E"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Customer Relationship Management</w:t>
            </w:r>
          </w:p>
        </w:tc>
      </w:tr>
      <w:tr w:rsidR="00793168" w:rsidRPr="00887E25" w14:paraId="21A9CBC0" w14:textId="77777777" w:rsidTr="00793168">
        <w:tc>
          <w:tcPr>
            <w:tcW w:w="1838" w:type="dxa"/>
          </w:tcPr>
          <w:p w14:paraId="6F448C53" w14:textId="4DF30A03"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CDP</w:t>
            </w:r>
          </w:p>
        </w:tc>
        <w:tc>
          <w:tcPr>
            <w:tcW w:w="284" w:type="dxa"/>
          </w:tcPr>
          <w:p w14:paraId="33C83E45" w14:textId="77777777" w:rsidR="00793168" w:rsidRPr="00887E25" w:rsidRDefault="00793168" w:rsidP="00793168">
            <w:pPr>
              <w:spacing w:line="300" w:lineRule="auto"/>
              <w:rPr>
                <w:rFonts w:ascii="Times New Roman" w:hAnsi="Times New Roman" w:cs="Times New Roman"/>
                <w:sz w:val="24"/>
                <w:szCs w:val="24"/>
              </w:rPr>
            </w:pPr>
            <w:r>
              <w:rPr>
                <w:rFonts w:ascii="Times New Roman" w:hAnsi="Times New Roman" w:cs="Times New Roman"/>
                <w:sz w:val="24"/>
                <w:szCs w:val="24"/>
              </w:rPr>
              <w:t>:</w:t>
            </w:r>
          </w:p>
        </w:tc>
        <w:tc>
          <w:tcPr>
            <w:tcW w:w="7335" w:type="dxa"/>
          </w:tcPr>
          <w:p w14:paraId="2409A91F" w14:textId="2A736834"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Customer Data Platform</w:t>
            </w:r>
          </w:p>
        </w:tc>
      </w:tr>
      <w:tr w:rsidR="00793168" w:rsidRPr="00887E25" w14:paraId="77736C8E" w14:textId="77777777" w:rsidTr="00793168">
        <w:tc>
          <w:tcPr>
            <w:tcW w:w="1838" w:type="dxa"/>
          </w:tcPr>
          <w:p w14:paraId="0500487C" w14:textId="430CB55C" w:rsidR="00793168" w:rsidRPr="00887E25"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CCPA</w:t>
            </w:r>
          </w:p>
        </w:tc>
        <w:tc>
          <w:tcPr>
            <w:tcW w:w="284" w:type="dxa"/>
          </w:tcPr>
          <w:p w14:paraId="76E97C95" w14:textId="77777777" w:rsidR="00793168" w:rsidRPr="00887E25" w:rsidRDefault="00793168" w:rsidP="00793168">
            <w:pPr>
              <w:spacing w:line="300" w:lineRule="auto"/>
              <w:rPr>
                <w:rFonts w:ascii="Times New Roman" w:hAnsi="Times New Roman" w:cs="Times New Roman"/>
                <w:sz w:val="24"/>
                <w:szCs w:val="24"/>
              </w:rPr>
            </w:pPr>
            <w:r>
              <w:rPr>
                <w:rFonts w:ascii="Times New Roman" w:hAnsi="Times New Roman" w:cs="Times New Roman"/>
                <w:sz w:val="24"/>
                <w:szCs w:val="24"/>
              </w:rPr>
              <w:t>:</w:t>
            </w:r>
          </w:p>
        </w:tc>
        <w:tc>
          <w:tcPr>
            <w:tcW w:w="7335" w:type="dxa"/>
          </w:tcPr>
          <w:p w14:paraId="765D6187" w14:textId="4772F4CD" w:rsidR="00793168" w:rsidRPr="00887E25"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California Consumer Privacy Act</w:t>
            </w:r>
          </w:p>
        </w:tc>
      </w:tr>
      <w:tr w:rsidR="00793168" w:rsidRPr="00887E25" w14:paraId="11EA4FAA" w14:textId="77777777" w:rsidTr="00793168">
        <w:tc>
          <w:tcPr>
            <w:tcW w:w="1838" w:type="dxa"/>
          </w:tcPr>
          <w:p w14:paraId="22186ECF" w14:textId="1FD26453" w:rsidR="00793168" w:rsidRDefault="0040180B" w:rsidP="00793168">
            <w:pPr>
              <w:spacing w:line="300" w:lineRule="auto"/>
              <w:rPr>
                <w:rFonts w:ascii="Times New Roman" w:hAnsi="Times New Roman" w:cs="Times New Roman"/>
                <w:sz w:val="24"/>
                <w:szCs w:val="24"/>
              </w:rPr>
            </w:pPr>
            <w:r w:rsidRPr="0040180B">
              <w:rPr>
                <w:rFonts w:ascii="Times New Roman" w:hAnsi="Times New Roman" w:cs="Times New Roman"/>
                <w:sz w:val="24"/>
                <w:szCs w:val="24"/>
              </w:rPr>
              <w:t>HIPAA</w:t>
            </w:r>
          </w:p>
        </w:tc>
        <w:tc>
          <w:tcPr>
            <w:tcW w:w="284" w:type="dxa"/>
          </w:tcPr>
          <w:p w14:paraId="1E5FD258" w14:textId="77777777" w:rsidR="00793168" w:rsidRDefault="00793168" w:rsidP="00793168">
            <w:pPr>
              <w:spacing w:line="300" w:lineRule="auto"/>
              <w:rPr>
                <w:rFonts w:ascii="Times New Roman" w:hAnsi="Times New Roman" w:cs="Times New Roman"/>
                <w:sz w:val="24"/>
                <w:szCs w:val="24"/>
              </w:rPr>
            </w:pPr>
            <w:r>
              <w:rPr>
                <w:rFonts w:ascii="Times New Roman" w:hAnsi="Times New Roman" w:cs="Times New Roman"/>
                <w:sz w:val="24"/>
                <w:szCs w:val="24"/>
              </w:rPr>
              <w:t>:</w:t>
            </w:r>
          </w:p>
        </w:tc>
        <w:tc>
          <w:tcPr>
            <w:tcW w:w="7335" w:type="dxa"/>
          </w:tcPr>
          <w:p w14:paraId="5D1536F5" w14:textId="5AC1FF57" w:rsidR="00793168" w:rsidRDefault="00A03ED6" w:rsidP="00793168">
            <w:pPr>
              <w:spacing w:line="300" w:lineRule="auto"/>
              <w:rPr>
                <w:rFonts w:ascii="Times New Roman" w:hAnsi="Times New Roman" w:cs="Times New Roman"/>
                <w:sz w:val="24"/>
                <w:szCs w:val="24"/>
              </w:rPr>
            </w:pPr>
            <w:r w:rsidRPr="00A03ED6">
              <w:rPr>
                <w:rFonts w:ascii="Times New Roman" w:hAnsi="Times New Roman" w:cs="Times New Roman"/>
                <w:sz w:val="24"/>
                <w:szCs w:val="24"/>
              </w:rPr>
              <w:t>Health Insurance Portability and Accountability Act</w:t>
            </w:r>
          </w:p>
        </w:tc>
      </w:tr>
    </w:tbl>
    <w:p w14:paraId="6A4EBED0" w14:textId="77777777" w:rsidR="001A7F7E" w:rsidRDefault="001A7F7E" w:rsidP="00FC2785"/>
    <w:p w14:paraId="69FB2F37" w14:textId="77777777" w:rsidR="001A7F7E" w:rsidRDefault="001A7F7E" w:rsidP="001A7F7E"/>
    <w:p w14:paraId="644F4245" w14:textId="77777777" w:rsidR="001A7F7E" w:rsidRPr="001A7F7E" w:rsidRDefault="001A7F7E" w:rsidP="001A7F7E"/>
    <w:p w14:paraId="4FAE437B" w14:textId="77777777" w:rsidR="001A7F7E" w:rsidRDefault="001A7F7E">
      <w:r>
        <w:br w:type="page"/>
      </w:r>
    </w:p>
    <w:p w14:paraId="1B96348E" w14:textId="77777777" w:rsidR="00BF414C" w:rsidRPr="00BF414C" w:rsidRDefault="00BF414C" w:rsidP="00680EFF">
      <w:pPr>
        <w:pStyle w:val="Titre1"/>
        <w:jc w:val="center"/>
        <w:rPr>
          <w:rFonts w:ascii="Arial Rounded MT Bold" w:hAnsi="Arial Rounded MT Bold" w:cs="Times New Roman"/>
          <w:b/>
          <w:color w:val="auto"/>
          <w:sz w:val="2"/>
          <w:szCs w:val="2"/>
        </w:rPr>
      </w:pPr>
    </w:p>
    <w:p w14:paraId="6B5FAD88" w14:textId="79C527D6" w:rsidR="00981856" w:rsidRPr="00680EFF" w:rsidRDefault="00000000" w:rsidP="00680EFF">
      <w:pPr>
        <w:pStyle w:val="Titre1"/>
        <w:jc w:val="center"/>
        <w:rPr>
          <w:rFonts w:ascii="Arial Rounded MT Bold" w:hAnsi="Arial Rounded MT Bold" w:cs="Times New Roman"/>
          <w:b/>
          <w:color w:val="auto"/>
          <w:sz w:val="40"/>
          <w:szCs w:val="40"/>
        </w:rPr>
      </w:pPr>
      <w:bookmarkStart w:id="4" w:name="_Toc194254978"/>
      <w:r>
        <w:rPr>
          <w:noProof/>
          <w:color w:val="000000" w:themeColor="text1"/>
          <w:sz w:val="4"/>
          <w:szCs w:val="4"/>
          <w:lang w:eastAsia="fr-FR"/>
        </w:rPr>
        <w:pict w14:anchorId="7FE787F2">
          <v:shape id="Parchemin horizontal 189" o:spid="_x0000_s2059" type="#_x0000_t98" style="position:absolute;left:0;text-align:left;margin-left:3.05pt;margin-top:-2.2pt;width:475.5pt;height:45pt;z-index:-251640832;visibility:visible;mso-position-horizontal-relative:margin;mso-width-relative:margin;mso-height-relative:margin;v-text-anchor:middle" fillcolor="#2e74b5 [2404]" strokecolor="#4472c4 [3208]" strokeweight=".5pt">
            <v:fill color2="#050803 [169]" rotate="t"/>
            <v:stroke joinstyle="miter"/>
            <v:textbox style="mso-next-textbox:#Parchemin horizontal 189">
              <w:txbxContent>
                <w:p w14:paraId="07C3C9FF" w14:textId="77777777" w:rsidR="000F5528" w:rsidRPr="00161C73" w:rsidRDefault="000F5528" w:rsidP="00680EFF">
                  <w:pPr>
                    <w:spacing w:after="0" w:line="240" w:lineRule="auto"/>
                    <w:jc w:val="center"/>
                    <w:rPr>
                      <w:rFonts w:ascii="Franklin Gothic Heavy" w:hAnsi="Franklin Gothic Heavy"/>
                      <w:b/>
                      <w:color w:val="006600"/>
                      <w:sz w:val="8"/>
                      <w:szCs w:val="8"/>
                    </w:rPr>
                  </w:pPr>
                </w:p>
                <w:p w14:paraId="7D28F9E6" w14:textId="77777777" w:rsidR="000F5528" w:rsidRPr="009E6E5B" w:rsidRDefault="000F5528" w:rsidP="00680EFF">
                  <w:pPr>
                    <w:jc w:val="center"/>
                    <w:rPr>
                      <w:sz w:val="40"/>
                      <w:szCs w:val="40"/>
                    </w:rPr>
                  </w:pPr>
                </w:p>
              </w:txbxContent>
            </v:textbox>
            <w10:wrap anchorx="margin"/>
          </v:shape>
        </w:pict>
      </w:r>
      <w:r w:rsidR="00916CBE" w:rsidRPr="00680EFF">
        <w:rPr>
          <w:rFonts w:ascii="Arial Rounded MT Bold" w:hAnsi="Arial Rounded MT Bold" w:cs="Times New Roman"/>
          <w:b/>
          <w:color w:val="auto"/>
          <w:sz w:val="40"/>
          <w:szCs w:val="40"/>
        </w:rPr>
        <w:t>R</w:t>
      </w:r>
      <w:r w:rsidR="00BF414C">
        <w:rPr>
          <w:rFonts w:ascii="Arial Rounded MT Bold" w:hAnsi="Arial Rounded MT Bold" w:cs="Times New Roman"/>
          <w:b/>
          <w:color w:val="auto"/>
          <w:sz w:val="40"/>
          <w:szCs w:val="40"/>
        </w:rPr>
        <w:t>É</w:t>
      </w:r>
      <w:r w:rsidR="00916CBE" w:rsidRPr="00680EFF">
        <w:rPr>
          <w:rFonts w:ascii="Arial Rounded MT Bold" w:hAnsi="Arial Rounded MT Bold" w:cs="Times New Roman"/>
          <w:b/>
          <w:color w:val="auto"/>
          <w:sz w:val="40"/>
          <w:szCs w:val="40"/>
        </w:rPr>
        <w:t>SUM</w:t>
      </w:r>
      <w:r w:rsidR="00BF414C">
        <w:rPr>
          <w:rFonts w:ascii="Arial Rounded MT Bold" w:hAnsi="Arial Rounded MT Bold" w:cs="Times New Roman"/>
          <w:b/>
          <w:color w:val="auto"/>
          <w:sz w:val="40"/>
          <w:szCs w:val="40"/>
        </w:rPr>
        <w:t>É</w:t>
      </w:r>
      <w:bookmarkEnd w:id="4"/>
    </w:p>
    <w:p w14:paraId="5091312B" w14:textId="77777777" w:rsidR="00680EFF" w:rsidRPr="00310A30" w:rsidRDefault="00680EFF" w:rsidP="00916CBE">
      <w:pPr>
        <w:pStyle w:val="Sansinterligne"/>
        <w:spacing w:line="324" w:lineRule="auto"/>
        <w:jc w:val="both"/>
        <w:rPr>
          <w:rFonts w:cs="Times New Roman"/>
          <w:b w:val="0"/>
          <w:i/>
          <w:sz w:val="14"/>
          <w:szCs w:val="14"/>
        </w:rPr>
      </w:pPr>
    </w:p>
    <w:p w14:paraId="4FDF7F01" w14:textId="77777777" w:rsidR="00511186" w:rsidRPr="00680EFF" w:rsidRDefault="00511186" w:rsidP="00916CBE">
      <w:pPr>
        <w:pStyle w:val="Sansinterligne"/>
        <w:spacing w:line="324" w:lineRule="auto"/>
        <w:jc w:val="both"/>
        <w:rPr>
          <w:rFonts w:cs="Times New Roman"/>
          <w:b w:val="0"/>
          <w:sz w:val="12"/>
          <w:szCs w:val="12"/>
        </w:rPr>
      </w:pPr>
    </w:p>
    <w:p w14:paraId="581405AC" w14:textId="77777777" w:rsidR="00BF414C" w:rsidRPr="004169AD" w:rsidRDefault="00BF414C" w:rsidP="00BF414C">
      <w:pPr>
        <w:spacing w:after="120" w:line="360" w:lineRule="auto"/>
        <w:ind w:firstLine="708"/>
        <w:jc w:val="both"/>
        <w:rPr>
          <w:rFonts w:ascii="Times New Roman" w:hAnsi="Times New Roman" w:cs="Times New Roman"/>
          <w:sz w:val="24"/>
          <w:szCs w:val="24"/>
        </w:rPr>
      </w:pPr>
      <w:r w:rsidRPr="004169AD">
        <w:rPr>
          <w:rFonts w:ascii="Times New Roman" w:hAnsi="Times New Roman" w:cs="Times New Roman"/>
          <w:sz w:val="24"/>
          <w:szCs w:val="24"/>
        </w:rPr>
        <w:t>Cette étude examine comment les entreprises du secteur des télécommunications peuvent améliorer leur performance marketing et renforcer la confiance des consommateurs grâce à une gestion responsable des données. L’objectif principal est de démontrer que la conformité réglementaire, la personnalisation respectueuse de la vie privée et l’adoption de technologies de protection (telles que la blockchain) constituent des leviers stratégiques pour optimiser l’efficacité des campagnes marketing tout en répondant aux exigences éthiques et légales. Les résultats montrent que la transparence et la qualité des pratiques de gestion des données influencent positivement la perception des consommateurs, bien que leur impact direct sur la fidélité et l’engagement reste limité.</w:t>
      </w:r>
    </w:p>
    <w:p w14:paraId="132A7825" w14:textId="77777777" w:rsidR="00BF414C" w:rsidRPr="004169AD" w:rsidRDefault="00BF414C" w:rsidP="00BF414C">
      <w:pPr>
        <w:spacing w:after="120" w:line="360" w:lineRule="auto"/>
        <w:ind w:firstLine="708"/>
        <w:jc w:val="both"/>
        <w:rPr>
          <w:rFonts w:ascii="Times New Roman" w:hAnsi="Times New Roman" w:cs="Times New Roman"/>
          <w:sz w:val="24"/>
          <w:szCs w:val="24"/>
        </w:rPr>
      </w:pPr>
      <w:r w:rsidRPr="004169AD">
        <w:rPr>
          <w:rFonts w:ascii="Times New Roman" w:hAnsi="Times New Roman" w:cs="Times New Roman"/>
          <w:sz w:val="24"/>
          <w:szCs w:val="24"/>
        </w:rPr>
        <w:t>Toutefois, des défis persistent, notamment le manque de communication sur les bénéfices de la conformité et une appropriation incomplète des technologies émergentes. En réponse, cette recherche recommande une meilleure acculturation des parties prenantes, l'amélioration des campagnes personnalisées et une stratégie de gouvernance des données orientée vers l'éthique et l'innovation. Les contributions de cette étude enrichissent la littérature sur le marketing digital et la protection des données, tout en offrant des recommandations concrètes aux entreprises souhaitant concilier performance commerciale et respect des droits des utilisateurs dans un environnement numérique en constante évolution.</w:t>
      </w:r>
    </w:p>
    <w:p w14:paraId="239967DE" w14:textId="77777777" w:rsidR="00BF414C" w:rsidRDefault="00BF414C" w:rsidP="00916CBE">
      <w:pPr>
        <w:pStyle w:val="Sansinterligne"/>
        <w:spacing w:line="324" w:lineRule="auto"/>
        <w:jc w:val="both"/>
        <w:rPr>
          <w:rFonts w:cs="Times New Roman"/>
          <w:szCs w:val="24"/>
        </w:rPr>
      </w:pPr>
    </w:p>
    <w:p w14:paraId="4C1830FD" w14:textId="588A2076" w:rsidR="00BF414C" w:rsidRDefault="00511186" w:rsidP="00916CBE">
      <w:pPr>
        <w:pStyle w:val="Sansinterligne"/>
        <w:spacing w:line="324" w:lineRule="auto"/>
        <w:jc w:val="both"/>
        <w:rPr>
          <w:rFonts w:cs="Times New Roman"/>
          <w:b w:val="0"/>
          <w:szCs w:val="24"/>
        </w:rPr>
      </w:pPr>
      <w:r w:rsidRPr="00511186">
        <w:rPr>
          <w:rFonts w:cs="Times New Roman"/>
          <w:szCs w:val="24"/>
        </w:rPr>
        <w:t>Mots clés</w:t>
      </w:r>
      <w:r>
        <w:rPr>
          <w:rFonts w:cs="Times New Roman"/>
          <w:b w:val="0"/>
          <w:szCs w:val="24"/>
        </w:rPr>
        <w:t xml:space="preserve"> : </w:t>
      </w:r>
      <w:r w:rsidR="00BF414C" w:rsidRPr="00BF414C">
        <w:rPr>
          <w:rFonts w:cs="Times New Roman"/>
          <w:b w:val="0"/>
          <w:i/>
          <w:szCs w:val="24"/>
        </w:rPr>
        <w:t>gestion des données personnelles, RGPD, télécommunications, marketing digital, blockchain, personnalisation, confiance client, transparence, technologies de protection, gouvernance éthique.</w:t>
      </w:r>
    </w:p>
    <w:p w14:paraId="203A8BE2" w14:textId="77777777" w:rsidR="00BF414C" w:rsidRDefault="00BF414C">
      <w:pPr>
        <w:rPr>
          <w:rFonts w:ascii="Times New Roman" w:hAnsi="Times New Roman" w:cs="Times New Roman"/>
          <w:sz w:val="24"/>
          <w:szCs w:val="24"/>
        </w:rPr>
      </w:pPr>
      <w:r>
        <w:rPr>
          <w:rFonts w:cs="Times New Roman"/>
          <w:b/>
          <w:szCs w:val="24"/>
        </w:rPr>
        <w:br w:type="page"/>
      </w:r>
    </w:p>
    <w:p w14:paraId="571C3BC4" w14:textId="77777777" w:rsidR="00B22915" w:rsidRPr="00680EFF" w:rsidRDefault="00000000" w:rsidP="00B22915">
      <w:pPr>
        <w:rPr>
          <w:rFonts w:ascii="Times New Roman" w:hAnsi="Times New Roman" w:cs="Times New Roman"/>
          <w:sz w:val="2"/>
          <w:szCs w:val="2"/>
        </w:rPr>
      </w:pPr>
      <w:r>
        <w:rPr>
          <w:noProof/>
          <w:color w:val="000000" w:themeColor="text1"/>
          <w:sz w:val="4"/>
          <w:szCs w:val="4"/>
          <w:lang w:eastAsia="fr-FR"/>
        </w:rPr>
        <w:lastRenderedPageBreak/>
        <w:pict w14:anchorId="705755C8">
          <v:shape id="Parchemin horizontal 190" o:spid="_x0000_s2060" type="#_x0000_t98" style="position:absolute;margin-left:5580.2pt;margin-top:-.7pt;width:477pt;height:54.1pt;z-index:-251639808;visibility:visible;mso-position-horizontal:right;mso-position-horizontal-relative:margin;mso-width-relative:margin;mso-height-relative:margin;v-text-anchor:middle" fillcolor="#2e74b5 [2404]" strokecolor="#4472c4 [3208]" strokeweight=".5pt">
            <v:fill color2="#050803 [169]" rotate="t"/>
            <v:stroke joinstyle="miter"/>
            <v:textbox style="mso-next-textbox:#Parchemin horizontal 190">
              <w:txbxContent>
                <w:p w14:paraId="52BF440C" w14:textId="77777777" w:rsidR="000F5528" w:rsidRPr="00161C73" w:rsidRDefault="000F5528" w:rsidP="00680EFF">
                  <w:pPr>
                    <w:spacing w:after="0" w:line="240" w:lineRule="auto"/>
                    <w:jc w:val="center"/>
                    <w:rPr>
                      <w:rFonts w:ascii="Franklin Gothic Heavy" w:hAnsi="Franklin Gothic Heavy"/>
                      <w:b/>
                      <w:color w:val="006600"/>
                      <w:sz w:val="8"/>
                      <w:szCs w:val="8"/>
                    </w:rPr>
                  </w:pPr>
                </w:p>
                <w:p w14:paraId="0EA26C1C" w14:textId="77777777" w:rsidR="000F5528" w:rsidRPr="009E6E5B" w:rsidRDefault="000F5528" w:rsidP="00680EFF">
                  <w:pPr>
                    <w:jc w:val="center"/>
                    <w:rPr>
                      <w:sz w:val="40"/>
                      <w:szCs w:val="40"/>
                    </w:rPr>
                  </w:pPr>
                </w:p>
              </w:txbxContent>
            </v:textbox>
            <w10:wrap anchorx="margin"/>
          </v:shape>
        </w:pict>
      </w:r>
    </w:p>
    <w:p w14:paraId="712DB095" w14:textId="1049C119" w:rsidR="00916CBE" w:rsidRPr="00A12F4C" w:rsidRDefault="00FD7841" w:rsidP="00680EFF">
      <w:pPr>
        <w:pStyle w:val="Titre1"/>
        <w:jc w:val="center"/>
        <w:rPr>
          <w:rFonts w:ascii="Arial Rounded MT Bold" w:hAnsi="Arial Rounded MT Bold" w:cs="Times New Roman"/>
          <w:b/>
          <w:color w:val="auto"/>
          <w:sz w:val="40"/>
          <w:szCs w:val="40"/>
          <w:lang w:val="en-US"/>
          <w:rPrChange w:id="5" w:author="Appolinaire Kamdem" w:date="2021-06-18T09:58:00Z">
            <w:rPr>
              <w:rFonts w:ascii="Arial Rounded MT Bold" w:hAnsi="Arial Rounded MT Bold" w:cs="Times New Roman"/>
              <w:b/>
              <w:color w:val="auto"/>
              <w:sz w:val="40"/>
              <w:szCs w:val="40"/>
            </w:rPr>
          </w:rPrChange>
        </w:rPr>
      </w:pPr>
      <w:bookmarkStart w:id="6" w:name="_Toc194254979"/>
      <w:r>
        <w:rPr>
          <w:rFonts w:ascii="Arial Rounded MT Bold" w:hAnsi="Arial Rounded MT Bold" w:cs="Times New Roman"/>
          <w:b/>
          <w:color w:val="auto"/>
          <w:sz w:val="40"/>
          <w:szCs w:val="40"/>
          <w:lang w:val="en-US"/>
        </w:rPr>
        <w:t>ABSTRAT</w:t>
      </w:r>
      <w:bookmarkEnd w:id="6"/>
    </w:p>
    <w:p w14:paraId="773DBB0D" w14:textId="77777777" w:rsidR="00BF414C" w:rsidRDefault="00BF414C" w:rsidP="00BF414C">
      <w:pPr>
        <w:spacing w:after="120" w:line="360" w:lineRule="auto"/>
        <w:ind w:firstLine="708"/>
        <w:jc w:val="both"/>
        <w:rPr>
          <w:rFonts w:ascii="Times New Roman" w:hAnsi="Times New Roman" w:cs="Times New Roman"/>
          <w:sz w:val="24"/>
          <w:szCs w:val="24"/>
        </w:rPr>
      </w:pPr>
    </w:p>
    <w:p w14:paraId="668F82A2" w14:textId="43177DB1" w:rsidR="00BF414C" w:rsidRPr="004169AD" w:rsidRDefault="00BF414C" w:rsidP="00BF414C">
      <w:pPr>
        <w:spacing w:after="120" w:line="360" w:lineRule="auto"/>
        <w:ind w:firstLine="708"/>
        <w:jc w:val="both"/>
        <w:rPr>
          <w:rFonts w:ascii="Times New Roman" w:hAnsi="Times New Roman" w:cs="Times New Roman"/>
          <w:sz w:val="24"/>
          <w:szCs w:val="24"/>
        </w:rPr>
      </w:pPr>
      <w:r w:rsidRPr="004169AD">
        <w:rPr>
          <w:rFonts w:ascii="Times New Roman" w:hAnsi="Times New Roman" w:cs="Times New Roman"/>
          <w:sz w:val="24"/>
          <w:szCs w:val="24"/>
        </w:rPr>
        <w:t>This study investigates how companies in the telecommunications sector can enhance their marketing performance and strengthen consumer trust through responsible data management. The main objective is to demonstrate that regulatory compliance, privacy-conscious personalization, and the adoption of protective technologies (such as blockchain) serve as strategic levers to optimize marketing campaign effectiveness while meeting ethical and legal requirements. The findings indicate that transparency and the quality of data governance practices positively influence consumer perception, although their direct impact on loyalty and engagement remains limited.</w:t>
      </w:r>
    </w:p>
    <w:p w14:paraId="2A935BE4" w14:textId="77777777" w:rsidR="00BF414C" w:rsidRPr="004169AD" w:rsidRDefault="00BF414C" w:rsidP="00BF414C">
      <w:pPr>
        <w:spacing w:after="120" w:line="360" w:lineRule="auto"/>
        <w:ind w:firstLine="708"/>
        <w:jc w:val="both"/>
        <w:rPr>
          <w:rFonts w:ascii="Times New Roman" w:hAnsi="Times New Roman" w:cs="Times New Roman"/>
          <w:sz w:val="24"/>
          <w:szCs w:val="24"/>
        </w:rPr>
      </w:pPr>
      <w:r w:rsidRPr="004169AD">
        <w:rPr>
          <w:rFonts w:ascii="Times New Roman" w:hAnsi="Times New Roman" w:cs="Times New Roman"/>
          <w:sz w:val="24"/>
          <w:szCs w:val="24"/>
        </w:rPr>
        <w:t>However, challenges persist, particularly in communicating the benefits of compliance and in the partial adoption of emerging technologies. In response, this research recommends fostering stronger data literacy among stakeholders, improving the quality of personalized campaigns, and implementing an ethical, innovation-driven data governance strategy. The contributions of this study enrich the literature on digital marketing and data protection, while providing actionable recommendations for companies seeking to balance commercial performance with user rights in an ever-evolving digital environment.</w:t>
      </w:r>
    </w:p>
    <w:p w14:paraId="723907E7" w14:textId="77777777" w:rsidR="00BF414C" w:rsidRPr="00BF414C" w:rsidRDefault="00BF414C" w:rsidP="00BF414C">
      <w:pPr>
        <w:spacing w:after="120" w:line="360" w:lineRule="auto"/>
        <w:ind w:firstLine="708"/>
        <w:jc w:val="both"/>
        <w:rPr>
          <w:rFonts w:ascii="Times New Roman" w:hAnsi="Times New Roman" w:cs="Times New Roman"/>
          <w:i/>
          <w:iCs/>
          <w:sz w:val="24"/>
          <w:szCs w:val="24"/>
        </w:rPr>
      </w:pPr>
      <w:r w:rsidRPr="004169AD">
        <w:rPr>
          <w:rFonts w:ascii="Times New Roman" w:hAnsi="Times New Roman" w:cs="Times New Roman"/>
          <w:b/>
          <w:bCs/>
          <w:sz w:val="24"/>
          <w:szCs w:val="24"/>
        </w:rPr>
        <w:t>Keywords</w:t>
      </w:r>
      <w:r w:rsidRPr="004169AD">
        <w:rPr>
          <w:rFonts w:ascii="Times New Roman" w:hAnsi="Times New Roman" w:cs="Times New Roman"/>
          <w:sz w:val="24"/>
          <w:szCs w:val="24"/>
        </w:rPr>
        <w:t xml:space="preserve">: </w:t>
      </w:r>
      <w:r w:rsidRPr="00BF414C">
        <w:rPr>
          <w:rFonts w:ascii="Times New Roman" w:hAnsi="Times New Roman" w:cs="Times New Roman"/>
          <w:i/>
          <w:iCs/>
          <w:sz w:val="24"/>
          <w:szCs w:val="24"/>
        </w:rPr>
        <w:t>personal data management, GDPR, telecommunications, digital marketing, blockchain, personalization, consumer trust, transparency, data protection technologies, ethical governance.</w:t>
      </w:r>
    </w:p>
    <w:p w14:paraId="00DC30EE" w14:textId="77777777" w:rsidR="00680EFF" w:rsidRPr="00C46501" w:rsidRDefault="00680EFF" w:rsidP="00916CBE">
      <w:pP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24" w:lineRule="auto"/>
        <w:jc w:val="both"/>
        <w:rPr>
          <w:rFonts w:ascii="inherit" w:eastAsia="Times New Roman" w:hAnsi="inherit" w:cs="Courier New"/>
          <w:color w:val="202124"/>
          <w:sz w:val="24"/>
          <w:szCs w:val="24"/>
          <w:lang w:val="en-US" w:eastAsia="fr-FR"/>
          <w:rPrChange w:id="7" w:author="Henri" w:date="2021-07-03T09:57:00Z">
            <w:rPr>
              <w:rFonts w:ascii="inherit" w:eastAsia="Times New Roman" w:hAnsi="inherit" w:cs="Courier New"/>
              <w:color w:val="202124"/>
              <w:sz w:val="24"/>
              <w:szCs w:val="24"/>
              <w:lang w:eastAsia="fr-FR"/>
            </w:rPr>
          </w:rPrChange>
        </w:rPr>
      </w:pPr>
    </w:p>
    <w:p w14:paraId="294603BC" w14:textId="51207EAC" w:rsidR="00BF414C" w:rsidRDefault="00BF414C">
      <w:pPr>
        <w:rPr>
          <w:rFonts w:ascii="Times New Roman" w:eastAsia="Times New Roman" w:hAnsi="Times New Roman" w:cs="Times New Roman"/>
          <w:sz w:val="24"/>
          <w:szCs w:val="24"/>
          <w:lang w:eastAsia="fr-FR"/>
        </w:rPr>
      </w:pPr>
      <w:r>
        <w:rPr>
          <w:rFonts w:ascii="Times New Roman" w:eastAsia="Times New Roman" w:hAnsi="Times New Roman" w:cs="Times New Roman"/>
          <w:sz w:val="24"/>
          <w:szCs w:val="24"/>
          <w:lang w:eastAsia="fr-FR"/>
        </w:rPr>
        <w:br w:type="page"/>
      </w:r>
    </w:p>
    <w:p w14:paraId="66A86DF7" w14:textId="77777777" w:rsidR="00916CBE" w:rsidRPr="005209B6" w:rsidRDefault="00916CBE" w:rsidP="00916CBE">
      <w:pPr>
        <w:ind w:left="2832" w:firstLine="708"/>
        <w:rPr>
          <w:rFonts w:ascii="Baskerville Old Face" w:hAnsi="Baskerville Old Face"/>
          <w:b/>
          <w:sz w:val="28"/>
          <w:szCs w:val="28"/>
        </w:rPr>
      </w:pPr>
    </w:p>
    <w:p w14:paraId="7E09FE7D" w14:textId="77777777" w:rsidR="00916CBE" w:rsidRPr="005209B6" w:rsidRDefault="00916CBE" w:rsidP="00981856">
      <w:pPr>
        <w:pStyle w:val="Sansinterligne"/>
        <w:jc w:val="center"/>
        <w:rPr>
          <w:rFonts w:ascii="Baskerville Old Face" w:hAnsi="Baskerville Old Face"/>
          <w:sz w:val="28"/>
          <w:szCs w:val="28"/>
        </w:rPr>
      </w:pPr>
    </w:p>
    <w:p w14:paraId="6074EE48" w14:textId="77777777" w:rsidR="00981856" w:rsidRPr="005209B6" w:rsidRDefault="00981856" w:rsidP="00981856">
      <w:pPr>
        <w:pStyle w:val="Sansinterligne"/>
        <w:jc w:val="center"/>
        <w:rPr>
          <w:rFonts w:ascii="Baskerville Old Face" w:hAnsi="Baskerville Old Face"/>
          <w:sz w:val="28"/>
          <w:szCs w:val="28"/>
        </w:rPr>
      </w:pPr>
    </w:p>
    <w:p w14:paraId="00E61727" w14:textId="77777777" w:rsidR="00680EFF" w:rsidRPr="005209B6" w:rsidRDefault="00680EFF" w:rsidP="00981856">
      <w:pPr>
        <w:pStyle w:val="Sansinterligne"/>
        <w:jc w:val="center"/>
        <w:rPr>
          <w:rFonts w:ascii="Baskerville Old Face" w:hAnsi="Baskerville Old Face"/>
          <w:sz w:val="28"/>
          <w:szCs w:val="28"/>
        </w:rPr>
      </w:pPr>
    </w:p>
    <w:p w14:paraId="1612E23A" w14:textId="77777777" w:rsidR="00981856" w:rsidRPr="005209B6" w:rsidRDefault="00981856" w:rsidP="00981856">
      <w:pPr>
        <w:pStyle w:val="Sansinterligne"/>
        <w:jc w:val="center"/>
        <w:rPr>
          <w:rFonts w:ascii="Baskerville Old Face" w:hAnsi="Baskerville Old Face"/>
          <w:sz w:val="10"/>
          <w:szCs w:val="10"/>
        </w:rPr>
      </w:pPr>
    </w:p>
    <w:p w14:paraId="6D7D813E" w14:textId="77777777" w:rsidR="00981856" w:rsidRPr="005209B6" w:rsidRDefault="00981856" w:rsidP="00981856">
      <w:pPr>
        <w:pStyle w:val="Sansinterligne"/>
        <w:jc w:val="center"/>
        <w:rPr>
          <w:rFonts w:ascii="Baskerville Old Face" w:hAnsi="Baskerville Old Face"/>
          <w:sz w:val="28"/>
          <w:szCs w:val="28"/>
        </w:rPr>
      </w:pPr>
    </w:p>
    <w:p w14:paraId="02D41962" w14:textId="77777777" w:rsidR="00981856" w:rsidRPr="005209B6" w:rsidRDefault="00981856" w:rsidP="00981856">
      <w:pPr>
        <w:pStyle w:val="Sansinterligne"/>
        <w:jc w:val="center"/>
        <w:rPr>
          <w:rFonts w:ascii="Baskerville Old Face" w:hAnsi="Baskerville Old Face"/>
          <w:sz w:val="28"/>
          <w:szCs w:val="28"/>
        </w:rPr>
      </w:pPr>
    </w:p>
    <w:p w14:paraId="1DDE650C" w14:textId="77777777" w:rsidR="00981856" w:rsidRPr="005209B6" w:rsidRDefault="00981856" w:rsidP="00981856">
      <w:pPr>
        <w:pStyle w:val="Sansinterligne"/>
        <w:jc w:val="center"/>
        <w:rPr>
          <w:rFonts w:ascii="Baskerville Old Face" w:hAnsi="Baskerville Old Face"/>
          <w:sz w:val="28"/>
          <w:szCs w:val="28"/>
        </w:rPr>
      </w:pPr>
    </w:p>
    <w:p w14:paraId="77D749C9" w14:textId="77777777" w:rsidR="00981856" w:rsidRPr="005209B6" w:rsidRDefault="00981856" w:rsidP="00981856">
      <w:pPr>
        <w:pStyle w:val="Sansinterligne"/>
        <w:jc w:val="center"/>
        <w:rPr>
          <w:rFonts w:ascii="Baskerville Old Face" w:hAnsi="Baskerville Old Face"/>
          <w:sz w:val="28"/>
          <w:szCs w:val="28"/>
        </w:rPr>
      </w:pPr>
    </w:p>
    <w:p w14:paraId="19369F5B" w14:textId="77777777" w:rsidR="00981856" w:rsidRPr="005209B6" w:rsidRDefault="00981856" w:rsidP="00981856">
      <w:pPr>
        <w:pStyle w:val="Sansinterligne"/>
        <w:jc w:val="center"/>
        <w:rPr>
          <w:rFonts w:ascii="Baskerville Old Face" w:hAnsi="Baskerville Old Face"/>
          <w:sz w:val="28"/>
          <w:szCs w:val="28"/>
        </w:rPr>
      </w:pPr>
    </w:p>
    <w:p w14:paraId="5F8C18EF" w14:textId="77777777" w:rsidR="00981856" w:rsidRPr="005209B6" w:rsidRDefault="00981856" w:rsidP="00981856">
      <w:pPr>
        <w:pStyle w:val="Sansinterligne"/>
        <w:jc w:val="center"/>
        <w:rPr>
          <w:rFonts w:ascii="Baskerville Old Face" w:hAnsi="Baskerville Old Face"/>
          <w:sz w:val="40"/>
          <w:szCs w:val="40"/>
        </w:rPr>
      </w:pPr>
    </w:p>
    <w:p w14:paraId="1CA56F7A" w14:textId="77777777" w:rsidR="00981856" w:rsidRPr="005209B6" w:rsidRDefault="00981856" w:rsidP="00981856">
      <w:pPr>
        <w:pStyle w:val="Sansinterligne"/>
        <w:jc w:val="center"/>
        <w:rPr>
          <w:rFonts w:ascii="Baskerville Old Face" w:hAnsi="Baskerville Old Face"/>
          <w:sz w:val="4"/>
          <w:szCs w:val="4"/>
        </w:rPr>
      </w:pPr>
    </w:p>
    <w:p w14:paraId="11B26F51" w14:textId="77777777" w:rsidR="00981856" w:rsidRPr="005209B6" w:rsidRDefault="00981856" w:rsidP="00981856">
      <w:pPr>
        <w:pStyle w:val="Sansinterligne"/>
        <w:jc w:val="center"/>
        <w:rPr>
          <w:rFonts w:ascii="Baskerville Old Face" w:hAnsi="Baskerville Old Face"/>
          <w:sz w:val="28"/>
          <w:szCs w:val="28"/>
        </w:rPr>
      </w:pPr>
    </w:p>
    <w:p w14:paraId="056541A8" w14:textId="77777777" w:rsidR="00981856" w:rsidRPr="005209B6" w:rsidRDefault="00981856" w:rsidP="00981856">
      <w:pPr>
        <w:pStyle w:val="Sansinterligne"/>
        <w:jc w:val="center"/>
        <w:rPr>
          <w:rFonts w:ascii="Baskerville Old Face" w:hAnsi="Baskerville Old Face"/>
          <w:sz w:val="28"/>
          <w:szCs w:val="28"/>
        </w:rPr>
      </w:pPr>
    </w:p>
    <w:p w14:paraId="18948B99" w14:textId="77777777" w:rsidR="00FB0804" w:rsidRPr="005209B6" w:rsidRDefault="00FB0804" w:rsidP="00981856">
      <w:pPr>
        <w:pStyle w:val="Sansinterligne"/>
        <w:jc w:val="center"/>
        <w:rPr>
          <w:rFonts w:ascii="Baskerville Old Face" w:hAnsi="Baskerville Old Face"/>
          <w:sz w:val="28"/>
          <w:szCs w:val="28"/>
        </w:rPr>
      </w:pPr>
    </w:p>
    <w:p w14:paraId="15BC1D97" w14:textId="77777777" w:rsidR="00FB0804" w:rsidRPr="005209B6" w:rsidRDefault="00FB0804" w:rsidP="00981856">
      <w:pPr>
        <w:pStyle w:val="Sansinterligne"/>
        <w:jc w:val="center"/>
        <w:rPr>
          <w:rFonts w:ascii="Baskerville Old Face" w:hAnsi="Baskerville Old Face"/>
          <w:sz w:val="28"/>
          <w:szCs w:val="28"/>
        </w:rPr>
      </w:pPr>
    </w:p>
    <w:p w14:paraId="6CC7D563" w14:textId="77777777" w:rsidR="00FB0804" w:rsidRPr="005209B6" w:rsidRDefault="00000000" w:rsidP="00981856">
      <w:pPr>
        <w:pStyle w:val="Sansinterligne"/>
        <w:jc w:val="center"/>
        <w:rPr>
          <w:rFonts w:ascii="Baskerville Old Face" w:hAnsi="Baskerville Old Face"/>
          <w:sz w:val="28"/>
          <w:szCs w:val="28"/>
        </w:rPr>
      </w:pPr>
      <w:r>
        <w:rPr>
          <w:noProof/>
          <w:color w:val="000000" w:themeColor="text1"/>
          <w:sz w:val="4"/>
          <w:szCs w:val="4"/>
          <w:lang w:eastAsia="fr-FR"/>
        </w:rPr>
        <w:pict w14:anchorId="6182D80F">
          <v:shape id="Parchemin horizontal 49" o:spid="_x0000_s2061" type="#_x0000_t98" style="position:absolute;left:0;text-align:left;margin-left:43.6pt;margin-top:1.75pt;width:450pt;height:213.75pt;z-index:-251668480;visibility:visible;mso-position-horizontal-relative:margin;mso-width-relative:margin;mso-height-relative:margin;v-text-anchor:middle" fillcolor="#2e74b5 [2404]" strokecolor="#4472c4 [3208]" strokeweight=".5pt">
            <v:fill color2="#050803 [169]" rotate="t"/>
            <v:stroke joinstyle="miter"/>
            <v:textbox style="mso-next-textbox:#Parchemin horizontal 49">
              <w:txbxContent>
                <w:p w14:paraId="6EAEE1C8" w14:textId="77777777" w:rsidR="000F5528" w:rsidRPr="00161C73" w:rsidRDefault="000F5528" w:rsidP="0003441B">
                  <w:pPr>
                    <w:spacing w:after="0" w:line="240" w:lineRule="auto"/>
                    <w:jc w:val="center"/>
                    <w:rPr>
                      <w:rFonts w:ascii="Franklin Gothic Heavy" w:hAnsi="Franklin Gothic Heavy"/>
                      <w:b/>
                      <w:color w:val="006600"/>
                      <w:sz w:val="8"/>
                      <w:szCs w:val="8"/>
                    </w:rPr>
                  </w:pPr>
                </w:p>
                <w:p w14:paraId="4618B70F" w14:textId="77777777" w:rsidR="000F5528" w:rsidRPr="0018192A" w:rsidRDefault="000F5528" w:rsidP="00B22915">
                  <w:pPr>
                    <w:pStyle w:val="Titre1"/>
                    <w:jc w:val="center"/>
                    <w:rPr>
                      <w:rFonts w:ascii="Arial Rounded MT Bold" w:hAnsi="Arial Rounded MT Bold" w:cs="Times New Roman"/>
                      <w:b/>
                      <w:color w:val="auto"/>
                      <w:sz w:val="80"/>
                      <w:szCs w:val="80"/>
                    </w:rPr>
                  </w:pPr>
                  <w:bookmarkStart w:id="8" w:name="_Toc194254980"/>
                  <w:r w:rsidRPr="0018192A">
                    <w:rPr>
                      <w:rFonts w:ascii="Arial Rounded MT Bold" w:hAnsi="Arial Rounded MT Bold" w:cs="Times New Roman"/>
                      <w:b/>
                      <w:color w:val="auto"/>
                      <w:sz w:val="80"/>
                      <w:szCs w:val="80"/>
                    </w:rPr>
                    <w:t>INTRODUCTION</w:t>
                  </w:r>
                  <w:bookmarkEnd w:id="8"/>
                </w:p>
                <w:p w14:paraId="3D33889A" w14:textId="77777777" w:rsidR="000F5528" w:rsidRPr="009E6E5B" w:rsidRDefault="000F5528" w:rsidP="0003441B">
                  <w:pPr>
                    <w:jc w:val="center"/>
                    <w:rPr>
                      <w:sz w:val="40"/>
                      <w:szCs w:val="40"/>
                    </w:rPr>
                  </w:pPr>
                </w:p>
              </w:txbxContent>
            </v:textbox>
            <w10:wrap anchorx="margin"/>
          </v:shape>
        </w:pict>
      </w:r>
    </w:p>
    <w:p w14:paraId="49522542" w14:textId="77777777" w:rsidR="00FB0804" w:rsidRPr="005209B6" w:rsidRDefault="00FB0804" w:rsidP="00981856">
      <w:pPr>
        <w:pStyle w:val="Sansinterligne"/>
        <w:jc w:val="center"/>
        <w:rPr>
          <w:rFonts w:ascii="Baskerville Old Face" w:hAnsi="Baskerville Old Face"/>
          <w:sz w:val="28"/>
          <w:szCs w:val="28"/>
        </w:rPr>
      </w:pPr>
    </w:p>
    <w:p w14:paraId="6F6C3D33" w14:textId="77777777" w:rsidR="00FB0804" w:rsidRPr="005209B6" w:rsidRDefault="00FB0804" w:rsidP="00981856">
      <w:pPr>
        <w:pStyle w:val="Sansinterligne"/>
        <w:jc w:val="center"/>
        <w:rPr>
          <w:rFonts w:ascii="Baskerville Old Face" w:hAnsi="Baskerville Old Face"/>
          <w:sz w:val="28"/>
          <w:szCs w:val="28"/>
        </w:rPr>
      </w:pPr>
    </w:p>
    <w:p w14:paraId="2674C0C5" w14:textId="77777777" w:rsidR="00FB0804" w:rsidRPr="005209B6" w:rsidRDefault="00FB0804" w:rsidP="00981856">
      <w:pPr>
        <w:pStyle w:val="Sansinterligne"/>
        <w:jc w:val="center"/>
        <w:rPr>
          <w:rFonts w:ascii="Baskerville Old Face" w:hAnsi="Baskerville Old Face"/>
          <w:sz w:val="28"/>
          <w:szCs w:val="28"/>
        </w:rPr>
      </w:pPr>
    </w:p>
    <w:p w14:paraId="68140720" w14:textId="77777777" w:rsidR="00FB0804" w:rsidRPr="005209B6" w:rsidRDefault="00FB0804" w:rsidP="00981856">
      <w:pPr>
        <w:pStyle w:val="Sansinterligne"/>
        <w:jc w:val="center"/>
        <w:rPr>
          <w:rFonts w:ascii="Baskerville Old Face" w:hAnsi="Baskerville Old Face"/>
          <w:sz w:val="28"/>
          <w:szCs w:val="28"/>
        </w:rPr>
      </w:pPr>
    </w:p>
    <w:p w14:paraId="6362545A" w14:textId="77777777" w:rsidR="00FB0804" w:rsidRPr="005209B6" w:rsidRDefault="00FB0804" w:rsidP="00981856">
      <w:pPr>
        <w:pStyle w:val="Sansinterligne"/>
        <w:jc w:val="center"/>
        <w:rPr>
          <w:rFonts w:ascii="Baskerville Old Face" w:hAnsi="Baskerville Old Face"/>
          <w:sz w:val="28"/>
          <w:szCs w:val="28"/>
        </w:rPr>
      </w:pPr>
    </w:p>
    <w:p w14:paraId="4E4AF8F4" w14:textId="77777777" w:rsidR="00FB0804" w:rsidRPr="005209B6" w:rsidRDefault="00FB0804" w:rsidP="00981856">
      <w:pPr>
        <w:pStyle w:val="Sansinterligne"/>
        <w:jc w:val="center"/>
        <w:rPr>
          <w:rFonts w:ascii="Baskerville Old Face" w:hAnsi="Baskerville Old Face"/>
          <w:sz w:val="28"/>
          <w:szCs w:val="28"/>
        </w:rPr>
      </w:pPr>
    </w:p>
    <w:p w14:paraId="2D3D96F0" w14:textId="77777777" w:rsidR="00FB0804" w:rsidRPr="005209B6" w:rsidRDefault="00FB0804" w:rsidP="00981856">
      <w:pPr>
        <w:pStyle w:val="Sansinterligne"/>
        <w:jc w:val="center"/>
        <w:rPr>
          <w:rFonts w:ascii="Baskerville Old Face" w:hAnsi="Baskerville Old Face"/>
          <w:sz w:val="28"/>
          <w:szCs w:val="28"/>
        </w:rPr>
      </w:pPr>
    </w:p>
    <w:p w14:paraId="2ED4370D" w14:textId="77777777" w:rsidR="00FB0804" w:rsidRPr="005209B6" w:rsidRDefault="00FB0804" w:rsidP="00981856">
      <w:pPr>
        <w:pStyle w:val="Sansinterligne"/>
        <w:jc w:val="center"/>
        <w:rPr>
          <w:rFonts w:ascii="Baskerville Old Face" w:hAnsi="Baskerville Old Face"/>
          <w:sz w:val="28"/>
          <w:szCs w:val="28"/>
        </w:rPr>
      </w:pPr>
    </w:p>
    <w:p w14:paraId="1E50BA9A" w14:textId="77777777" w:rsidR="00FB0804" w:rsidRPr="005209B6" w:rsidRDefault="00FB0804" w:rsidP="00981856">
      <w:pPr>
        <w:pStyle w:val="Sansinterligne"/>
        <w:jc w:val="center"/>
        <w:rPr>
          <w:rFonts w:ascii="Baskerville Old Face" w:hAnsi="Baskerville Old Face"/>
          <w:sz w:val="28"/>
          <w:szCs w:val="28"/>
        </w:rPr>
      </w:pPr>
    </w:p>
    <w:p w14:paraId="1A13675C" w14:textId="77777777" w:rsidR="00FB0804" w:rsidRPr="005209B6" w:rsidRDefault="00FB0804" w:rsidP="00981856">
      <w:pPr>
        <w:pStyle w:val="Sansinterligne"/>
        <w:jc w:val="center"/>
        <w:rPr>
          <w:rFonts w:ascii="Baskerville Old Face" w:hAnsi="Baskerville Old Face"/>
          <w:sz w:val="28"/>
          <w:szCs w:val="28"/>
        </w:rPr>
      </w:pPr>
    </w:p>
    <w:p w14:paraId="7570FDD9" w14:textId="77777777" w:rsidR="00FB0804" w:rsidRPr="005209B6" w:rsidRDefault="00FB0804" w:rsidP="00981856">
      <w:pPr>
        <w:pStyle w:val="Sansinterligne"/>
        <w:jc w:val="center"/>
        <w:rPr>
          <w:rFonts w:ascii="Baskerville Old Face" w:hAnsi="Baskerville Old Face"/>
          <w:sz w:val="28"/>
          <w:szCs w:val="28"/>
        </w:rPr>
      </w:pPr>
    </w:p>
    <w:p w14:paraId="0AC76E56" w14:textId="77777777" w:rsidR="00FB0804" w:rsidRPr="005209B6" w:rsidRDefault="00FB0804" w:rsidP="00981856">
      <w:pPr>
        <w:pStyle w:val="Sansinterligne"/>
        <w:jc w:val="center"/>
        <w:rPr>
          <w:rFonts w:ascii="Baskerville Old Face" w:hAnsi="Baskerville Old Face"/>
          <w:sz w:val="28"/>
          <w:szCs w:val="28"/>
        </w:rPr>
      </w:pPr>
    </w:p>
    <w:p w14:paraId="1FE0A080" w14:textId="77777777" w:rsidR="00981856" w:rsidRPr="005209B6" w:rsidRDefault="00981856" w:rsidP="00981856">
      <w:pPr>
        <w:pStyle w:val="Sansinterligne"/>
        <w:jc w:val="center"/>
        <w:rPr>
          <w:rFonts w:ascii="Baskerville Old Face" w:hAnsi="Baskerville Old Face"/>
          <w:sz w:val="28"/>
          <w:szCs w:val="28"/>
        </w:rPr>
      </w:pPr>
    </w:p>
    <w:p w14:paraId="077A1E61" w14:textId="77777777" w:rsidR="00981856" w:rsidRPr="005209B6" w:rsidRDefault="00981856" w:rsidP="00981856">
      <w:pPr>
        <w:pStyle w:val="Sansinterligne"/>
        <w:jc w:val="center"/>
        <w:rPr>
          <w:rFonts w:ascii="Baskerville Old Face" w:hAnsi="Baskerville Old Face"/>
          <w:sz w:val="28"/>
          <w:szCs w:val="28"/>
        </w:rPr>
      </w:pPr>
    </w:p>
    <w:p w14:paraId="72EC147A" w14:textId="77777777" w:rsidR="00981856" w:rsidRPr="005209B6" w:rsidRDefault="00981856" w:rsidP="00981856">
      <w:pPr>
        <w:pStyle w:val="Sansinterligne"/>
        <w:jc w:val="center"/>
        <w:rPr>
          <w:rFonts w:ascii="Baskerville Old Face" w:hAnsi="Baskerville Old Face"/>
          <w:sz w:val="28"/>
          <w:szCs w:val="28"/>
        </w:rPr>
      </w:pPr>
    </w:p>
    <w:p w14:paraId="65DA70B9" w14:textId="77777777" w:rsidR="006F090F" w:rsidRPr="005209B6" w:rsidRDefault="008C6451" w:rsidP="00570A48">
      <w:pPr>
        <w:spacing w:before="120" w:after="100" w:line="324" w:lineRule="auto"/>
        <w:jc w:val="both"/>
        <w:rPr>
          <w:rFonts w:ascii="Times New Roman" w:hAnsi="Times New Roman" w:cs="Times New Roman"/>
          <w:sz w:val="24"/>
          <w:szCs w:val="24"/>
        </w:rPr>
      </w:pPr>
      <w:r w:rsidRPr="005209B6">
        <w:rPr>
          <w:rFonts w:ascii="Times New Roman" w:hAnsi="Times New Roman" w:cs="Times New Roman"/>
          <w:sz w:val="24"/>
          <w:szCs w:val="24"/>
        </w:rPr>
        <w:br w:type="page"/>
      </w:r>
    </w:p>
    <w:p w14:paraId="08235256" w14:textId="77777777" w:rsidR="006F090F" w:rsidRPr="005209B6" w:rsidRDefault="006F090F" w:rsidP="00570A48">
      <w:pPr>
        <w:spacing w:before="120" w:after="100" w:line="324" w:lineRule="auto"/>
        <w:jc w:val="both"/>
        <w:rPr>
          <w:rFonts w:ascii="Times New Roman" w:hAnsi="Times New Roman" w:cs="Times New Roman"/>
          <w:sz w:val="10"/>
          <w:szCs w:val="10"/>
        </w:rPr>
      </w:pPr>
    </w:p>
    <w:p w14:paraId="5BB3E565"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 xml:space="preserve">Dans un monde de plus en plus digitalisé, les données sont devenues un levier stratégique essentiel pour les entreprises. Désormais au cœur des décisions marketing, elles permettent de personnaliser les offres, d'améliorer l'expérience client et d'optimiser la performance commerciale (Mayer-Schönberger &amp; Cukier, 2013). Grâce aux avancées en intelligence artificielle et en Big Data, des entreprises comme Netflix et Amazon exploitent ces technologies pour affiner leurs recommandations et maximiser leur rentabilité (Smith, 2020). Selon une étude de McKinsey (2021), l'économie des données pourrait générer plus de </w:t>
      </w:r>
      <w:r w:rsidRPr="00E66632">
        <w:rPr>
          <w:rFonts w:ascii="Times New Roman" w:eastAsia="Times New Roman" w:hAnsi="Times New Roman" w:cs="Times New Roman"/>
          <w:b/>
          <w:bCs/>
          <w:sz w:val="24"/>
        </w:rPr>
        <w:t>3 trillions de dollars d’ici 2030</w:t>
      </w:r>
      <w:r w:rsidRPr="00E66632">
        <w:rPr>
          <w:rFonts w:ascii="Times New Roman" w:eastAsia="Times New Roman" w:hAnsi="Times New Roman" w:cs="Times New Roman"/>
          <w:sz w:val="24"/>
        </w:rPr>
        <w:t>, mettant en évidence son rôle central dans la transformation des secteurs économiques.</w:t>
      </w:r>
    </w:p>
    <w:p w14:paraId="1F742D9C"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 xml:space="preserve">Dans le domaine du </w:t>
      </w:r>
      <w:r w:rsidRPr="00E66632">
        <w:rPr>
          <w:rFonts w:ascii="Times New Roman" w:eastAsia="Times New Roman" w:hAnsi="Times New Roman" w:cs="Times New Roman"/>
          <w:b/>
          <w:bCs/>
          <w:sz w:val="24"/>
        </w:rPr>
        <w:t>marketing digital</w:t>
      </w:r>
      <w:r w:rsidRPr="00E66632">
        <w:rPr>
          <w:rFonts w:ascii="Times New Roman" w:eastAsia="Times New Roman" w:hAnsi="Times New Roman" w:cs="Times New Roman"/>
          <w:sz w:val="24"/>
        </w:rPr>
        <w:t xml:space="preserve">, l'exploitation des données permet d'améliorer le ciblage des consommateurs et l'efficacité des campagnes publicitaires. En combinant outils d’analyses avancés et plateformes de gestion de la relation client (CRM) telles que Salesforce, les entreprises peuvent ajuster leurs stratégies en temps réel (Davenport &amp; Dyché, 2013). Une étude de PwC (2022) révèle que les entreprises adoptant une approche data-driven enregistrent une augmentation de </w:t>
      </w:r>
      <w:r w:rsidRPr="00E66632">
        <w:rPr>
          <w:rFonts w:ascii="Times New Roman" w:eastAsia="Times New Roman" w:hAnsi="Times New Roman" w:cs="Times New Roman"/>
          <w:b/>
          <w:bCs/>
          <w:sz w:val="24"/>
        </w:rPr>
        <w:t>20 % de leur rentabilité</w:t>
      </w:r>
      <w:r w:rsidRPr="00E66632">
        <w:rPr>
          <w:rFonts w:ascii="Times New Roman" w:eastAsia="Times New Roman" w:hAnsi="Times New Roman" w:cs="Times New Roman"/>
          <w:sz w:val="24"/>
        </w:rPr>
        <w:t xml:space="preserve">. Toutefois, cette utilisation massive des données soulève des préoccupations en matière de </w:t>
      </w:r>
      <w:r w:rsidRPr="00E66632">
        <w:rPr>
          <w:rFonts w:ascii="Times New Roman" w:eastAsia="Times New Roman" w:hAnsi="Times New Roman" w:cs="Times New Roman"/>
          <w:b/>
          <w:bCs/>
          <w:sz w:val="24"/>
        </w:rPr>
        <w:t>confidentialité et de protection des informations personnelles</w:t>
      </w:r>
      <w:r w:rsidRPr="00E66632">
        <w:rPr>
          <w:rFonts w:ascii="Times New Roman" w:eastAsia="Times New Roman" w:hAnsi="Times New Roman" w:cs="Times New Roman"/>
          <w:sz w:val="24"/>
        </w:rPr>
        <w:t>.</w:t>
      </w:r>
    </w:p>
    <w:p w14:paraId="47066BF3"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 xml:space="preserve">Les scandales liés aux violations de données, comme ceux d’Equifax en 2017 (Isaak &amp; Hanna, 2018) et de Facebook (2019), ont renforcé la méfiance des consommateurs et conduit à des régulations plus strictes, notamment l’adoption du </w:t>
      </w:r>
      <w:r w:rsidRPr="00E66632">
        <w:rPr>
          <w:rFonts w:ascii="Times New Roman" w:eastAsia="Times New Roman" w:hAnsi="Times New Roman" w:cs="Times New Roman"/>
          <w:b/>
          <w:bCs/>
          <w:sz w:val="24"/>
        </w:rPr>
        <w:t>Règlement Général sur la Protection des Données (RGPD)</w:t>
      </w:r>
      <w:r w:rsidRPr="00E66632">
        <w:rPr>
          <w:rFonts w:ascii="Times New Roman" w:eastAsia="Times New Roman" w:hAnsi="Times New Roman" w:cs="Times New Roman"/>
          <w:sz w:val="24"/>
        </w:rPr>
        <w:t xml:space="preserve"> en 2018. Ce cadre impose des exigences strictes en matière de collecte, de traitement et de sécurisation des informations personnelles. En France, la CNIL (2023) a enregistré une augmentation des plaintes liées à la protection des données, soulignant la nécessité pour les entreprises d’adopter des stratégies de conformité robustes. L’utilisation de technologies de protection, comme le chiffrement et la blockchain, est désormais essentielle pour garantir la sécurité des données et renforcer la confiance des consommateurs (Ghazi &amp; Krämer, 2021 ; Smith &amp; Johnson, 2022).</w:t>
      </w:r>
    </w:p>
    <w:p w14:paraId="5C681E8B"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 xml:space="preserve">Dans ce contexte, </w:t>
      </w:r>
      <w:r w:rsidRPr="00E66632">
        <w:rPr>
          <w:rFonts w:ascii="Times New Roman" w:eastAsia="Times New Roman" w:hAnsi="Times New Roman" w:cs="Times New Roman"/>
          <w:b/>
          <w:bCs/>
          <w:sz w:val="24"/>
        </w:rPr>
        <w:t>SFR constitue un cas d’étude pertinent</w:t>
      </w:r>
      <w:r w:rsidRPr="00E66632">
        <w:rPr>
          <w:rFonts w:ascii="Times New Roman" w:eastAsia="Times New Roman" w:hAnsi="Times New Roman" w:cs="Times New Roman"/>
          <w:sz w:val="24"/>
        </w:rPr>
        <w:t xml:space="preserve"> pour analyser la gestion des données dans le secteur des télécommunications. Avec près de </w:t>
      </w:r>
      <w:r w:rsidRPr="00E66632">
        <w:rPr>
          <w:rFonts w:ascii="Times New Roman" w:eastAsia="Times New Roman" w:hAnsi="Times New Roman" w:cs="Times New Roman"/>
          <w:b/>
          <w:bCs/>
          <w:sz w:val="24"/>
        </w:rPr>
        <w:t>18 millions d’abonnés</w:t>
      </w:r>
      <w:r w:rsidRPr="00E66632">
        <w:rPr>
          <w:rFonts w:ascii="Times New Roman" w:eastAsia="Times New Roman" w:hAnsi="Times New Roman" w:cs="Times New Roman"/>
          <w:sz w:val="24"/>
        </w:rPr>
        <w:t xml:space="preserve"> (SFR, 2023), l’entreprise exploite des plateformes d’analyse avancées pour segmenter ses clients et personnaliser ses offres, tout en respectant le RGPD (CNIL, 2023). Son approche repose sur des investissements en cybersécurité et des actions de sensibilisation visant à garantir une utilisation responsable des données (Xerfi, 2023).</w:t>
      </w:r>
    </w:p>
    <w:p w14:paraId="2168AF76"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lastRenderedPageBreak/>
        <w:t>Face aux opportunités offertes par les données et aux défis de leur gestion responsable, nous nous sommes posé la question de savoir dans quelle mesure une gestion responsable des données peut améliorer la performance marketing et renforcer la confiance des consommateurs dans le secteur des télécommunications.</w:t>
      </w:r>
    </w:p>
    <w:p w14:paraId="48200A19"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Pour répondre à cette question, nous avons articulé notre travail autour de cinq principales parties : la première partie abordera le cadre général du marketing digital et les enjeux de la confidentialité des données, la deuxième partie présentera les approches théoriques liées à l’utilisation responsable des données par les entreprises dans le marketing digital, la troisième partie détaillera la méthodologie de recherche et les techniques d’analyse employées, la quatrième partie exposera les résultats et leur interprétation, la cinquième et dernière partie conclura notre travail en ouvrant les perspectives qui s’offrent pour des recherches dans le même domaine.</w:t>
      </w:r>
    </w:p>
    <w:p w14:paraId="45F1490D" w14:textId="77777777" w:rsidR="00E66632" w:rsidRPr="00B00427" w:rsidRDefault="00E66632" w:rsidP="0039637A">
      <w:pPr>
        <w:spacing w:after="120" w:line="360" w:lineRule="auto"/>
        <w:ind w:firstLine="708"/>
        <w:jc w:val="both"/>
        <w:rPr>
          <w:rFonts w:ascii="Times New Roman" w:eastAsia="Times New Roman" w:hAnsi="Times New Roman" w:cs="Times New Roman"/>
          <w:b/>
          <w:bCs/>
          <w:sz w:val="2"/>
          <w:szCs w:val="2"/>
        </w:rPr>
      </w:pPr>
    </w:p>
    <w:p w14:paraId="10303ED2" w14:textId="7E600D75" w:rsidR="00E66632" w:rsidRPr="00E66632" w:rsidRDefault="00E66632" w:rsidP="0039637A">
      <w:pPr>
        <w:spacing w:after="120" w:line="360" w:lineRule="auto"/>
        <w:ind w:firstLine="708"/>
        <w:jc w:val="both"/>
        <w:rPr>
          <w:rFonts w:ascii="Times New Roman" w:eastAsia="Times New Roman" w:hAnsi="Times New Roman" w:cs="Times New Roman"/>
          <w:b/>
          <w:bCs/>
          <w:sz w:val="24"/>
        </w:rPr>
      </w:pPr>
      <w:r w:rsidRPr="00E66632">
        <w:rPr>
          <w:rFonts w:ascii="Times New Roman" w:eastAsia="Times New Roman" w:hAnsi="Times New Roman" w:cs="Times New Roman"/>
          <w:b/>
          <w:bCs/>
          <w:sz w:val="24"/>
        </w:rPr>
        <w:t>QUESTION DE RECHERCHE :</w:t>
      </w:r>
    </w:p>
    <w:p w14:paraId="25E6BAAF"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Dans quelle mesure une gestion responsable des données peut-elle améliorer la performance marketing et renforcer la confiance des consommateurs dans le secteur des télécommunications ? </w:t>
      </w:r>
    </w:p>
    <w:p w14:paraId="1F948E7D" w14:textId="77777777" w:rsidR="00E66632" w:rsidRPr="00E66632" w:rsidRDefault="00E66632" w:rsidP="0039637A">
      <w:pPr>
        <w:spacing w:after="120" w:line="360" w:lineRule="auto"/>
        <w:ind w:firstLine="708"/>
        <w:jc w:val="both"/>
        <w:rPr>
          <w:rFonts w:ascii="Times New Roman" w:eastAsia="Times New Roman" w:hAnsi="Times New Roman" w:cs="Times New Roman"/>
          <w:b/>
          <w:bCs/>
          <w:sz w:val="24"/>
        </w:rPr>
      </w:pPr>
      <w:r w:rsidRPr="00E66632">
        <w:rPr>
          <w:rFonts w:ascii="Times New Roman" w:eastAsia="Times New Roman" w:hAnsi="Times New Roman" w:cs="Times New Roman"/>
          <w:b/>
          <w:bCs/>
          <w:sz w:val="24"/>
        </w:rPr>
        <w:t>OBJECTIF DE LA RECHERCHE :</w:t>
      </w:r>
    </w:p>
    <w:p w14:paraId="212B0CC1" w14:textId="77777777" w:rsidR="00E66632" w:rsidRPr="00E66632" w:rsidRDefault="00E66632" w:rsidP="0039637A">
      <w:pPr>
        <w:spacing w:after="120" w:line="360" w:lineRule="auto"/>
        <w:ind w:firstLine="708"/>
        <w:jc w:val="both"/>
        <w:rPr>
          <w:rFonts w:ascii="Times New Roman" w:eastAsia="Times New Roman" w:hAnsi="Times New Roman" w:cs="Times New Roman"/>
          <w:b/>
          <w:bCs/>
          <w:sz w:val="24"/>
        </w:rPr>
      </w:pPr>
      <w:r w:rsidRPr="00E66632">
        <w:rPr>
          <w:rFonts w:ascii="Times New Roman" w:eastAsia="Times New Roman" w:hAnsi="Times New Roman" w:cs="Times New Roman"/>
          <w:b/>
          <w:bCs/>
          <w:sz w:val="24"/>
        </w:rPr>
        <w:t>Objectif général :</w:t>
      </w:r>
    </w:p>
    <w:p w14:paraId="0B951C90"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Analyser comment les entreprises du secteur des télécommunications peuvent exploiter les données de manière optimale tout en garantissant leur conformité aux exigences de protection des informations personnelles.</w:t>
      </w:r>
    </w:p>
    <w:p w14:paraId="7275689F" w14:textId="77777777" w:rsidR="00E66632" w:rsidRPr="00E66632" w:rsidRDefault="00E66632" w:rsidP="0039637A">
      <w:pPr>
        <w:spacing w:after="120" w:line="360" w:lineRule="auto"/>
        <w:ind w:firstLine="708"/>
        <w:jc w:val="both"/>
        <w:rPr>
          <w:rFonts w:ascii="Times New Roman" w:eastAsia="Times New Roman" w:hAnsi="Times New Roman" w:cs="Times New Roman"/>
          <w:b/>
          <w:bCs/>
          <w:sz w:val="24"/>
        </w:rPr>
      </w:pPr>
      <w:bookmarkStart w:id="9" w:name="_Hlk193526670"/>
      <w:r w:rsidRPr="00E66632">
        <w:rPr>
          <w:rFonts w:ascii="Times New Roman" w:eastAsia="Times New Roman" w:hAnsi="Times New Roman" w:cs="Times New Roman"/>
          <w:b/>
          <w:bCs/>
          <w:sz w:val="24"/>
        </w:rPr>
        <w:t>Objectifs spécifiques :</w:t>
      </w:r>
    </w:p>
    <w:bookmarkEnd w:id="9"/>
    <w:p w14:paraId="1D3B9154" w14:textId="77777777" w:rsidR="00E66632" w:rsidRPr="00E66632" w:rsidRDefault="00E66632" w:rsidP="00B00427">
      <w:pPr>
        <w:numPr>
          <w:ilvl w:val="0"/>
          <w:numId w:val="36"/>
        </w:numPr>
        <w:spacing w:after="60" w:line="360" w:lineRule="auto"/>
        <w:ind w:left="1434" w:hanging="357"/>
        <w:jc w:val="both"/>
        <w:rPr>
          <w:rFonts w:ascii="Times New Roman" w:eastAsia="Times New Roman" w:hAnsi="Times New Roman" w:cs="Times New Roman"/>
          <w:sz w:val="24"/>
        </w:rPr>
      </w:pPr>
      <w:r w:rsidRPr="00E66632">
        <w:rPr>
          <w:rFonts w:ascii="Times New Roman" w:eastAsia="Times New Roman" w:hAnsi="Times New Roman" w:cs="Times New Roman"/>
          <w:sz w:val="24"/>
        </w:rPr>
        <w:t>Examiner les pratiques actuelles de gestion des données dans le secteur des télécommunications.</w:t>
      </w:r>
    </w:p>
    <w:p w14:paraId="1142F6D8" w14:textId="77777777" w:rsidR="00E66632" w:rsidRPr="00E66632" w:rsidRDefault="00E66632" w:rsidP="00B00427">
      <w:pPr>
        <w:numPr>
          <w:ilvl w:val="0"/>
          <w:numId w:val="36"/>
        </w:numPr>
        <w:spacing w:after="60" w:line="360" w:lineRule="auto"/>
        <w:ind w:left="1434" w:hanging="357"/>
        <w:jc w:val="both"/>
        <w:rPr>
          <w:rFonts w:ascii="Times New Roman" w:eastAsia="Times New Roman" w:hAnsi="Times New Roman" w:cs="Times New Roman"/>
          <w:sz w:val="24"/>
        </w:rPr>
      </w:pPr>
      <w:r w:rsidRPr="00E66632">
        <w:rPr>
          <w:rFonts w:ascii="Times New Roman" w:eastAsia="Times New Roman" w:hAnsi="Times New Roman" w:cs="Times New Roman"/>
          <w:sz w:val="24"/>
        </w:rPr>
        <w:t>Évaluer les outils technologiques permettant d’assurer à la fois confidentialité et efficacité marketing.</w:t>
      </w:r>
    </w:p>
    <w:p w14:paraId="51048034" w14:textId="77777777" w:rsidR="00E66632" w:rsidRPr="00E66632" w:rsidRDefault="00E66632" w:rsidP="00B00427">
      <w:pPr>
        <w:numPr>
          <w:ilvl w:val="0"/>
          <w:numId w:val="36"/>
        </w:numPr>
        <w:spacing w:after="60" w:line="360" w:lineRule="auto"/>
        <w:ind w:left="1434" w:hanging="357"/>
        <w:jc w:val="both"/>
        <w:rPr>
          <w:rFonts w:ascii="Times New Roman" w:eastAsia="Times New Roman" w:hAnsi="Times New Roman" w:cs="Times New Roman"/>
          <w:sz w:val="24"/>
        </w:rPr>
      </w:pPr>
      <w:r w:rsidRPr="00E66632">
        <w:rPr>
          <w:rFonts w:ascii="Times New Roman" w:eastAsia="Times New Roman" w:hAnsi="Times New Roman" w:cs="Times New Roman"/>
          <w:sz w:val="24"/>
        </w:rPr>
        <w:t>Analyser l’impact d’une gestion éthique des données sur la confiance et la fidélisation des consommateurs.</w:t>
      </w:r>
    </w:p>
    <w:p w14:paraId="34B72C86" w14:textId="77777777" w:rsidR="00E66632" w:rsidRPr="00B00427" w:rsidRDefault="00E66632" w:rsidP="0039637A">
      <w:pPr>
        <w:spacing w:after="120" w:line="360" w:lineRule="auto"/>
        <w:jc w:val="both"/>
        <w:rPr>
          <w:rFonts w:ascii="Times New Roman" w:eastAsia="Times New Roman" w:hAnsi="Times New Roman" w:cs="Times New Roman"/>
          <w:b/>
          <w:bCs/>
          <w:sz w:val="6"/>
          <w:szCs w:val="4"/>
        </w:rPr>
      </w:pPr>
    </w:p>
    <w:p w14:paraId="7233DE27" w14:textId="03A70677" w:rsidR="00E66632" w:rsidRDefault="00E66632" w:rsidP="00B00427">
      <w:pPr>
        <w:spacing w:after="80" w:line="360" w:lineRule="auto"/>
        <w:ind w:firstLine="709"/>
        <w:jc w:val="both"/>
        <w:rPr>
          <w:rFonts w:ascii="Times New Roman" w:eastAsia="Times New Roman" w:hAnsi="Times New Roman" w:cs="Times New Roman"/>
          <w:b/>
          <w:bCs/>
          <w:sz w:val="24"/>
        </w:rPr>
      </w:pPr>
      <w:r w:rsidRPr="00E66632">
        <w:rPr>
          <w:rFonts w:ascii="Times New Roman" w:eastAsia="Times New Roman" w:hAnsi="Times New Roman" w:cs="Times New Roman"/>
          <w:b/>
          <w:bCs/>
          <w:sz w:val="24"/>
        </w:rPr>
        <w:t>HYPOTHÈSE</w:t>
      </w:r>
      <w:r w:rsidR="00302023">
        <w:rPr>
          <w:rFonts w:ascii="Times New Roman" w:eastAsia="Times New Roman" w:hAnsi="Times New Roman" w:cs="Times New Roman"/>
          <w:b/>
          <w:bCs/>
          <w:sz w:val="24"/>
        </w:rPr>
        <w:t>S</w:t>
      </w:r>
      <w:r w:rsidRPr="00E66632">
        <w:rPr>
          <w:rFonts w:ascii="Times New Roman" w:eastAsia="Times New Roman" w:hAnsi="Times New Roman" w:cs="Times New Roman"/>
          <w:b/>
          <w:bCs/>
          <w:sz w:val="24"/>
        </w:rPr>
        <w:t xml:space="preserve"> DE LA RECHERCHE :</w:t>
      </w:r>
    </w:p>
    <w:p w14:paraId="07BE4493" w14:textId="5E2EB962" w:rsidR="00C170C0" w:rsidRPr="00C170C0" w:rsidRDefault="00C170C0" w:rsidP="00B00427">
      <w:pPr>
        <w:spacing w:after="80" w:line="360" w:lineRule="auto"/>
        <w:ind w:firstLine="709"/>
        <w:jc w:val="both"/>
        <w:rPr>
          <w:rFonts w:ascii="Times New Roman" w:eastAsia="Times New Roman" w:hAnsi="Times New Roman" w:cs="Times New Roman"/>
          <w:b/>
          <w:bCs/>
          <w:sz w:val="24"/>
        </w:rPr>
      </w:pPr>
      <w:r w:rsidRPr="00C170C0">
        <w:rPr>
          <w:rFonts w:ascii="Times New Roman" w:eastAsia="Times New Roman" w:hAnsi="Times New Roman" w:cs="Times New Roman"/>
          <w:b/>
          <w:bCs/>
          <w:sz w:val="24"/>
        </w:rPr>
        <w:t xml:space="preserve">Hypothèse générale :  </w:t>
      </w:r>
    </w:p>
    <w:p w14:paraId="2959776C" w14:textId="77777777" w:rsidR="00C170C0" w:rsidRPr="00830737" w:rsidRDefault="00C170C0" w:rsidP="00B00427">
      <w:pPr>
        <w:spacing w:after="80" w:line="360" w:lineRule="auto"/>
        <w:ind w:firstLine="709"/>
        <w:jc w:val="both"/>
        <w:rPr>
          <w:rFonts w:ascii="Times New Roman" w:hAnsi="Times New Roman" w:cs="Times New Roman"/>
          <w:sz w:val="24"/>
          <w:szCs w:val="24"/>
        </w:rPr>
      </w:pPr>
      <w:r>
        <w:rPr>
          <w:rFonts w:ascii="Times New Roman" w:hAnsi="Times New Roman" w:cs="Times New Roman"/>
          <w:sz w:val="24"/>
          <w:szCs w:val="24"/>
        </w:rPr>
        <w:t>La</w:t>
      </w:r>
      <w:r w:rsidRPr="00830737">
        <w:rPr>
          <w:rFonts w:ascii="Times New Roman" w:hAnsi="Times New Roman" w:cs="Times New Roman"/>
          <w:sz w:val="24"/>
          <w:szCs w:val="24"/>
        </w:rPr>
        <w:t xml:space="preserve"> gestion responsable des données améliore la performance marketing et renforce la confiance des consommateurs dans le secteur des télécommunications.</w:t>
      </w:r>
    </w:p>
    <w:p w14:paraId="73596070" w14:textId="76B1BB74" w:rsidR="00C170C0" w:rsidRPr="00E66632" w:rsidRDefault="00C170C0" w:rsidP="0039637A">
      <w:pPr>
        <w:spacing w:after="120" w:line="360" w:lineRule="auto"/>
        <w:ind w:firstLine="708"/>
        <w:jc w:val="both"/>
        <w:rPr>
          <w:rFonts w:ascii="Times New Roman" w:eastAsia="Times New Roman" w:hAnsi="Times New Roman" w:cs="Times New Roman"/>
          <w:b/>
          <w:bCs/>
          <w:sz w:val="24"/>
        </w:rPr>
      </w:pPr>
      <w:r>
        <w:rPr>
          <w:rFonts w:ascii="Times New Roman" w:eastAsia="Times New Roman" w:hAnsi="Times New Roman" w:cs="Times New Roman"/>
          <w:b/>
          <w:bCs/>
          <w:sz w:val="24"/>
        </w:rPr>
        <w:lastRenderedPageBreak/>
        <w:t>Hypothèses</w:t>
      </w:r>
      <w:r w:rsidRPr="00E66632">
        <w:rPr>
          <w:rFonts w:ascii="Times New Roman" w:eastAsia="Times New Roman" w:hAnsi="Times New Roman" w:cs="Times New Roman"/>
          <w:b/>
          <w:bCs/>
          <w:sz w:val="24"/>
        </w:rPr>
        <w:t xml:space="preserve"> spécifiques :</w:t>
      </w:r>
    </w:p>
    <w:p w14:paraId="4ADE7754"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H1 : La conformité au RGPD a un impact positif sur la fidélité client.</w:t>
      </w:r>
    </w:p>
    <w:p w14:paraId="5394A06A" w14:textId="77777777" w:rsidR="00E66632" w:rsidRPr="00E66632" w:rsidRDefault="00E66632" w:rsidP="0039637A">
      <w:pPr>
        <w:spacing w:after="120" w:line="360" w:lineRule="auto"/>
        <w:ind w:firstLine="708"/>
        <w:jc w:val="both"/>
        <w:rPr>
          <w:rFonts w:ascii="Times New Roman" w:eastAsia="Times New Roman" w:hAnsi="Times New Roman" w:cs="Times New Roman"/>
          <w:sz w:val="24"/>
        </w:rPr>
      </w:pPr>
      <w:r w:rsidRPr="00E66632">
        <w:rPr>
          <w:rFonts w:ascii="Times New Roman" w:eastAsia="Times New Roman" w:hAnsi="Times New Roman" w:cs="Times New Roman"/>
          <w:sz w:val="24"/>
        </w:rPr>
        <w:t>H2 : Les campagnes personnalisées basées sur des données respectueuses de la vie privée augmentent le taux d’engagement.</w:t>
      </w:r>
    </w:p>
    <w:p w14:paraId="7991883E" w14:textId="56E57D1F" w:rsidR="000047A1" w:rsidRPr="00332531" w:rsidRDefault="00E66632" w:rsidP="0039637A">
      <w:pPr>
        <w:spacing w:after="120" w:line="360" w:lineRule="auto"/>
        <w:ind w:firstLine="708"/>
        <w:jc w:val="both"/>
        <w:rPr>
          <w:rFonts w:ascii="Times New Roman" w:hAnsi="Times New Roman" w:cs="Times New Roman"/>
          <w:sz w:val="24"/>
          <w:szCs w:val="24"/>
        </w:rPr>
      </w:pPr>
      <w:r w:rsidRPr="00E66632">
        <w:rPr>
          <w:rFonts w:ascii="Times New Roman" w:eastAsia="Times New Roman" w:hAnsi="Times New Roman" w:cs="Times New Roman"/>
          <w:sz w:val="24"/>
        </w:rPr>
        <w:t>H3 : Les technologies de protection des données, telles que la blockchain, réduisent les risques de violations.</w:t>
      </w:r>
    </w:p>
    <w:p w14:paraId="5F24A28A" w14:textId="77777777" w:rsidR="00981856" w:rsidRDefault="00981856">
      <w:pPr>
        <w:rPr>
          <w:rFonts w:ascii="Baskerville Old Face" w:hAnsi="Baskerville Old Face"/>
          <w:b/>
          <w:sz w:val="28"/>
          <w:szCs w:val="28"/>
        </w:rPr>
      </w:pPr>
      <w:r>
        <w:rPr>
          <w:rFonts w:ascii="Baskerville Old Face" w:hAnsi="Baskerville Old Face"/>
          <w:sz w:val="28"/>
          <w:szCs w:val="28"/>
        </w:rPr>
        <w:br w:type="page"/>
      </w:r>
    </w:p>
    <w:p w14:paraId="1B7C7741" w14:textId="77777777" w:rsidR="00981856" w:rsidRDefault="00981856" w:rsidP="00981856">
      <w:pPr>
        <w:pStyle w:val="Sansinterligne"/>
        <w:jc w:val="center"/>
        <w:rPr>
          <w:rFonts w:ascii="Baskerville Old Face" w:hAnsi="Baskerville Old Face"/>
          <w:sz w:val="28"/>
          <w:szCs w:val="28"/>
        </w:rPr>
      </w:pPr>
    </w:p>
    <w:p w14:paraId="10F7BA67" w14:textId="77777777" w:rsidR="00981856" w:rsidRDefault="00981856" w:rsidP="00981856">
      <w:pPr>
        <w:pStyle w:val="Sansinterligne"/>
        <w:jc w:val="center"/>
        <w:rPr>
          <w:rFonts w:ascii="Baskerville Old Face" w:hAnsi="Baskerville Old Face"/>
          <w:sz w:val="28"/>
          <w:szCs w:val="28"/>
        </w:rPr>
      </w:pPr>
    </w:p>
    <w:p w14:paraId="0AB6C754" w14:textId="77777777" w:rsidR="00981856" w:rsidRDefault="00981856" w:rsidP="00981856">
      <w:pPr>
        <w:pStyle w:val="Sansinterligne"/>
        <w:jc w:val="center"/>
        <w:rPr>
          <w:rFonts w:ascii="Baskerville Old Face" w:hAnsi="Baskerville Old Face"/>
          <w:sz w:val="28"/>
          <w:szCs w:val="28"/>
        </w:rPr>
      </w:pPr>
    </w:p>
    <w:p w14:paraId="2109A70D" w14:textId="77777777" w:rsidR="00981856" w:rsidRPr="00555E98" w:rsidRDefault="00981856" w:rsidP="00981856">
      <w:pPr>
        <w:pStyle w:val="Sansinterligne"/>
        <w:jc w:val="center"/>
        <w:rPr>
          <w:rFonts w:ascii="Baskerville Old Face" w:hAnsi="Baskerville Old Face"/>
          <w:sz w:val="10"/>
          <w:szCs w:val="10"/>
        </w:rPr>
      </w:pPr>
    </w:p>
    <w:p w14:paraId="0A5A66C8" w14:textId="77777777" w:rsidR="00981856" w:rsidRDefault="00981856" w:rsidP="00981856">
      <w:pPr>
        <w:pStyle w:val="Sansinterligne"/>
        <w:jc w:val="center"/>
        <w:rPr>
          <w:rFonts w:ascii="Baskerville Old Face" w:hAnsi="Baskerville Old Face"/>
          <w:sz w:val="28"/>
          <w:szCs w:val="28"/>
        </w:rPr>
      </w:pPr>
    </w:p>
    <w:p w14:paraId="4925BDF4" w14:textId="77777777" w:rsidR="00981856" w:rsidRDefault="00981856" w:rsidP="00981856">
      <w:pPr>
        <w:pStyle w:val="Sansinterligne"/>
        <w:jc w:val="center"/>
        <w:rPr>
          <w:rFonts w:ascii="Baskerville Old Face" w:hAnsi="Baskerville Old Face"/>
          <w:sz w:val="28"/>
          <w:szCs w:val="28"/>
        </w:rPr>
      </w:pPr>
    </w:p>
    <w:p w14:paraId="47F5156D" w14:textId="77777777" w:rsidR="00981856" w:rsidRDefault="00981856" w:rsidP="00981856">
      <w:pPr>
        <w:pStyle w:val="Sansinterligne"/>
        <w:jc w:val="center"/>
        <w:rPr>
          <w:rFonts w:ascii="Baskerville Old Face" w:hAnsi="Baskerville Old Face"/>
          <w:sz w:val="28"/>
          <w:szCs w:val="28"/>
        </w:rPr>
      </w:pPr>
    </w:p>
    <w:p w14:paraId="2043E3FF" w14:textId="77777777" w:rsidR="00981856" w:rsidRDefault="00981856" w:rsidP="00981856">
      <w:pPr>
        <w:pStyle w:val="Sansinterligne"/>
        <w:jc w:val="center"/>
        <w:rPr>
          <w:rFonts w:ascii="Baskerville Old Face" w:hAnsi="Baskerville Old Face"/>
          <w:sz w:val="28"/>
          <w:szCs w:val="28"/>
        </w:rPr>
      </w:pPr>
    </w:p>
    <w:p w14:paraId="678E689A" w14:textId="77777777" w:rsidR="00981856" w:rsidRDefault="00981856" w:rsidP="00981856">
      <w:pPr>
        <w:pStyle w:val="Sansinterligne"/>
        <w:jc w:val="center"/>
        <w:rPr>
          <w:rFonts w:ascii="Baskerville Old Face" w:hAnsi="Baskerville Old Face"/>
          <w:sz w:val="28"/>
          <w:szCs w:val="28"/>
        </w:rPr>
      </w:pPr>
    </w:p>
    <w:p w14:paraId="5D4FDA46" w14:textId="77777777" w:rsidR="00981856" w:rsidRDefault="00981856" w:rsidP="00981856">
      <w:pPr>
        <w:pStyle w:val="Sansinterligne"/>
        <w:jc w:val="center"/>
        <w:rPr>
          <w:rFonts w:ascii="Baskerville Old Face" w:hAnsi="Baskerville Old Face"/>
          <w:sz w:val="28"/>
          <w:szCs w:val="28"/>
        </w:rPr>
      </w:pPr>
    </w:p>
    <w:p w14:paraId="5B7592B5" w14:textId="77777777" w:rsidR="00981856" w:rsidRDefault="00981856" w:rsidP="00981856">
      <w:pPr>
        <w:pStyle w:val="Sansinterligne"/>
        <w:jc w:val="center"/>
        <w:rPr>
          <w:rFonts w:ascii="Baskerville Old Face" w:hAnsi="Baskerville Old Face"/>
          <w:sz w:val="28"/>
          <w:szCs w:val="28"/>
        </w:rPr>
      </w:pPr>
    </w:p>
    <w:p w14:paraId="488A1D71" w14:textId="77777777" w:rsidR="00981856" w:rsidRDefault="00981856" w:rsidP="00981856">
      <w:pPr>
        <w:pStyle w:val="Sansinterligne"/>
        <w:jc w:val="center"/>
        <w:rPr>
          <w:rFonts w:ascii="Baskerville Old Face" w:hAnsi="Baskerville Old Face"/>
          <w:sz w:val="28"/>
          <w:szCs w:val="28"/>
        </w:rPr>
      </w:pPr>
    </w:p>
    <w:p w14:paraId="75986345" w14:textId="77777777" w:rsidR="00981856" w:rsidRDefault="00981856" w:rsidP="00981856">
      <w:pPr>
        <w:pStyle w:val="Sansinterligne"/>
        <w:jc w:val="center"/>
        <w:rPr>
          <w:rFonts w:ascii="Baskerville Old Face" w:hAnsi="Baskerville Old Face"/>
          <w:sz w:val="28"/>
          <w:szCs w:val="28"/>
        </w:rPr>
      </w:pPr>
    </w:p>
    <w:p w14:paraId="72254B7E" w14:textId="77777777" w:rsidR="00981856" w:rsidRDefault="00981856" w:rsidP="00981856">
      <w:pPr>
        <w:pStyle w:val="Sansinterligne"/>
        <w:jc w:val="center"/>
        <w:rPr>
          <w:rFonts w:ascii="Baskerville Old Face" w:hAnsi="Baskerville Old Face"/>
          <w:sz w:val="28"/>
          <w:szCs w:val="28"/>
        </w:rPr>
      </w:pPr>
    </w:p>
    <w:p w14:paraId="1BCE23AD" w14:textId="77777777" w:rsidR="00981856" w:rsidRDefault="00000000" w:rsidP="00981856">
      <w:pPr>
        <w:pStyle w:val="Sansinterligne"/>
        <w:jc w:val="center"/>
        <w:rPr>
          <w:rFonts w:ascii="Baskerville Old Face" w:hAnsi="Baskerville Old Face"/>
          <w:sz w:val="28"/>
          <w:szCs w:val="28"/>
        </w:rPr>
      </w:pPr>
      <w:r>
        <w:rPr>
          <w:noProof/>
          <w:color w:val="000000" w:themeColor="text1"/>
          <w:sz w:val="4"/>
          <w:szCs w:val="4"/>
          <w:lang w:eastAsia="fr-FR"/>
        </w:rPr>
        <w:pict w14:anchorId="73A7A1C5">
          <v:shape id="Parchemin horizontal 50" o:spid="_x0000_s2062" type="#_x0000_t98" style="position:absolute;left:0;text-align:left;margin-left:36.75pt;margin-top:18.85pt;width:512.95pt;height:227.9pt;z-index:-251666432;visibility:visible;mso-position-horizontal-relative:page;mso-width-relative:margin;mso-height-relative:margin;v-text-anchor:middle" fillcolor="#2e74b5 [2404]" strokecolor="#4472c4 [3208]" strokeweight=".5pt">
            <v:fill color2="#050803 [169]" rotate="t"/>
            <v:stroke joinstyle="miter"/>
            <v:textbox style="mso-next-textbox:#Parchemin horizontal 50">
              <w:txbxContent>
                <w:p w14:paraId="5A1C1608" w14:textId="77777777" w:rsidR="000F5528" w:rsidRPr="00161C73" w:rsidRDefault="000F5528" w:rsidP="0003441B">
                  <w:pPr>
                    <w:spacing w:after="0" w:line="240" w:lineRule="auto"/>
                    <w:jc w:val="center"/>
                    <w:rPr>
                      <w:rFonts w:ascii="Franklin Gothic Heavy" w:hAnsi="Franklin Gothic Heavy"/>
                      <w:b/>
                      <w:color w:val="006600"/>
                      <w:sz w:val="8"/>
                      <w:szCs w:val="8"/>
                    </w:rPr>
                  </w:pPr>
                </w:p>
                <w:p w14:paraId="0286117E" w14:textId="77777777" w:rsidR="000F5528" w:rsidRPr="009E6E5B" w:rsidRDefault="000F5528" w:rsidP="0003441B">
                  <w:pPr>
                    <w:jc w:val="center"/>
                    <w:rPr>
                      <w:sz w:val="40"/>
                      <w:szCs w:val="40"/>
                    </w:rPr>
                  </w:pPr>
                </w:p>
              </w:txbxContent>
            </v:textbox>
            <w10:wrap anchorx="page"/>
          </v:shape>
        </w:pict>
      </w:r>
    </w:p>
    <w:p w14:paraId="4E3B63E9" w14:textId="77777777" w:rsidR="00981856" w:rsidRDefault="00981856" w:rsidP="00981856">
      <w:pPr>
        <w:pStyle w:val="Sansinterligne"/>
        <w:jc w:val="center"/>
        <w:rPr>
          <w:rFonts w:ascii="Baskerville Old Face" w:hAnsi="Baskerville Old Face"/>
          <w:sz w:val="28"/>
          <w:szCs w:val="28"/>
        </w:rPr>
      </w:pPr>
    </w:p>
    <w:p w14:paraId="5774C719" w14:textId="77777777" w:rsidR="00981856" w:rsidRDefault="00981856" w:rsidP="00981856">
      <w:pPr>
        <w:pStyle w:val="Sansinterligne"/>
        <w:jc w:val="center"/>
        <w:rPr>
          <w:rFonts w:ascii="Baskerville Old Face" w:hAnsi="Baskerville Old Face"/>
          <w:sz w:val="28"/>
          <w:szCs w:val="28"/>
        </w:rPr>
      </w:pPr>
    </w:p>
    <w:p w14:paraId="3606E1AD" w14:textId="77777777" w:rsidR="00981856" w:rsidRDefault="00981856" w:rsidP="00981856">
      <w:pPr>
        <w:pStyle w:val="Sansinterligne"/>
        <w:jc w:val="center"/>
        <w:rPr>
          <w:rFonts w:ascii="Baskerville Old Face" w:hAnsi="Baskerville Old Face"/>
          <w:sz w:val="28"/>
          <w:szCs w:val="28"/>
        </w:rPr>
      </w:pPr>
    </w:p>
    <w:p w14:paraId="410C6A49" w14:textId="6390086E" w:rsidR="00E52E75" w:rsidRPr="007D1931" w:rsidRDefault="008869C4" w:rsidP="00FC440D">
      <w:pPr>
        <w:pStyle w:val="Titre1"/>
        <w:jc w:val="center"/>
        <w:rPr>
          <w:rFonts w:ascii="Arial Rounded MT Bold" w:hAnsi="Arial Rounded MT Bold" w:cs="Times New Roman"/>
          <w:b/>
          <w:color w:val="auto"/>
          <w:sz w:val="64"/>
          <w:szCs w:val="64"/>
        </w:rPr>
      </w:pPr>
      <w:bookmarkStart w:id="10" w:name="_Toc194254981"/>
      <w:r w:rsidRPr="007D1931">
        <w:rPr>
          <w:rFonts w:ascii="Arial Rounded MT Bold" w:hAnsi="Arial Rounded MT Bold" w:cs="Times New Roman"/>
          <w:b/>
          <w:color w:val="auto"/>
          <w:sz w:val="64"/>
          <w:szCs w:val="64"/>
        </w:rPr>
        <w:t xml:space="preserve">CHAPITRE </w:t>
      </w:r>
      <w:r w:rsidR="00F277FC">
        <w:rPr>
          <w:rFonts w:ascii="Arial Rounded MT Bold" w:hAnsi="Arial Rounded MT Bold" w:cs="Times New Roman"/>
          <w:b/>
          <w:color w:val="auto"/>
          <w:sz w:val="64"/>
          <w:szCs w:val="64"/>
        </w:rPr>
        <w:t>I</w:t>
      </w:r>
      <w:r w:rsidR="00981856" w:rsidRPr="007D1931">
        <w:rPr>
          <w:rFonts w:ascii="Arial Rounded MT Bold" w:hAnsi="Arial Rounded MT Bold" w:cs="Times New Roman"/>
          <w:b/>
          <w:color w:val="auto"/>
          <w:sz w:val="64"/>
          <w:szCs w:val="64"/>
        </w:rPr>
        <w:t xml:space="preserve">: </w:t>
      </w:r>
      <w:r w:rsidR="007D1931" w:rsidRPr="007D1931">
        <w:rPr>
          <w:rFonts w:ascii="Arial Rounded MT Bold" w:hAnsi="Arial Rounded MT Bold" w:cs="Times New Roman"/>
          <w:b/>
          <w:color w:val="auto"/>
          <w:sz w:val="64"/>
          <w:szCs w:val="64"/>
        </w:rPr>
        <w:t>Marketing digital et confidentialité des données : Contexte et enjeux</w:t>
      </w:r>
      <w:bookmarkEnd w:id="10"/>
    </w:p>
    <w:p w14:paraId="14565474" w14:textId="77777777" w:rsidR="00981856" w:rsidRPr="007D1931" w:rsidRDefault="00981856" w:rsidP="007D1931">
      <w:pPr>
        <w:pStyle w:val="Titre1"/>
        <w:jc w:val="center"/>
        <w:rPr>
          <w:rFonts w:ascii="Arial Rounded MT Bold" w:hAnsi="Arial Rounded MT Bold" w:cs="Times New Roman"/>
          <w:b/>
          <w:color w:val="auto"/>
          <w:sz w:val="80"/>
          <w:szCs w:val="80"/>
        </w:rPr>
      </w:pPr>
      <w:r w:rsidRPr="007D1931">
        <w:rPr>
          <w:rFonts w:ascii="Arial Rounded MT Bold" w:hAnsi="Arial Rounded MT Bold" w:cs="Times New Roman"/>
          <w:b/>
          <w:color w:val="auto"/>
          <w:sz w:val="80"/>
          <w:szCs w:val="80"/>
        </w:rPr>
        <w:br w:type="page"/>
      </w:r>
    </w:p>
    <w:p w14:paraId="2168FC6F" w14:textId="77777777" w:rsidR="007D1931" w:rsidRPr="00F557BA" w:rsidRDefault="007D1931" w:rsidP="007D19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lastRenderedPageBreak/>
        <w:t>Ce chapitre explore les dynamiques globales du marketing digital en examinant l'importance des données dans ce domaine, le rôle des technologies innovantes, ainsi que les évolutions des pratiques marketing</w:t>
      </w:r>
      <w:r>
        <w:rPr>
          <w:rFonts w:ascii="Times New Roman" w:hAnsi="Times New Roman" w:cs="Times New Roman"/>
          <w:sz w:val="24"/>
          <w:szCs w:val="24"/>
        </w:rPr>
        <w:t xml:space="preserve">s </w:t>
      </w:r>
      <w:r w:rsidRPr="00F557BA">
        <w:rPr>
          <w:rFonts w:ascii="Times New Roman" w:hAnsi="Times New Roman" w:cs="Times New Roman"/>
          <w:sz w:val="24"/>
          <w:szCs w:val="24"/>
        </w:rPr>
        <w:t>axés sur la personnalisation et la segmentation. Cependant, l’exploitation accrue des données soulève des défis majeurs en matière de confidentialité, ce qui impose un examen rigoureux des régulations, telles que le RGPD, et des défis associés à leur gestion. Enfin, le chapitre met en lumière les outils et technologies utilisés pour protéger ces données tout en explorant les moyens de concilier innovation et respect de la vie privée.</w:t>
      </w:r>
    </w:p>
    <w:p w14:paraId="4EF2A920" w14:textId="4D91838D" w:rsidR="00E52E75" w:rsidRDefault="00F277FC" w:rsidP="00DD0A83">
      <w:pPr>
        <w:pStyle w:val="Titre2"/>
        <w:rPr>
          <w:rFonts w:ascii="Arial Rounded MT Bold" w:hAnsi="Arial Rounded MT Bold"/>
          <w:color w:val="auto"/>
        </w:rPr>
      </w:pPr>
      <w:bookmarkStart w:id="11" w:name="_Toc194254982"/>
      <w:r w:rsidRPr="00D67FF8">
        <w:rPr>
          <w:rFonts w:ascii="Arial Rounded MT Bold" w:hAnsi="Arial Rounded MT Bold"/>
          <w:color w:val="auto"/>
        </w:rPr>
        <w:t>I</w:t>
      </w:r>
      <w:r w:rsidR="000A72DA" w:rsidRPr="00D67FF8">
        <w:rPr>
          <w:rFonts w:ascii="Arial Rounded MT Bold" w:hAnsi="Arial Rounded MT Bold"/>
          <w:color w:val="auto"/>
        </w:rPr>
        <w:t>.1- Contexte global du marketing digital</w:t>
      </w:r>
      <w:bookmarkEnd w:id="11"/>
    </w:p>
    <w:p w14:paraId="374F480D" w14:textId="77777777" w:rsidR="00455619" w:rsidRPr="00455619" w:rsidRDefault="00455619" w:rsidP="00455619">
      <w:pPr>
        <w:rPr>
          <w:sz w:val="2"/>
          <w:szCs w:val="2"/>
        </w:rPr>
      </w:pPr>
    </w:p>
    <w:p w14:paraId="5C704119" w14:textId="77777777" w:rsidR="00F14831" w:rsidRPr="00DC7BF7" w:rsidRDefault="00F14831" w:rsidP="00F14831">
      <w:pPr>
        <w:spacing w:after="120" w:line="360" w:lineRule="auto"/>
        <w:ind w:firstLine="708"/>
        <w:jc w:val="both"/>
        <w:rPr>
          <w:rFonts w:ascii="Times New Roman" w:hAnsi="Times New Roman" w:cs="Times New Roman"/>
          <w:sz w:val="24"/>
          <w:szCs w:val="24"/>
        </w:rPr>
      </w:pPr>
      <w:r w:rsidRPr="00DC7BF7">
        <w:rPr>
          <w:rFonts w:ascii="Times New Roman" w:hAnsi="Times New Roman" w:cs="Times New Roman"/>
          <w:sz w:val="24"/>
          <w:szCs w:val="24"/>
        </w:rPr>
        <w:t xml:space="preserve">Le marketing digital, défini comme l’ensemble des stratégies visant à promouvoir des produits ou services à l’aide des canaux numériques tels que les moteurs de recherche, les réseaux sociaux et le courrier électronique (Chaffey &amp; Ellis-Chadwick, 2019), connaît une transformation profonde grâce à l'essor des données et des technologies qui en découlent. </w:t>
      </w:r>
      <w:r w:rsidRPr="00CA4DCE">
        <w:rPr>
          <w:rFonts w:ascii="Times New Roman" w:hAnsi="Times New Roman" w:cs="Times New Roman"/>
          <w:sz w:val="24"/>
          <w:szCs w:val="24"/>
        </w:rPr>
        <w:t> Ces technologies, incluant le Big Data, l’intelligence artificielle (IA) et l’Internet des objets (IoT), ont considérablement élargi les possibilités d’interaction entre les entreprises et leurs publics, tout en ouvrant la voie à une personnalisation sans précédent des messages et des offres.</w:t>
      </w:r>
    </w:p>
    <w:p w14:paraId="1858A51E" w14:textId="5B6DE55C" w:rsidR="00F14831" w:rsidRDefault="00F277FC" w:rsidP="00D67FF8">
      <w:pPr>
        <w:pStyle w:val="Titre3"/>
        <w:spacing w:after="120"/>
        <w:rPr>
          <w:rFonts w:ascii="Times New Roman" w:hAnsi="Times New Roman" w:cs="Times New Roman"/>
          <w:b/>
          <w:color w:val="auto"/>
        </w:rPr>
      </w:pPr>
      <w:bookmarkStart w:id="12" w:name="_Toc194254983"/>
      <w:r w:rsidRPr="00F277FC">
        <w:rPr>
          <w:rFonts w:ascii="Times New Roman" w:hAnsi="Times New Roman" w:cs="Times New Roman"/>
          <w:b/>
          <w:color w:val="auto"/>
        </w:rPr>
        <w:t>I</w:t>
      </w:r>
      <w:r w:rsidR="00F14831" w:rsidRPr="00F24668">
        <w:rPr>
          <w:rFonts w:ascii="Times New Roman" w:hAnsi="Times New Roman" w:cs="Times New Roman"/>
          <w:b/>
          <w:color w:val="auto"/>
        </w:rPr>
        <w:t>.1</w:t>
      </w:r>
      <w:r w:rsidR="000A72DA">
        <w:rPr>
          <w:rFonts w:ascii="Times New Roman" w:hAnsi="Times New Roman" w:cs="Times New Roman"/>
          <w:b/>
          <w:color w:val="auto"/>
        </w:rPr>
        <w:t>.1</w:t>
      </w:r>
      <w:r w:rsidR="00F14831">
        <w:rPr>
          <w:rFonts w:ascii="Times New Roman" w:hAnsi="Times New Roman" w:cs="Times New Roman"/>
          <w:b/>
          <w:color w:val="auto"/>
        </w:rPr>
        <w:t>-</w:t>
      </w:r>
      <w:r w:rsidR="00F14831" w:rsidRPr="00F24668">
        <w:rPr>
          <w:rFonts w:ascii="Times New Roman" w:hAnsi="Times New Roman" w:cs="Times New Roman"/>
          <w:b/>
          <w:color w:val="auto"/>
        </w:rPr>
        <w:t xml:space="preserve"> </w:t>
      </w:r>
      <w:r w:rsidR="00F14831" w:rsidRPr="00F14831">
        <w:rPr>
          <w:rFonts w:ascii="Times New Roman" w:hAnsi="Times New Roman" w:cs="Times New Roman"/>
          <w:b/>
          <w:color w:val="auto"/>
        </w:rPr>
        <w:t>E</w:t>
      </w:r>
      <w:r w:rsidR="000A72DA" w:rsidRPr="00F14831">
        <w:rPr>
          <w:rFonts w:ascii="Times New Roman" w:hAnsi="Times New Roman" w:cs="Times New Roman"/>
          <w:b/>
          <w:color w:val="auto"/>
        </w:rPr>
        <w:t>ssor des donn</w:t>
      </w:r>
      <w:r w:rsidR="000A72DA">
        <w:rPr>
          <w:rFonts w:ascii="Times New Roman" w:hAnsi="Times New Roman" w:cs="Times New Roman"/>
          <w:b/>
          <w:color w:val="auto"/>
        </w:rPr>
        <w:t>é</w:t>
      </w:r>
      <w:r w:rsidR="000A72DA" w:rsidRPr="00F14831">
        <w:rPr>
          <w:rFonts w:ascii="Times New Roman" w:hAnsi="Times New Roman" w:cs="Times New Roman"/>
          <w:b/>
          <w:color w:val="auto"/>
        </w:rPr>
        <w:t>es dans le marketing digital</w:t>
      </w:r>
      <w:bookmarkEnd w:id="12"/>
    </w:p>
    <w:p w14:paraId="4E4F194D" w14:textId="77777777" w:rsidR="000939DE" w:rsidRPr="00455619" w:rsidRDefault="000939DE" w:rsidP="00F24668">
      <w:pPr>
        <w:pStyle w:val="Titre3"/>
        <w:rPr>
          <w:rFonts w:ascii="Times New Roman" w:hAnsi="Times New Roman" w:cs="Times New Roman"/>
          <w:b/>
          <w:color w:val="auto"/>
          <w:sz w:val="2"/>
          <w:szCs w:val="2"/>
        </w:rPr>
      </w:pPr>
    </w:p>
    <w:p w14:paraId="4B8A6F4C" w14:textId="1E37060D" w:rsidR="0021693C" w:rsidRDefault="00F277FC" w:rsidP="00D67FF8">
      <w:pPr>
        <w:pStyle w:val="Titre3"/>
        <w:spacing w:line="360" w:lineRule="auto"/>
        <w:jc w:val="both"/>
        <w:rPr>
          <w:rFonts w:ascii="Times New Roman" w:hAnsi="Times New Roman" w:cs="Times New Roman"/>
          <w:b/>
          <w:color w:val="auto"/>
        </w:rPr>
      </w:pPr>
      <w:bookmarkStart w:id="13" w:name="_Toc194254984"/>
      <w:r w:rsidRPr="00F277FC">
        <w:rPr>
          <w:rFonts w:ascii="Times New Roman" w:hAnsi="Times New Roman" w:cs="Times New Roman"/>
          <w:b/>
          <w:color w:val="auto"/>
        </w:rPr>
        <w:t>I</w:t>
      </w:r>
      <w:r w:rsidR="00F14831" w:rsidRPr="00F24668">
        <w:rPr>
          <w:rFonts w:ascii="Times New Roman" w:hAnsi="Times New Roman" w:cs="Times New Roman"/>
          <w:b/>
          <w:color w:val="auto"/>
        </w:rPr>
        <w:t>.1.1</w:t>
      </w:r>
      <w:r w:rsidR="000A72DA">
        <w:rPr>
          <w:rFonts w:ascii="Times New Roman" w:hAnsi="Times New Roman" w:cs="Times New Roman"/>
          <w:b/>
          <w:color w:val="auto"/>
        </w:rPr>
        <w:t>.1</w:t>
      </w:r>
      <w:r w:rsidR="00F14831">
        <w:rPr>
          <w:rFonts w:ascii="Times New Roman" w:hAnsi="Times New Roman" w:cs="Times New Roman"/>
          <w:b/>
          <w:color w:val="auto"/>
        </w:rPr>
        <w:t>-</w:t>
      </w:r>
      <w:r w:rsidR="00F14831" w:rsidRPr="00F24668">
        <w:rPr>
          <w:rFonts w:ascii="Times New Roman" w:hAnsi="Times New Roman" w:cs="Times New Roman"/>
          <w:b/>
          <w:color w:val="auto"/>
        </w:rPr>
        <w:t xml:space="preserve"> </w:t>
      </w:r>
      <w:r w:rsidR="00F14831" w:rsidRPr="00F14831">
        <w:rPr>
          <w:rFonts w:ascii="Times New Roman" w:hAnsi="Times New Roman" w:cs="Times New Roman"/>
          <w:b/>
          <w:color w:val="auto"/>
        </w:rPr>
        <w:t>I</w:t>
      </w:r>
      <w:r w:rsidR="000A72DA" w:rsidRPr="00F14831">
        <w:rPr>
          <w:rFonts w:ascii="Times New Roman" w:hAnsi="Times New Roman" w:cs="Times New Roman"/>
          <w:b/>
          <w:color w:val="auto"/>
        </w:rPr>
        <w:t>mportance des données comme levier stratégique</w:t>
      </w:r>
      <w:bookmarkEnd w:id="13"/>
    </w:p>
    <w:p w14:paraId="01904130"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L’essor des données dans le marketing digital s’inscrit dans un contexte de transformation numérique globale, où les entreprises cherchent à exploiter l’information comme une ressource stratégique. Mayer-Schönberger et Cukier (2013) comparent cette révolution à l’impact du pétrole lors de la première révolution industrielle, démontrant que les données alimentent aujourd’hui l’innovation et la croissance.</w:t>
      </w:r>
    </w:p>
    <w:p w14:paraId="16218CEE" w14:textId="7AD66FF4"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 xml:space="preserve">Des entreprises comme Netflix et Amazon ont illustré l’importance des données dans l’optimisation des offres personnalisées. Leur succès repose sur des algorithmes sophistiqués qui analysent des millions d’interactions clients pour proposer des recommandations en temps réel (Smith, </w:t>
      </w:r>
      <w:r w:rsidR="00B00427" w:rsidRPr="00F557BA">
        <w:rPr>
          <w:rFonts w:ascii="Times New Roman" w:hAnsi="Times New Roman" w:cs="Times New Roman"/>
          <w:sz w:val="24"/>
          <w:szCs w:val="24"/>
        </w:rPr>
        <w:t>2020 ;</w:t>
      </w:r>
      <w:r w:rsidRPr="00F557BA">
        <w:rPr>
          <w:rFonts w:ascii="Times New Roman" w:hAnsi="Times New Roman" w:cs="Times New Roman"/>
          <w:sz w:val="24"/>
          <w:szCs w:val="24"/>
        </w:rPr>
        <w:t xml:space="preserve"> Davenport &amp; Dyché, 2013). En complément, une étude de PwC (2022) montre que les entreprises adoptant des stratégies basées sur les données constatent une augmentation moyenne de 20 % de leur rentabilité.</w:t>
      </w:r>
    </w:p>
    <w:p w14:paraId="20284CAC"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Selon McKinsey (2021), l’économie des données est désormais un moteur de valeur mondiale, avec un potentiel estimé à 3 trillions de dollars d’ici 2030. Cette tendance se reflète également dans le secteur des télécommunications, où les données clients sont utilisées pour améliorer la fidélité et la satisfaction (Xerfi, 2023).</w:t>
      </w:r>
    </w:p>
    <w:p w14:paraId="034680F2" w14:textId="77777777" w:rsidR="00346974" w:rsidRPr="007B6FD2" w:rsidRDefault="00346974" w:rsidP="00337722">
      <w:pPr>
        <w:spacing w:before="120" w:after="100" w:afterAutospacing="1" w:line="360" w:lineRule="auto"/>
        <w:jc w:val="both"/>
        <w:rPr>
          <w:rFonts w:ascii="Times New Roman" w:hAnsi="Times New Roman" w:cs="Times New Roman"/>
          <w:sz w:val="2"/>
          <w:szCs w:val="2"/>
        </w:rPr>
      </w:pPr>
    </w:p>
    <w:p w14:paraId="067D97F8" w14:textId="73584466" w:rsidR="00F14831" w:rsidRPr="00D67FF8" w:rsidRDefault="00F277FC" w:rsidP="00D67FF8">
      <w:pPr>
        <w:pStyle w:val="Titre3"/>
        <w:spacing w:line="360" w:lineRule="auto"/>
        <w:jc w:val="both"/>
        <w:rPr>
          <w:rFonts w:ascii="Times New Roman" w:hAnsi="Times New Roman" w:cs="Times New Roman"/>
          <w:b/>
          <w:color w:val="auto"/>
        </w:rPr>
      </w:pPr>
      <w:bookmarkStart w:id="14" w:name="_Toc194254985"/>
      <w:r w:rsidRPr="00D67FF8">
        <w:rPr>
          <w:rFonts w:ascii="Times New Roman" w:hAnsi="Times New Roman" w:cs="Times New Roman"/>
          <w:b/>
          <w:color w:val="auto"/>
        </w:rPr>
        <w:lastRenderedPageBreak/>
        <w:t>I</w:t>
      </w:r>
      <w:r w:rsidR="000A72DA" w:rsidRPr="00D67FF8">
        <w:rPr>
          <w:rFonts w:ascii="Times New Roman" w:hAnsi="Times New Roman" w:cs="Times New Roman"/>
          <w:b/>
          <w:color w:val="auto"/>
        </w:rPr>
        <w:t>.1</w:t>
      </w:r>
      <w:r w:rsidR="00F14831" w:rsidRPr="00D67FF8">
        <w:rPr>
          <w:rFonts w:ascii="Times New Roman" w:hAnsi="Times New Roman" w:cs="Times New Roman"/>
          <w:b/>
          <w:color w:val="auto"/>
        </w:rPr>
        <w:t xml:space="preserve">.1.2- </w:t>
      </w:r>
      <w:r w:rsidR="000A72DA" w:rsidRPr="00D67FF8">
        <w:rPr>
          <w:rFonts w:ascii="Times New Roman" w:hAnsi="Times New Roman" w:cs="Times New Roman"/>
          <w:b/>
          <w:color w:val="auto"/>
        </w:rPr>
        <w:t>Rôle des technologies avancées : Big Data, IA, IoT</w:t>
      </w:r>
      <w:bookmarkEnd w:id="14"/>
    </w:p>
    <w:p w14:paraId="53A081E5" w14:textId="77777777" w:rsidR="00C813B8" w:rsidRPr="00455619" w:rsidRDefault="00C813B8" w:rsidP="00D67FF8">
      <w:pPr>
        <w:pStyle w:val="Titre3"/>
        <w:spacing w:line="360" w:lineRule="auto"/>
        <w:jc w:val="both"/>
        <w:rPr>
          <w:rFonts w:ascii="Times New Roman" w:hAnsi="Times New Roman" w:cs="Times New Roman"/>
          <w:b/>
          <w:color w:val="auto"/>
          <w:sz w:val="2"/>
          <w:szCs w:val="2"/>
        </w:rPr>
      </w:pPr>
    </w:p>
    <w:p w14:paraId="3C7CE9E1" w14:textId="77777777" w:rsidR="00F14831"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 xml:space="preserve">L’évolution rapide des technologies comme le Big Data, l’intelligence artificielle (IA) et l’Internet des objets (IoT) a révolutionné la manière dont les données sont collectées et analysées. </w:t>
      </w:r>
      <w:r>
        <w:rPr>
          <w:rFonts w:ascii="Times New Roman" w:hAnsi="Times New Roman" w:cs="Times New Roman"/>
          <w:sz w:val="24"/>
          <w:szCs w:val="24"/>
        </w:rPr>
        <w:t>C’est ainsi que :</w:t>
      </w:r>
    </w:p>
    <w:p w14:paraId="1F253EF9"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Le Big Data permet aux entreprises de traiter d’immenses volumes d’informations en temps réel, offrant ainsi des insights précieux pour la prise de décision (Davenport &amp; Harris, 2017).</w:t>
      </w:r>
    </w:p>
    <w:p w14:paraId="72ED8EF3" w14:textId="77777777" w:rsidR="00F14831"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 xml:space="preserve">L’IA joue un rôle crucial dans l’analyse prédictive et la personnalisation. Par exemple, des plateformes comme Google Analytics intègrent des algorithmes pour identifier les comportements des utilisateurs et proposer des actions marketing adaptées (Chaffey &amp; Ellis-Chadwick, 2019). </w:t>
      </w:r>
    </w:p>
    <w:p w14:paraId="1E91FED5"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Pr="00F557BA">
        <w:rPr>
          <w:rFonts w:ascii="Times New Roman" w:hAnsi="Times New Roman" w:cs="Times New Roman"/>
          <w:sz w:val="24"/>
          <w:szCs w:val="24"/>
        </w:rPr>
        <w:t>’IoT, avec des appareils connectés comme les montres intelligentes et les assistants vocaux, génère des flux de données qui enrichissent davantage les bases de données des entreprises (Rose et al., 2015).</w:t>
      </w:r>
    </w:p>
    <w:p w14:paraId="7F2D8A52" w14:textId="19AF8D06" w:rsidR="00F14831" w:rsidRPr="00D67FF8" w:rsidRDefault="00F277FC" w:rsidP="00D67FF8">
      <w:pPr>
        <w:pStyle w:val="Titre3"/>
        <w:spacing w:after="120"/>
        <w:rPr>
          <w:rFonts w:ascii="Times New Roman" w:hAnsi="Times New Roman" w:cs="Times New Roman"/>
          <w:b/>
          <w:color w:val="auto"/>
        </w:rPr>
      </w:pPr>
      <w:bookmarkStart w:id="15" w:name="_Toc194254986"/>
      <w:r w:rsidRPr="00D67FF8">
        <w:rPr>
          <w:rFonts w:ascii="Times New Roman" w:hAnsi="Times New Roman" w:cs="Times New Roman"/>
          <w:b/>
          <w:color w:val="auto"/>
        </w:rPr>
        <w:t>I</w:t>
      </w:r>
      <w:r w:rsidR="002B58A2" w:rsidRPr="00D67FF8">
        <w:rPr>
          <w:rFonts w:ascii="Times New Roman" w:hAnsi="Times New Roman" w:cs="Times New Roman"/>
          <w:b/>
          <w:color w:val="auto"/>
        </w:rPr>
        <w:t>.1</w:t>
      </w:r>
      <w:r w:rsidR="00F14831" w:rsidRPr="00D67FF8">
        <w:rPr>
          <w:rFonts w:ascii="Times New Roman" w:hAnsi="Times New Roman" w:cs="Times New Roman"/>
          <w:b/>
          <w:color w:val="auto"/>
        </w:rPr>
        <w:t>.2- T</w:t>
      </w:r>
      <w:r w:rsidR="002B58A2" w:rsidRPr="00D67FF8">
        <w:rPr>
          <w:rFonts w:ascii="Times New Roman" w:hAnsi="Times New Roman" w:cs="Times New Roman"/>
          <w:b/>
          <w:color w:val="auto"/>
        </w:rPr>
        <w:t>ransformations des pratiques marketings</w:t>
      </w:r>
      <w:bookmarkEnd w:id="15"/>
    </w:p>
    <w:p w14:paraId="33AA89A8" w14:textId="7055FF30" w:rsidR="00D16ACA" w:rsidRPr="00D67FF8" w:rsidRDefault="00F277FC" w:rsidP="00D67FF8">
      <w:pPr>
        <w:pStyle w:val="Titre3"/>
        <w:spacing w:line="360" w:lineRule="auto"/>
        <w:jc w:val="both"/>
        <w:rPr>
          <w:rFonts w:ascii="Times New Roman" w:hAnsi="Times New Roman" w:cs="Times New Roman"/>
          <w:b/>
          <w:color w:val="auto"/>
        </w:rPr>
      </w:pPr>
      <w:bookmarkStart w:id="16" w:name="_Toc194254987"/>
      <w:r w:rsidRPr="00D67FF8">
        <w:rPr>
          <w:rFonts w:ascii="Times New Roman" w:hAnsi="Times New Roman" w:cs="Times New Roman"/>
          <w:b/>
          <w:color w:val="auto"/>
        </w:rPr>
        <w:t>I</w:t>
      </w:r>
      <w:r w:rsidR="002B58A2" w:rsidRPr="00D67FF8">
        <w:rPr>
          <w:rFonts w:ascii="Times New Roman" w:hAnsi="Times New Roman" w:cs="Times New Roman"/>
          <w:b/>
          <w:color w:val="auto"/>
        </w:rPr>
        <w:t>.1</w:t>
      </w:r>
      <w:r w:rsidR="00F14831" w:rsidRPr="00D67FF8">
        <w:rPr>
          <w:rFonts w:ascii="Times New Roman" w:hAnsi="Times New Roman" w:cs="Times New Roman"/>
          <w:b/>
          <w:color w:val="auto"/>
        </w:rPr>
        <w:t>.2.1- P</w:t>
      </w:r>
      <w:r w:rsidR="002B58A2" w:rsidRPr="00D67FF8">
        <w:rPr>
          <w:rFonts w:ascii="Times New Roman" w:hAnsi="Times New Roman" w:cs="Times New Roman"/>
          <w:b/>
          <w:color w:val="auto"/>
        </w:rPr>
        <w:t>ersonnalisation et segmentation client : défis et opportunités</w:t>
      </w:r>
      <w:bookmarkEnd w:id="16"/>
    </w:p>
    <w:p w14:paraId="07FC3D88"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La personnalisation des campagnes marketing est aujourd’hui une priorité pour les entreprises souhaitant répondre aux attentes spécifiques des consommateurs. Selon Kotler et Keller (2016), la segmentation des clients permet d’améliorer l’efficacité des campagnes tout en renforçant l’engagement. Des études récentes montrent que les consommateurs sont plus enclins à interagir avec des marques qui personnalisent leurs offres en fonction de leurs préférences individuelles (Accenture, 2023).</w:t>
      </w:r>
    </w:p>
    <w:p w14:paraId="72D13663"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557BA">
        <w:rPr>
          <w:rFonts w:ascii="Times New Roman" w:hAnsi="Times New Roman" w:cs="Times New Roman"/>
          <w:sz w:val="24"/>
          <w:szCs w:val="24"/>
        </w:rPr>
        <w:t>Cependant, cette pratique n’est pas sans controverse. Des questions éthiques se posent concernant le respect de la vie privée, notamment lorsque les données utilisées sont sensibles ou collectées sans consentement explicite (CNIL, 2023).</w:t>
      </w:r>
    </w:p>
    <w:p w14:paraId="5F2065B4" w14:textId="5FB509EA" w:rsidR="00F14831" w:rsidRPr="00D67FF8" w:rsidRDefault="00F277FC" w:rsidP="00D67FF8">
      <w:pPr>
        <w:pStyle w:val="Titre3"/>
        <w:spacing w:line="360" w:lineRule="auto"/>
        <w:jc w:val="both"/>
        <w:rPr>
          <w:rFonts w:ascii="Times New Roman" w:hAnsi="Times New Roman" w:cs="Times New Roman"/>
          <w:b/>
          <w:color w:val="auto"/>
        </w:rPr>
      </w:pPr>
      <w:bookmarkStart w:id="17" w:name="_Toc194254988"/>
      <w:r w:rsidRPr="00D67FF8">
        <w:rPr>
          <w:rFonts w:ascii="Times New Roman" w:hAnsi="Times New Roman" w:cs="Times New Roman"/>
          <w:b/>
          <w:color w:val="auto"/>
        </w:rPr>
        <w:t>I</w:t>
      </w:r>
      <w:r w:rsidR="002B58A2" w:rsidRPr="00D67FF8">
        <w:rPr>
          <w:rFonts w:ascii="Times New Roman" w:hAnsi="Times New Roman" w:cs="Times New Roman"/>
          <w:b/>
          <w:color w:val="auto"/>
        </w:rPr>
        <w:t>.1</w:t>
      </w:r>
      <w:r w:rsidR="000A72DA" w:rsidRPr="00D67FF8">
        <w:rPr>
          <w:rFonts w:ascii="Times New Roman" w:hAnsi="Times New Roman" w:cs="Times New Roman"/>
          <w:b/>
          <w:color w:val="auto"/>
        </w:rPr>
        <w:t>.2.2</w:t>
      </w:r>
      <w:r w:rsidR="002B58A2" w:rsidRPr="00D67FF8">
        <w:rPr>
          <w:rFonts w:ascii="Times New Roman" w:hAnsi="Times New Roman" w:cs="Times New Roman"/>
          <w:b/>
          <w:color w:val="auto"/>
        </w:rPr>
        <w:t>-</w:t>
      </w:r>
      <w:r w:rsidR="000A72DA" w:rsidRPr="00D67FF8">
        <w:rPr>
          <w:rFonts w:ascii="Times New Roman" w:hAnsi="Times New Roman" w:cs="Times New Roman"/>
          <w:b/>
          <w:color w:val="auto"/>
        </w:rPr>
        <w:t xml:space="preserve"> U</w:t>
      </w:r>
      <w:r w:rsidR="002B58A2" w:rsidRPr="00D67FF8">
        <w:rPr>
          <w:rFonts w:ascii="Times New Roman" w:hAnsi="Times New Roman" w:cs="Times New Roman"/>
          <w:b/>
          <w:color w:val="auto"/>
        </w:rPr>
        <w:t>tilisation des données comportementales et transactionnelles</w:t>
      </w:r>
      <w:bookmarkEnd w:id="17"/>
      <w:r w:rsidR="002B58A2" w:rsidRPr="00D67FF8">
        <w:rPr>
          <w:rFonts w:ascii="Times New Roman" w:hAnsi="Times New Roman" w:cs="Times New Roman"/>
          <w:b/>
          <w:color w:val="auto"/>
        </w:rPr>
        <w:t xml:space="preserve"> </w:t>
      </w:r>
    </w:p>
    <w:p w14:paraId="78EAA066" w14:textId="77777777" w:rsidR="00F14831" w:rsidRDefault="00F14831" w:rsidP="00B00427">
      <w:pPr>
        <w:spacing w:after="80" w:line="360" w:lineRule="auto"/>
        <w:ind w:firstLine="709"/>
        <w:jc w:val="both"/>
        <w:rPr>
          <w:rFonts w:ascii="Times New Roman" w:hAnsi="Times New Roman" w:cs="Times New Roman"/>
          <w:sz w:val="24"/>
          <w:szCs w:val="24"/>
        </w:rPr>
      </w:pPr>
      <w:r w:rsidRPr="00F557BA">
        <w:rPr>
          <w:rFonts w:ascii="Times New Roman" w:hAnsi="Times New Roman" w:cs="Times New Roman"/>
          <w:sz w:val="24"/>
          <w:szCs w:val="24"/>
        </w:rPr>
        <w:t xml:space="preserve">L’exploitation des données comportementales et transactionnelles permet aux entreprises de développer des campagnes marketing plus ciblées et efficaces. Ces données, qui incluent les habitudes de navigation et les historiques d’achat, offrent une vision approfondie des préférences des consommateurs (Chaffey &amp; Ellis-Chadwick, 2019). </w:t>
      </w:r>
    </w:p>
    <w:p w14:paraId="5C186C7A" w14:textId="77777777" w:rsidR="00F14831" w:rsidRPr="00F557BA" w:rsidRDefault="00F14831" w:rsidP="00B00427">
      <w:pPr>
        <w:spacing w:after="80" w:line="360" w:lineRule="auto"/>
        <w:ind w:firstLine="709"/>
        <w:jc w:val="both"/>
        <w:rPr>
          <w:rFonts w:ascii="Times New Roman" w:hAnsi="Times New Roman" w:cs="Times New Roman"/>
          <w:sz w:val="24"/>
          <w:szCs w:val="24"/>
        </w:rPr>
      </w:pPr>
      <w:r w:rsidRPr="00F557BA">
        <w:rPr>
          <w:rFonts w:ascii="Times New Roman" w:hAnsi="Times New Roman" w:cs="Times New Roman"/>
          <w:sz w:val="24"/>
          <w:szCs w:val="24"/>
        </w:rPr>
        <w:t>Cependant, leur utilisation doit être encadrée par des principes éthiques stricts. La CNIL (2023) recommande une transparence accrue sur la collecte et le traitement des données pour renforcer la confiance des utilisateurs.</w:t>
      </w:r>
      <w:r>
        <w:rPr>
          <w:rFonts w:ascii="Times New Roman" w:hAnsi="Times New Roman" w:cs="Times New Roman"/>
          <w:sz w:val="24"/>
          <w:szCs w:val="24"/>
        </w:rPr>
        <w:t xml:space="preserve"> </w:t>
      </w:r>
      <w:r w:rsidRPr="00FB3F44">
        <w:rPr>
          <w:rFonts w:ascii="Times New Roman" w:hAnsi="Times New Roman" w:cs="Times New Roman"/>
          <w:sz w:val="24"/>
          <w:szCs w:val="24"/>
        </w:rPr>
        <w:t xml:space="preserve">Si le marketing digital ouvre des perspectives inédites grâce à l’exploitation massive des données et aux avancées technologiques, il engendre également </w:t>
      </w:r>
      <w:r w:rsidRPr="00FB3F44">
        <w:rPr>
          <w:rFonts w:ascii="Times New Roman" w:hAnsi="Times New Roman" w:cs="Times New Roman"/>
          <w:sz w:val="24"/>
          <w:szCs w:val="24"/>
        </w:rPr>
        <w:lastRenderedPageBreak/>
        <w:t>des défis croissants en matière de protection des informations personnelles. Cette exploitation, bien qu’essentielle à la compétitivité des entreprises, soulève des préoccupations sur la confidentialité des données, qui sont au cœur des débats éthiques, juridiques et stratégiques contemporains.</w:t>
      </w:r>
    </w:p>
    <w:p w14:paraId="3006753D" w14:textId="1D7BF999" w:rsidR="00F14831" w:rsidRDefault="00F277FC" w:rsidP="00D67FF8">
      <w:pPr>
        <w:pStyle w:val="Titre2"/>
        <w:rPr>
          <w:rFonts w:ascii="Arial Rounded MT Bold" w:hAnsi="Arial Rounded MT Bold"/>
          <w:color w:val="auto"/>
        </w:rPr>
      </w:pPr>
      <w:bookmarkStart w:id="18" w:name="_Toc194254989"/>
      <w:r w:rsidRPr="00D67FF8">
        <w:rPr>
          <w:rFonts w:ascii="Arial Rounded MT Bold" w:hAnsi="Arial Rounded MT Bold"/>
          <w:color w:val="auto"/>
        </w:rPr>
        <w:t>I</w:t>
      </w:r>
      <w:r w:rsidR="002B58A2" w:rsidRPr="00D67FF8">
        <w:rPr>
          <w:rFonts w:ascii="Arial Rounded MT Bold" w:hAnsi="Arial Rounded MT Bold"/>
          <w:color w:val="auto"/>
        </w:rPr>
        <w:t>.2-</w:t>
      </w:r>
      <w:r w:rsidR="00F14831" w:rsidRPr="00D67FF8">
        <w:rPr>
          <w:rFonts w:ascii="Arial Rounded MT Bold" w:hAnsi="Arial Rounded MT Bold"/>
          <w:color w:val="auto"/>
        </w:rPr>
        <w:t xml:space="preserve"> Confidentialité des données : Enjeux et défis</w:t>
      </w:r>
      <w:bookmarkEnd w:id="18"/>
    </w:p>
    <w:p w14:paraId="09729229" w14:textId="77777777" w:rsidR="00B00427" w:rsidRPr="00B00427" w:rsidRDefault="00B00427" w:rsidP="00B00427">
      <w:pPr>
        <w:rPr>
          <w:sz w:val="2"/>
          <w:szCs w:val="2"/>
        </w:rPr>
      </w:pPr>
    </w:p>
    <w:p w14:paraId="02CC74BD" w14:textId="11203B76" w:rsidR="00F14831" w:rsidRPr="00FE2A51" w:rsidRDefault="00F14831" w:rsidP="00F14831">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Pr="00FE2A51">
        <w:rPr>
          <w:rFonts w:ascii="Times New Roman" w:hAnsi="Times New Roman" w:cs="Times New Roman"/>
          <w:sz w:val="24"/>
          <w:szCs w:val="24"/>
        </w:rPr>
        <w:t>exploitation croissante des données soulève des préoccupations importantes en matière de confidentialité des données. Ce concept fait référence à la capacité des individus à contrôler les informations personnelles qui les concernent et à préserver leur vie privée dans un environnement numérique de plus en plus</w:t>
      </w:r>
      <w:r w:rsidR="00486A43">
        <w:rPr>
          <w:rFonts w:ascii="Times New Roman" w:hAnsi="Times New Roman" w:cs="Times New Roman"/>
          <w:sz w:val="24"/>
          <w:szCs w:val="24"/>
        </w:rPr>
        <w:t xml:space="preserve"> </w:t>
      </w:r>
      <w:r w:rsidRPr="00FE2A51">
        <w:rPr>
          <w:rFonts w:ascii="Times New Roman" w:hAnsi="Times New Roman" w:cs="Times New Roman"/>
          <w:sz w:val="24"/>
          <w:szCs w:val="24"/>
        </w:rPr>
        <w:t>interconnecté</w:t>
      </w:r>
      <w:r w:rsidR="00486A43">
        <w:rPr>
          <w:rFonts w:ascii="Times New Roman" w:hAnsi="Times New Roman" w:cs="Times New Roman"/>
          <w:sz w:val="24"/>
          <w:szCs w:val="24"/>
        </w:rPr>
        <w:t xml:space="preserve"> </w:t>
      </w:r>
      <w:r w:rsidRPr="00FE2A51">
        <w:rPr>
          <w:rFonts w:ascii="Times New Roman" w:hAnsi="Times New Roman" w:cs="Times New Roman"/>
          <w:sz w:val="24"/>
          <w:szCs w:val="24"/>
        </w:rPr>
        <w:t>(Westin, 1967 ; Solove, 2006). Avec des cas de violations de données de grande ampleur et une sensibilisation croissante des consommateurs à ces enjeux, la gestion éthique et légale des données est devenue un impératif stratégique.</w:t>
      </w:r>
    </w:p>
    <w:p w14:paraId="78A72663" w14:textId="39873BC8" w:rsidR="00F14831" w:rsidRPr="00A60AC7" w:rsidRDefault="00F277FC" w:rsidP="00A60AC7">
      <w:pPr>
        <w:pStyle w:val="Titre3"/>
        <w:spacing w:after="120"/>
        <w:rPr>
          <w:rFonts w:ascii="Times New Roman" w:hAnsi="Times New Roman" w:cs="Times New Roman"/>
          <w:b/>
          <w:color w:val="auto"/>
        </w:rPr>
      </w:pPr>
      <w:bookmarkStart w:id="19" w:name="_Toc194254990"/>
      <w:r w:rsidRPr="00A60AC7">
        <w:rPr>
          <w:rFonts w:ascii="Times New Roman" w:hAnsi="Times New Roman" w:cs="Times New Roman"/>
          <w:b/>
          <w:color w:val="auto"/>
        </w:rPr>
        <w:t>I</w:t>
      </w:r>
      <w:r w:rsidR="008417CF" w:rsidRPr="00A60AC7">
        <w:rPr>
          <w:rFonts w:ascii="Times New Roman" w:hAnsi="Times New Roman" w:cs="Times New Roman"/>
          <w:b/>
          <w:color w:val="auto"/>
        </w:rPr>
        <w:t>.2</w:t>
      </w:r>
      <w:r w:rsidR="00F14831" w:rsidRPr="00A60AC7">
        <w:rPr>
          <w:rFonts w:ascii="Times New Roman" w:hAnsi="Times New Roman" w:cs="Times New Roman"/>
          <w:b/>
          <w:color w:val="auto"/>
        </w:rPr>
        <w:t>.1</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Régulations et cadre législatif</w:t>
      </w:r>
      <w:bookmarkEnd w:id="19"/>
    </w:p>
    <w:p w14:paraId="3F7898DB" w14:textId="57CDC264" w:rsidR="00F14831" w:rsidRPr="00D67FF8" w:rsidRDefault="00F277FC" w:rsidP="00D67FF8">
      <w:pPr>
        <w:pStyle w:val="Titre3"/>
        <w:spacing w:line="360" w:lineRule="auto"/>
        <w:jc w:val="both"/>
        <w:rPr>
          <w:rFonts w:ascii="Times New Roman" w:hAnsi="Times New Roman" w:cs="Times New Roman"/>
          <w:b/>
          <w:color w:val="auto"/>
        </w:rPr>
      </w:pPr>
      <w:bookmarkStart w:id="20" w:name="_Toc194254991"/>
      <w:r w:rsidRPr="00D67FF8">
        <w:rPr>
          <w:rFonts w:ascii="Times New Roman" w:hAnsi="Times New Roman" w:cs="Times New Roman"/>
          <w:b/>
          <w:color w:val="auto"/>
        </w:rPr>
        <w:t>I</w:t>
      </w:r>
      <w:r w:rsidR="008417CF" w:rsidRPr="00D67FF8">
        <w:rPr>
          <w:rFonts w:ascii="Times New Roman" w:hAnsi="Times New Roman" w:cs="Times New Roman"/>
          <w:b/>
          <w:color w:val="auto"/>
        </w:rPr>
        <w:t>.2</w:t>
      </w:r>
      <w:r w:rsidR="00F14831" w:rsidRPr="00D67FF8">
        <w:rPr>
          <w:rFonts w:ascii="Times New Roman" w:hAnsi="Times New Roman" w:cs="Times New Roman"/>
          <w:b/>
          <w:color w:val="auto"/>
        </w:rPr>
        <w:t>.1.1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Le RGPD : concepts clés et implications pour les entreprises</w:t>
      </w:r>
      <w:bookmarkEnd w:id="20"/>
    </w:p>
    <w:p w14:paraId="108CE1E7" w14:textId="77777777" w:rsidR="00F14831" w:rsidRPr="003A73AE" w:rsidRDefault="00F14831" w:rsidP="00F14831">
      <w:pPr>
        <w:spacing w:after="120" w:line="360" w:lineRule="auto"/>
        <w:ind w:firstLine="708"/>
        <w:jc w:val="both"/>
        <w:rPr>
          <w:rFonts w:ascii="Times New Roman" w:hAnsi="Times New Roman" w:cs="Times New Roman"/>
          <w:sz w:val="24"/>
          <w:szCs w:val="24"/>
        </w:rPr>
      </w:pPr>
      <w:r w:rsidRPr="003A73AE">
        <w:rPr>
          <w:rFonts w:ascii="Times New Roman" w:hAnsi="Times New Roman" w:cs="Times New Roman"/>
          <w:sz w:val="24"/>
          <w:szCs w:val="24"/>
        </w:rPr>
        <w:t>Adopté en 2018, le Règlement général sur la protection des données (RGPD) vise à renforcer la protection des informations personnelles des citoyens européens et à responsabiliser les entreprises dans leur gestion des données. Il impose des principes clés tels que le consentement explicite, la minimisation des données et le droit à l’oubli (Voigt &amp; Von dem Bussche, 2017). Les entreprises traitant les données des résidents de l’UE, y compris celles basées hors d’Europe, doivent s’y conformer sous peine de sanctions pouvant atteindre 4 % du chiffre d’affaires annuel ou 20 millions d’euros (European Commission, 2023).</w:t>
      </w:r>
    </w:p>
    <w:p w14:paraId="07C31451" w14:textId="77777777" w:rsidR="00F14831" w:rsidRDefault="00F14831" w:rsidP="00F14831">
      <w:pPr>
        <w:spacing w:after="120" w:line="360" w:lineRule="auto"/>
        <w:ind w:firstLine="708"/>
        <w:jc w:val="both"/>
        <w:rPr>
          <w:rFonts w:ascii="Times New Roman" w:hAnsi="Times New Roman" w:cs="Times New Roman"/>
          <w:sz w:val="24"/>
          <w:szCs w:val="24"/>
        </w:rPr>
      </w:pPr>
      <w:r w:rsidRPr="003A73AE">
        <w:rPr>
          <w:rFonts w:ascii="Times New Roman" w:hAnsi="Times New Roman" w:cs="Times New Roman"/>
          <w:sz w:val="24"/>
          <w:szCs w:val="24"/>
        </w:rPr>
        <w:t>Le RGPD a profondément transformé les pratiques des entreprises en matière de collecte, stockage et utilisation des données. Pour assurer leur conformité, elles adoptent des solutions telles que la pseudonymisation, le chiffrement des données et des audits réguliers (Goddard, 2017). La nomination d’un Délégué à la Protection des Données (DPO) est également obligatoire pour les entités traitant des volumes importants de données sensibles (Tikkinen-Piri et al., 2018). Toutefois, la mise en œuvre du RGPD représente un défi pour certaines entreprises, notamment en raison des coûts liés aux infrastructures de protection et à la formation des employés.</w:t>
      </w:r>
    </w:p>
    <w:p w14:paraId="61EF2025" w14:textId="77777777" w:rsidR="00F14831" w:rsidRDefault="00F14831" w:rsidP="00F14831">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Bien que constituant </w:t>
      </w:r>
      <w:r w:rsidRPr="00F4444E">
        <w:rPr>
          <w:rFonts w:ascii="Times New Roman" w:hAnsi="Times New Roman" w:cs="Times New Roman"/>
          <w:sz w:val="24"/>
          <w:szCs w:val="24"/>
        </w:rPr>
        <w:t>une base essentielle pour la protection des données personnelles en Europe</w:t>
      </w:r>
      <w:r>
        <w:rPr>
          <w:rFonts w:ascii="Times New Roman" w:hAnsi="Times New Roman" w:cs="Times New Roman"/>
          <w:sz w:val="24"/>
          <w:szCs w:val="24"/>
        </w:rPr>
        <w:t>, l</w:t>
      </w:r>
      <w:r w:rsidRPr="00F4444E">
        <w:rPr>
          <w:rFonts w:ascii="Times New Roman" w:hAnsi="Times New Roman" w:cs="Times New Roman"/>
          <w:sz w:val="24"/>
          <w:szCs w:val="24"/>
        </w:rPr>
        <w:t>e RGPD ne couvre pas spécifiquement tous les aspects liés aux communications électroniques et aux technologies de suivi en ligne. C'est dans ce contexte que le règlement ePrivacy intervient en complément, visant à renforcer la confidentialité des communications numériques et à offrir une protection accrue aux utilisateurs.</w:t>
      </w:r>
    </w:p>
    <w:p w14:paraId="2B73A5C2" w14:textId="77777777" w:rsidR="00B00427" w:rsidRPr="00FB3F44" w:rsidRDefault="00B00427" w:rsidP="00F14831">
      <w:pPr>
        <w:spacing w:after="120" w:line="360" w:lineRule="auto"/>
        <w:ind w:firstLine="708"/>
        <w:jc w:val="both"/>
        <w:rPr>
          <w:rFonts w:ascii="Times New Roman" w:hAnsi="Times New Roman" w:cs="Times New Roman"/>
          <w:sz w:val="24"/>
          <w:szCs w:val="24"/>
        </w:rPr>
      </w:pPr>
    </w:p>
    <w:p w14:paraId="2DB1188A" w14:textId="2DD226C0" w:rsidR="00F14831" w:rsidRDefault="00F277FC" w:rsidP="00D67FF8">
      <w:pPr>
        <w:pStyle w:val="Titre3"/>
        <w:spacing w:line="360" w:lineRule="auto"/>
        <w:jc w:val="both"/>
        <w:rPr>
          <w:rFonts w:ascii="Times New Roman" w:hAnsi="Times New Roman" w:cs="Times New Roman"/>
          <w:b/>
          <w:color w:val="auto"/>
        </w:rPr>
      </w:pPr>
      <w:bookmarkStart w:id="21" w:name="_Toc194254992"/>
      <w:r w:rsidRPr="00D67FF8">
        <w:rPr>
          <w:rFonts w:ascii="Times New Roman" w:hAnsi="Times New Roman" w:cs="Times New Roman"/>
          <w:b/>
          <w:color w:val="auto"/>
        </w:rPr>
        <w:lastRenderedPageBreak/>
        <w:t>I</w:t>
      </w:r>
      <w:r w:rsidR="008417CF" w:rsidRPr="00D67FF8">
        <w:rPr>
          <w:rFonts w:ascii="Times New Roman" w:hAnsi="Times New Roman" w:cs="Times New Roman"/>
          <w:b/>
          <w:color w:val="auto"/>
        </w:rPr>
        <w:t>.2</w:t>
      </w:r>
      <w:r w:rsidR="00F14831" w:rsidRPr="00D67FF8">
        <w:rPr>
          <w:rFonts w:ascii="Times New Roman" w:hAnsi="Times New Roman" w:cs="Times New Roman"/>
          <w:b/>
          <w:color w:val="auto"/>
        </w:rPr>
        <w:t>.1.2</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Le règlement ePrivacy : complémentarité et impacts</w:t>
      </w:r>
      <w:bookmarkEnd w:id="21"/>
    </w:p>
    <w:p w14:paraId="2E936E3C" w14:textId="77777777" w:rsidR="00B00427" w:rsidRPr="00B00427" w:rsidRDefault="00B00427" w:rsidP="00B00427">
      <w:pPr>
        <w:rPr>
          <w:sz w:val="2"/>
          <w:szCs w:val="2"/>
        </w:rPr>
      </w:pPr>
    </w:p>
    <w:p w14:paraId="7E072B96" w14:textId="77777777" w:rsidR="00F14831" w:rsidRPr="00F21B8A" w:rsidRDefault="00F14831" w:rsidP="00F14831">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Le règlement ePrivacy, encore en cours de finalisation, vise à compléter le RGPD en encadrant spécifiquement la protection des communications électroniques. Il s’applique aux services de messagerie, aux applications mobiles et aux objets connectés, en régulant l’usage des cookies, des traceurs et des métadonnées de communication (Ghazi &amp; Krämer, 2021). Contrairement au RGPD, qui régit le traitement des données personnelles en général, le règlement ePrivacy cible les aspects liés à la vie privée dans les interactions numériques (European Commission, 2023).</w:t>
      </w:r>
    </w:p>
    <w:p w14:paraId="7420284D" w14:textId="77777777" w:rsidR="00F14831" w:rsidRPr="00F557BA" w:rsidRDefault="00F14831" w:rsidP="00F14831">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Ce règlement impose un renforcement du consentement des utilisateurs, notamment pour le suivi publicitaire et la collecte des données via les cookies. L’un des changements majeurs concerne la suppression du consentement implicite via les paramètres du navigateur, obligeant les sites web à obtenir une approbation explicite avant toute collecte (CNIL, 2023). De plus, il prévoit des sanctions similaires à celles du RGPD en cas de non-respect des obligations imposées. Si son adoption définitive tarde en raison de débats entre acteurs du numérique et législateurs, son application entraînera un impact majeur sur les stratégies marketing, incitant les entreprises à privilégier des alternatives comme les publicités contextuelles et l’analyse prédictive non intrusive.</w:t>
      </w:r>
    </w:p>
    <w:p w14:paraId="10B71A45" w14:textId="1E6EC81C" w:rsidR="00F14831" w:rsidRPr="00A60AC7" w:rsidRDefault="00F277FC" w:rsidP="00A60AC7">
      <w:pPr>
        <w:pStyle w:val="Titre3"/>
        <w:spacing w:after="120"/>
        <w:rPr>
          <w:rFonts w:ascii="Times New Roman" w:hAnsi="Times New Roman" w:cs="Times New Roman"/>
          <w:b/>
          <w:color w:val="auto"/>
        </w:rPr>
      </w:pPr>
      <w:bookmarkStart w:id="22" w:name="_Toc194254993"/>
      <w:r w:rsidRPr="00A60AC7">
        <w:rPr>
          <w:rFonts w:ascii="Times New Roman" w:hAnsi="Times New Roman" w:cs="Times New Roman"/>
          <w:b/>
          <w:color w:val="auto"/>
        </w:rPr>
        <w:t>I</w:t>
      </w:r>
      <w:r w:rsidR="008417CF" w:rsidRPr="00A60AC7">
        <w:rPr>
          <w:rFonts w:ascii="Times New Roman" w:hAnsi="Times New Roman" w:cs="Times New Roman"/>
          <w:b/>
          <w:color w:val="auto"/>
        </w:rPr>
        <w:t>.2</w:t>
      </w:r>
      <w:r w:rsidR="00F14831" w:rsidRPr="00A60AC7">
        <w:rPr>
          <w:rFonts w:ascii="Times New Roman" w:hAnsi="Times New Roman" w:cs="Times New Roman"/>
          <w:b/>
          <w:color w:val="auto"/>
        </w:rPr>
        <w:t>.2</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Défis pratiques dans la gestion des données personnelles</w:t>
      </w:r>
      <w:bookmarkEnd w:id="22"/>
    </w:p>
    <w:p w14:paraId="5B778C20" w14:textId="5D1CFA9B" w:rsidR="00F14831" w:rsidRPr="00D67FF8" w:rsidRDefault="00F277FC" w:rsidP="00D67FF8">
      <w:pPr>
        <w:pStyle w:val="Titre3"/>
        <w:spacing w:line="360" w:lineRule="auto"/>
        <w:jc w:val="both"/>
        <w:rPr>
          <w:rFonts w:ascii="Times New Roman" w:hAnsi="Times New Roman" w:cs="Times New Roman"/>
          <w:b/>
          <w:color w:val="auto"/>
        </w:rPr>
      </w:pPr>
      <w:bookmarkStart w:id="23" w:name="_Toc194254994"/>
      <w:r w:rsidRPr="00D67FF8">
        <w:rPr>
          <w:rFonts w:ascii="Times New Roman" w:hAnsi="Times New Roman" w:cs="Times New Roman"/>
          <w:b/>
          <w:color w:val="auto"/>
        </w:rPr>
        <w:t>I</w:t>
      </w:r>
      <w:r w:rsidR="008417CF" w:rsidRPr="00D67FF8">
        <w:rPr>
          <w:rFonts w:ascii="Times New Roman" w:hAnsi="Times New Roman" w:cs="Times New Roman"/>
          <w:b/>
          <w:color w:val="auto"/>
        </w:rPr>
        <w:t>.2</w:t>
      </w:r>
      <w:r w:rsidR="00F14831" w:rsidRPr="00D67FF8">
        <w:rPr>
          <w:rFonts w:ascii="Times New Roman" w:hAnsi="Times New Roman" w:cs="Times New Roman"/>
          <w:b/>
          <w:color w:val="auto"/>
        </w:rPr>
        <w:t>.2.1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Collecte, stockage et traitement : contraintes et innovations</w:t>
      </w:r>
      <w:bookmarkEnd w:id="23"/>
    </w:p>
    <w:p w14:paraId="14479745" w14:textId="77777777" w:rsidR="00F14831" w:rsidRPr="00F21B8A" w:rsidRDefault="00F14831" w:rsidP="00B00427">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Les entreprises font face à des défis majeurs dans la gestion des données personnelles, notamment en termes de sécurisation, de conformité réglementaire et d’optimisation des infrastructures. La collecte des données repose sur des dispositifs variés tels que les formulaires en ligne, les cookies et les objets connectés, ce qui multiplie les risques de violations si les mécanismes de contrôle sont insuffisants (Smith &amp; Johnson, 2022). Une réglementation stricte impose des contraintes sur la conservation des données, obligeant les entreprises à justifier leurs traitements et à limiter leur stockage au strict nécessaire (CNIL, 2023).</w:t>
      </w:r>
    </w:p>
    <w:p w14:paraId="1982FE45" w14:textId="77777777" w:rsidR="00F14831" w:rsidRDefault="00F14831" w:rsidP="00B00427">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 xml:space="preserve">Face à ces exigences, plusieurs innovations technologiques émergent pour renforcer la protection des données. Le chiffrement avancé, utilisé pour protéger les informations sensibles, et la pseudonymisation, qui réduit l’identifiabilité des utilisateurs, sont aujourd’hui largement adoptés (Voigt &amp; Von dem Bussche, 2017). Par ailleurs, la montée en puissance du privacy by design favorise l’intégration de mesures de sécurité dès la conception des systèmes. Les solutions cloud sécurisées permettent également aux entreprises de stocker leurs données tout en garantissant un accès restreint et une surveillance renforcée (Accenture, 2023). Ces innovations </w:t>
      </w:r>
      <w:r w:rsidRPr="00F21B8A">
        <w:rPr>
          <w:rFonts w:ascii="Times New Roman" w:hAnsi="Times New Roman" w:cs="Times New Roman"/>
          <w:sz w:val="24"/>
          <w:szCs w:val="24"/>
        </w:rPr>
        <w:lastRenderedPageBreak/>
        <w:t>aident les organisations à respecter les réglementations tout en maximisant l’exploitation des données à des fins analytiques et marketing.</w:t>
      </w:r>
    </w:p>
    <w:p w14:paraId="51616C7D" w14:textId="5D23DBAD" w:rsidR="00F14831" w:rsidRPr="00D67FF8" w:rsidRDefault="00F277FC" w:rsidP="00D67FF8">
      <w:pPr>
        <w:pStyle w:val="Titre3"/>
        <w:spacing w:line="360" w:lineRule="auto"/>
        <w:jc w:val="both"/>
        <w:rPr>
          <w:rFonts w:ascii="Times New Roman" w:hAnsi="Times New Roman" w:cs="Times New Roman"/>
          <w:b/>
          <w:color w:val="auto"/>
        </w:rPr>
      </w:pPr>
      <w:bookmarkStart w:id="24" w:name="_Toc194254995"/>
      <w:r w:rsidRPr="00D67FF8">
        <w:rPr>
          <w:rFonts w:ascii="Times New Roman" w:hAnsi="Times New Roman" w:cs="Times New Roman"/>
          <w:b/>
          <w:color w:val="auto"/>
        </w:rPr>
        <w:t>I</w:t>
      </w:r>
      <w:r w:rsidR="008417CF" w:rsidRPr="00D67FF8">
        <w:rPr>
          <w:rFonts w:ascii="Times New Roman" w:hAnsi="Times New Roman" w:cs="Times New Roman"/>
          <w:b/>
          <w:color w:val="auto"/>
        </w:rPr>
        <w:t>.2</w:t>
      </w:r>
      <w:r w:rsidR="00F14831" w:rsidRPr="00D67FF8">
        <w:rPr>
          <w:rFonts w:ascii="Times New Roman" w:hAnsi="Times New Roman" w:cs="Times New Roman"/>
          <w:b/>
          <w:color w:val="auto"/>
        </w:rPr>
        <w:t>.2.2</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Risques associés : violations, cyberattaques, manque de transparence</w:t>
      </w:r>
      <w:bookmarkEnd w:id="24"/>
    </w:p>
    <w:p w14:paraId="218BE5EE" w14:textId="77777777" w:rsidR="00F14831" w:rsidRPr="00F21B8A" w:rsidRDefault="00F14831" w:rsidP="00F14831">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La gestion des données personnelles expose les entreprises à plusieurs risques majeurs, notamment les violations de données, les cyberattaques et les préoccupations liées au manque de transparence. Une violation de données se produit lorsqu’une entreprise perd le contrôle des informations sensibles, exposant les utilisateurs à des risques d’usurpation d’identité et de fraude (Isaak &amp; Hanna, 2018). Par exemple, le scandale Equifax en 2017 a compromis les données de 147 millions de personnes, illustrant les impacts potentiels d’une faille de sécurité (Smith, 2020).</w:t>
      </w:r>
    </w:p>
    <w:p w14:paraId="0F00B23B" w14:textId="77777777" w:rsidR="00F14831" w:rsidRPr="00F21B8A" w:rsidRDefault="00F14831" w:rsidP="00F14831">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Les cyberattaques, en particulier les attaques par ransomware, sont en forte augmentation. Ces logiciels malveillants chiffrent les données des entreprises et exigent une rançon pour leur récupération. L’attaque WannaCry de 2017, qui a paralysé des milliers d’organisations à travers le monde, a mis en évidence la nécessité d’une cyber-résilience accrue (Kaspersky, 2018). De nombreuses entreprises investissent aujourd’hui dans des solutions de détection et réponse aux incidents pour réduire ces menaces (ENISA, 2023).</w:t>
      </w:r>
    </w:p>
    <w:p w14:paraId="28C241F3" w14:textId="77777777" w:rsidR="00F14831" w:rsidRDefault="00F14831" w:rsidP="00F14831">
      <w:pPr>
        <w:spacing w:after="120" w:line="360" w:lineRule="auto"/>
        <w:ind w:firstLine="708"/>
        <w:jc w:val="both"/>
        <w:rPr>
          <w:rFonts w:ascii="Times New Roman" w:hAnsi="Times New Roman" w:cs="Times New Roman"/>
          <w:sz w:val="24"/>
          <w:szCs w:val="24"/>
        </w:rPr>
      </w:pPr>
      <w:r w:rsidRPr="00F21B8A">
        <w:rPr>
          <w:rFonts w:ascii="Times New Roman" w:hAnsi="Times New Roman" w:cs="Times New Roman"/>
          <w:sz w:val="24"/>
          <w:szCs w:val="24"/>
        </w:rPr>
        <w:t>Enfin, le manque de transparence reste une préoccupation majeure pour les consommateurs. Les utilisateurs exigent plus de contrôle sur leurs données, mais de nombreuses entreprises continuent d’adopter des politiques de confidentialité opaques (Accenture, 2023). Cette situation a conduit à des actions réglementaires renforcées, incitant les entreprises à adopter des tableaux de bord de consentement et des pratiques plus éthiques dans la gestion des données (CNIL, 2023).</w:t>
      </w:r>
    </w:p>
    <w:p w14:paraId="3F68C9D0" w14:textId="3A31BEB2" w:rsidR="00F14831" w:rsidRDefault="00F277FC" w:rsidP="00D67FF8">
      <w:pPr>
        <w:pStyle w:val="Titre2"/>
        <w:rPr>
          <w:rFonts w:ascii="Arial Rounded MT Bold" w:hAnsi="Arial Rounded MT Bold"/>
          <w:color w:val="auto"/>
        </w:rPr>
      </w:pPr>
      <w:bookmarkStart w:id="25" w:name="_Toc194254996"/>
      <w:r w:rsidRPr="00D67FF8">
        <w:rPr>
          <w:rFonts w:ascii="Arial Rounded MT Bold" w:hAnsi="Arial Rounded MT Bold"/>
          <w:color w:val="auto"/>
        </w:rPr>
        <w:t>I</w:t>
      </w:r>
      <w:r w:rsidR="008417CF" w:rsidRPr="00D67FF8">
        <w:rPr>
          <w:rFonts w:ascii="Arial Rounded MT Bold" w:hAnsi="Arial Rounded MT Bold"/>
          <w:color w:val="auto"/>
        </w:rPr>
        <w:t>.3</w:t>
      </w:r>
      <w:r w:rsidR="002B58A2" w:rsidRPr="00D67FF8">
        <w:rPr>
          <w:rFonts w:ascii="Arial Rounded MT Bold" w:hAnsi="Arial Rounded MT Bold"/>
          <w:color w:val="auto"/>
        </w:rPr>
        <w:t>-</w:t>
      </w:r>
      <w:r w:rsidR="00F14831" w:rsidRPr="00D67FF8">
        <w:rPr>
          <w:rFonts w:ascii="Arial Rounded MT Bold" w:hAnsi="Arial Rounded MT Bold"/>
          <w:color w:val="auto"/>
        </w:rPr>
        <w:t xml:space="preserve"> Technologies pour la gestion et la protection des données</w:t>
      </w:r>
      <w:bookmarkEnd w:id="25"/>
      <w:r w:rsidR="00F14831" w:rsidRPr="00D67FF8">
        <w:rPr>
          <w:rFonts w:ascii="Arial Rounded MT Bold" w:hAnsi="Arial Rounded MT Bold"/>
          <w:color w:val="auto"/>
        </w:rPr>
        <w:t xml:space="preserve"> </w:t>
      </w:r>
    </w:p>
    <w:p w14:paraId="236669BF" w14:textId="77777777" w:rsidR="00455619" w:rsidRPr="00455619" w:rsidRDefault="00455619" w:rsidP="00455619">
      <w:pPr>
        <w:rPr>
          <w:sz w:val="2"/>
          <w:szCs w:val="2"/>
        </w:rPr>
      </w:pPr>
    </w:p>
    <w:p w14:paraId="321315CB" w14:textId="77777777" w:rsidR="00F14831" w:rsidRDefault="00F14831" w:rsidP="00F14831">
      <w:pPr>
        <w:spacing w:after="120" w:line="360" w:lineRule="auto"/>
        <w:ind w:firstLine="708"/>
        <w:jc w:val="both"/>
        <w:rPr>
          <w:rFonts w:ascii="Times New Roman" w:hAnsi="Times New Roman" w:cs="Times New Roman"/>
          <w:sz w:val="24"/>
          <w:szCs w:val="24"/>
        </w:rPr>
      </w:pPr>
      <w:r w:rsidRPr="00F445CC">
        <w:rPr>
          <w:rFonts w:ascii="Times New Roman" w:hAnsi="Times New Roman" w:cs="Times New Roman"/>
          <w:sz w:val="24"/>
          <w:szCs w:val="24"/>
        </w:rPr>
        <w:t>Dans un contexte où les données jouent un rôle clé dans les stratégies marketing, les entreprises se tournent vers des technologies et des plateformes avancées pour maximiser leur efficacité tout en assurant la protection des informations sensibles. Cette section explore d'une part les outils permettant de collecter, analyser et exploiter les données dans le marketing, notamment les plateformes DMP (Data Management Platforms), CRM (Customer Relationship Management) et CDP (Customer Data Platforms), ainsi que les applications de l’intelligence artificielle. D'autre part, elle aborde les technologies de sécurisation des données, telles que le chiffrement, l’anonymisation, et la pseudonymisation, ainsi que les concepts émergents de </w:t>
      </w:r>
      <w:r w:rsidRPr="00F445CC">
        <w:rPr>
          <w:rFonts w:ascii="Times New Roman" w:hAnsi="Times New Roman" w:cs="Times New Roman"/>
          <w:i/>
          <w:iCs/>
          <w:sz w:val="24"/>
          <w:szCs w:val="24"/>
        </w:rPr>
        <w:t>privacy by design</w:t>
      </w:r>
      <w:r w:rsidRPr="00F445CC">
        <w:rPr>
          <w:rFonts w:ascii="Times New Roman" w:hAnsi="Times New Roman" w:cs="Times New Roman"/>
          <w:sz w:val="24"/>
          <w:szCs w:val="24"/>
        </w:rPr>
        <w:t> et de blockchain.</w:t>
      </w:r>
    </w:p>
    <w:p w14:paraId="2137CF6F" w14:textId="7F83A743" w:rsidR="00F14831" w:rsidRPr="00A60AC7" w:rsidRDefault="00F277FC" w:rsidP="00A60AC7">
      <w:pPr>
        <w:pStyle w:val="Titre3"/>
        <w:spacing w:after="120"/>
        <w:rPr>
          <w:rFonts w:ascii="Times New Roman" w:hAnsi="Times New Roman" w:cs="Times New Roman"/>
          <w:b/>
          <w:color w:val="auto"/>
        </w:rPr>
      </w:pPr>
      <w:bookmarkStart w:id="26" w:name="_Toc194254997"/>
      <w:r w:rsidRPr="00A60AC7">
        <w:rPr>
          <w:rFonts w:ascii="Times New Roman" w:hAnsi="Times New Roman" w:cs="Times New Roman"/>
          <w:b/>
          <w:color w:val="auto"/>
        </w:rPr>
        <w:lastRenderedPageBreak/>
        <w:t>I</w:t>
      </w:r>
      <w:r w:rsidR="008417CF" w:rsidRPr="00A60AC7">
        <w:rPr>
          <w:rFonts w:ascii="Times New Roman" w:hAnsi="Times New Roman" w:cs="Times New Roman"/>
          <w:b/>
          <w:color w:val="auto"/>
        </w:rPr>
        <w:t>.3</w:t>
      </w:r>
      <w:r w:rsidR="00F14831" w:rsidRPr="00A60AC7">
        <w:rPr>
          <w:rFonts w:ascii="Times New Roman" w:hAnsi="Times New Roman" w:cs="Times New Roman"/>
          <w:b/>
          <w:color w:val="auto"/>
        </w:rPr>
        <w:t>.1</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Outils et plateformes pour le marketing basé sur les données</w:t>
      </w:r>
      <w:bookmarkEnd w:id="26"/>
    </w:p>
    <w:p w14:paraId="751DA21F" w14:textId="44BFC89C" w:rsidR="00F14831" w:rsidRPr="00455619" w:rsidRDefault="00F277FC" w:rsidP="00455619">
      <w:pPr>
        <w:pStyle w:val="Titre3"/>
        <w:spacing w:line="360" w:lineRule="auto"/>
        <w:jc w:val="both"/>
        <w:rPr>
          <w:rFonts w:ascii="Times New Roman" w:hAnsi="Times New Roman" w:cs="Times New Roman"/>
          <w:b/>
          <w:color w:val="auto"/>
        </w:rPr>
      </w:pPr>
      <w:r w:rsidRPr="00455619">
        <w:rPr>
          <w:rFonts w:ascii="Times New Roman" w:hAnsi="Times New Roman" w:cs="Times New Roman"/>
          <w:b/>
          <w:color w:val="auto"/>
        </w:rPr>
        <w:t>I</w:t>
      </w:r>
      <w:r w:rsidR="008417CF" w:rsidRPr="00455619">
        <w:rPr>
          <w:rFonts w:ascii="Times New Roman" w:hAnsi="Times New Roman" w:cs="Times New Roman"/>
          <w:b/>
          <w:color w:val="auto"/>
        </w:rPr>
        <w:t>.3</w:t>
      </w:r>
      <w:r w:rsidR="00F14831" w:rsidRPr="00455619">
        <w:rPr>
          <w:rFonts w:ascii="Times New Roman" w:hAnsi="Times New Roman" w:cs="Times New Roman"/>
          <w:b/>
          <w:color w:val="auto"/>
        </w:rPr>
        <w:t>.1.1</w:t>
      </w:r>
      <w:r w:rsidR="002B58A2" w:rsidRPr="00455619">
        <w:rPr>
          <w:rFonts w:ascii="Times New Roman" w:hAnsi="Times New Roman" w:cs="Times New Roman"/>
          <w:b/>
          <w:color w:val="auto"/>
        </w:rPr>
        <w:t>-</w:t>
      </w:r>
      <w:r w:rsidR="00F14831" w:rsidRPr="00455619">
        <w:rPr>
          <w:rFonts w:ascii="Times New Roman" w:hAnsi="Times New Roman" w:cs="Times New Roman"/>
          <w:b/>
          <w:color w:val="auto"/>
        </w:rPr>
        <w:t xml:space="preserve"> Plateformes DMP, CRM et CDP : concepts et applications spécifiques au secteur des télécommunications</w:t>
      </w:r>
    </w:p>
    <w:p w14:paraId="0CE18670" w14:textId="77777777" w:rsidR="00F14831" w:rsidRPr="00F445CC" w:rsidRDefault="00F14831" w:rsidP="00F14831">
      <w:pPr>
        <w:spacing w:after="120" w:line="360" w:lineRule="auto"/>
        <w:ind w:firstLine="708"/>
        <w:jc w:val="both"/>
        <w:rPr>
          <w:rFonts w:ascii="Times New Roman" w:hAnsi="Times New Roman" w:cs="Times New Roman"/>
          <w:sz w:val="24"/>
          <w:szCs w:val="24"/>
        </w:rPr>
      </w:pPr>
      <w:r w:rsidRPr="00F445CC">
        <w:rPr>
          <w:rFonts w:ascii="Times New Roman" w:hAnsi="Times New Roman" w:cs="Times New Roman"/>
          <w:sz w:val="24"/>
          <w:szCs w:val="24"/>
        </w:rPr>
        <w:t>Les plateformes de gestion des données, comme les DMP,</w:t>
      </w:r>
      <w:r>
        <w:rPr>
          <w:rFonts w:ascii="Times New Roman" w:hAnsi="Times New Roman" w:cs="Times New Roman"/>
          <w:sz w:val="24"/>
          <w:szCs w:val="24"/>
        </w:rPr>
        <w:t xml:space="preserve"> </w:t>
      </w:r>
      <w:r w:rsidRPr="00F445CC">
        <w:rPr>
          <w:rFonts w:ascii="Times New Roman" w:hAnsi="Times New Roman" w:cs="Times New Roman"/>
          <w:sz w:val="24"/>
          <w:szCs w:val="24"/>
        </w:rPr>
        <w:t>CRM et CDP, jouent un rôle central dans les stratégies marketing modernes.</w:t>
      </w:r>
    </w:p>
    <w:p w14:paraId="42EF1DE0" w14:textId="77777777" w:rsidR="00F14831" w:rsidRPr="00F445CC" w:rsidRDefault="00F14831" w:rsidP="00F14831">
      <w:pPr>
        <w:spacing w:after="120" w:line="360" w:lineRule="auto"/>
        <w:ind w:firstLine="708"/>
        <w:jc w:val="both"/>
        <w:rPr>
          <w:rFonts w:ascii="Times New Roman" w:hAnsi="Times New Roman" w:cs="Times New Roman"/>
          <w:sz w:val="24"/>
          <w:szCs w:val="24"/>
        </w:rPr>
      </w:pPr>
      <w:r w:rsidRPr="00F445CC">
        <w:rPr>
          <w:rFonts w:ascii="Times New Roman" w:hAnsi="Times New Roman" w:cs="Times New Roman"/>
          <w:sz w:val="24"/>
          <w:szCs w:val="24"/>
        </w:rPr>
        <w:t>Les DMP, utilisées principalement pour collecter, segmenter et activer les données sur les audiences publicitaires, permettent de des campagnes ciblées basées sur les comportements en ligne (Chaffey &amp; Ellis-Chadwick, 2019). Dans le secteur des télécommunications, ces plateformes aident à identifier des segments clés, tels que les utilisateurs à risque de churn ou les clients potentiellement intéressés par des offres premium.</w:t>
      </w:r>
    </w:p>
    <w:p w14:paraId="6A59F423" w14:textId="77777777" w:rsidR="00F14831" w:rsidRPr="00F445CC" w:rsidRDefault="00F14831" w:rsidP="00F14831">
      <w:pPr>
        <w:spacing w:after="120" w:line="360" w:lineRule="auto"/>
        <w:ind w:firstLine="708"/>
        <w:jc w:val="both"/>
        <w:rPr>
          <w:rFonts w:ascii="Times New Roman" w:hAnsi="Times New Roman" w:cs="Times New Roman"/>
          <w:sz w:val="24"/>
          <w:szCs w:val="24"/>
        </w:rPr>
      </w:pPr>
      <w:r w:rsidRPr="00F445CC">
        <w:rPr>
          <w:rFonts w:ascii="Times New Roman" w:hAnsi="Times New Roman" w:cs="Times New Roman"/>
          <w:sz w:val="24"/>
          <w:szCs w:val="24"/>
        </w:rPr>
        <w:t>Les CRM, en revanche, se concentrent sur la gestion de la relation client. Elles permettent aux entreprises de centraliser les interactions avec leurs clients et de personnaliser les échanges à grande échelle (Kotler &amp; Keller, 2016). Par exemple, des opérateurs comme SFR utilisent Salesforce pour anticiper les besoins des clients et ajuster leurs offres en conséquence (Xerfi, 2023).</w:t>
      </w:r>
    </w:p>
    <w:p w14:paraId="17F7D3C9" w14:textId="77777777" w:rsidR="00F14831" w:rsidRPr="00F445CC" w:rsidRDefault="00F14831" w:rsidP="00F14831">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L</w:t>
      </w:r>
      <w:r w:rsidRPr="00F445CC">
        <w:rPr>
          <w:rFonts w:ascii="Times New Roman" w:hAnsi="Times New Roman" w:cs="Times New Roman"/>
          <w:sz w:val="24"/>
          <w:szCs w:val="24"/>
        </w:rPr>
        <w:t>es CDP se distinguent par leur capacité à intégrer des données provenant de sources multiples (en ligne et hors ligne) pour fournir une vision unifiée du client. Contrairement aux DMP, elles offrent des profils client persistants, idéaux pour des stratégies de personnalisation approfondie (McKinsey, 2021).</w:t>
      </w:r>
    </w:p>
    <w:p w14:paraId="19847D2B" w14:textId="207AD4C4" w:rsidR="00F14831" w:rsidRPr="00455619" w:rsidRDefault="00F277FC" w:rsidP="00455619">
      <w:pPr>
        <w:pStyle w:val="Titre3"/>
        <w:spacing w:line="360" w:lineRule="auto"/>
        <w:jc w:val="both"/>
        <w:rPr>
          <w:rFonts w:ascii="Times New Roman" w:hAnsi="Times New Roman" w:cs="Times New Roman"/>
          <w:b/>
          <w:color w:val="auto"/>
        </w:rPr>
      </w:pPr>
      <w:r w:rsidRPr="00455619">
        <w:rPr>
          <w:rFonts w:ascii="Times New Roman" w:hAnsi="Times New Roman" w:cs="Times New Roman"/>
          <w:b/>
          <w:color w:val="auto"/>
        </w:rPr>
        <w:t>I</w:t>
      </w:r>
      <w:r w:rsidR="008417CF" w:rsidRPr="00455619">
        <w:rPr>
          <w:rFonts w:ascii="Times New Roman" w:hAnsi="Times New Roman" w:cs="Times New Roman"/>
          <w:b/>
          <w:color w:val="auto"/>
        </w:rPr>
        <w:t>.3</w:t>
      </w:r>
      <w:r w:rsidR="00F14831" w:rsidRPr="00455619">
        <w:rPr>
          <w:rFonts w:ascii="Times New Roman" w:hAnsi="Times New Roman" w:cs="Times New Roman"/>
          <w:b/>
          <w:color w:val="auto"/>
        </w:rPr>
        <w:t>.1.2</w:t>
      </w:r>
      <w:r w:rsidR="002B58A2" w:rsidRPr="00455619">
        <w:rPr>
          <w:rFonts w:ascii="Times New Roman" w:hAnsi="Times New Roman" w:cs="Times New Roman"/>
          <w:b/>
          <w:color w:val="auto"/>
        </w:rPr>
        <w:t>-</w:t>
      </w:r>
      <w:r w:rsidR="00F14831" w:rsidRPr="00455619">
        <w:rPr>
          <w:rFonts w:ascii="Times New Roman" w:hAnsi="Times New Roman" w:cs="Times New Roman"/>
          <w:b/>
          <w:color w:val="auto"/>
        </w:rPr>
        <w:t xml:space="preserve"> Applications de l’intelligence artificielle dans l’analyse et la personnalisation des données</w:t>
      </w:r>
    </w:p>
    <w:p w14:paraId="0AC2A87A" w14:textId="77777777" w:rsidR="00F14831"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sz w:val="24"/>
          <w:szCs w:val="24"/>
        </w:rPr>
        <w:t>L’intelligence artificielle (IA) est devenue une technologie incontournable pour analyser et personnaliser les données marketing. Grâce à des algorithmes avancés, elle permet de détecter des tendances, d’automatiser des processus, et de prédire les comportements futurs des consommateurs (Davenport, 2017).</w:t>
      </w:r>
    </w:p>
    <w:p w14:paraId="68C5F93B" w14:textId="77777777" w:rsidR="00F14831" w:rsidRPr="00991005"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sz w:val="24"/>
          <w:szCs w:val="24"/>
        </w:rPr>
        <w:t>Dans le secteur des télécommunications, l'IA est utilisée pour des tâches telles que :</w:t>
      </w:r>
    </w:p>
    <w:p w14:paraId="0DF72D05" w14:textId="77777777" w:rsidR="00F14831" w:rsidRPr="00991005" w:rsidRDefault="00F14831" w:rsidP="00F14831">
      <w:pPr>
        <w:numPr>
          <w:ilvl w:val="0"/>
          <w:numId w:val="37"/>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La prédiction du churn client, grâce à l’analyse des interactions passées et des données comportementales.</w:t>
      </w:r>
    </w:p>
    <w:p w14:paraId="5E86D176" w14:textId="77777777" w:rsidR="00F14831" w:rsidRPr="00991005" w:rsidRDefault="00F14831" w:rsidP="00F14831">
      <w:pPr>
        <w:numPr>
          <w:ilvl w:val="0"/>
          <w:numId w:val="37"/>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L’automatisation des recommandations, par exemple, proposer des forfaits personnalisés en fonction des habitudes d’utilisation (Smith, 2020).</w:t>
      </w:r>
    </w:p>
    <w:p w14:paraId="751E81FE" w14:textId="77777777" w:rsidR="00F14831" w:rsidRPr="00991005" w:rsidRDefault="00F14831" w:rsidP="00F14831">
      <w:pPr>
        <w:numPr>
          <w:ilvl w:val="0"/>
          <w:numId w:val="37"/>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L’optimisation des campagnes publicitaires via l’achat programmatique, où les annonces sont diffusées en temps réel auprès des audiences les plus pertinentes (PwC, 2022).</w:t>
      </w:r>
    </w:p>
    <w:p w14:paraId="2E6DDD38" w14:textId="2485F031" w:rsidR="00F14831" w:rsidRPr="00A60AC7" w:rsidRDefault="00F277FC" w:rsidP="00A60AC7">
      <w:pPr>
        <w:pStyle w:val="Titre3"/>
        <w:spacing w:after="120"/>
        <w:rPr>
          <w:rFonts w:ascii="Times New Roman" w:hAnsi="Times New Roman" w:cs="Times New Roman"/>
          <w:b/>
          <w:color w:val="auto"/>
        </w:rPr>
      </w:pPr>
      <w:bookmarkStart w:id="27" w:name="_Toc194254998"/>
      <w:r w:rsidRPr="00A60AC7">
        <w:rPr>
          <w:rFonts w:ascii="Times New Roman" w:hAnsi="Times New Roman" w:cs="Times New Roman"/>
          <w:b/>
          <w:color w:val="auto"/>
        </w:rPr>
        <w:lastRenderedPageBreak/>
        <w:t>I</w:t>
      </w:r>
      <w:r w:rsidR="008417CF" w:rsidRPr="00A60AC7">
        <w:rPr>
          <w:rFonts w:ascii="Times New Roman" w:hAnsi="Times New Roman" w:cs="Times New Roman"/>
          <w:b/>
          <w:color w:val="auto"/>
        </w:rPr>
        <w:t>.3</w:t>
      </w:r>
      <w:r w:rsidR="00F14831" w:rsidRPr="00A60AC7">
        <w:rPr>
          <w:rFonts w:ascii="Times New Roman" w:hAnsi="Times New Roman" w:cs="Times New Roman"/>
          <w:b/>
          <w:color w:val="auto"/>
        </w:rPr>
        <w:t>.2</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Technologies de sécurisation des données</w:t>
      </w:r>
      <w:bookmarkEnd w:id="27"/>
    </w:p>
    <w:p w14:paraId="47CC6F35" w14:textId="0CB6894F" w:rsidR="00F14831" w:rsidRPr="00D67FF8" w:rsidRDefault="00F277FC" w:rsidP="00D67FF8">
      <w:pPr>
        <w:pStyle w:val="Titre3"/>
        <w:spacing w:line="360" w:lineRule="auto"/>
        <w:jc w:val="both"/>
        <w:rPr>
          <w:rFonts w:ascii="Times New Roman" w:hAnsi="Times New Roman" w:cs="Times New Roman"/>
          <w:b/>
          <w:color w:val="auto"/>
        </w:rPr>
      </w:pPr>
      <w:bookmarkStart w:id="28" w:name="_Toc194254999"/>
      <w:r w:rsidRPr="00D67FF8">
        <w:rPr>
          <w:rFonts w:ascii="Times New Roman" w:hAnsi="Times New Roman" w:cs="Times New Roman"/>
          <w:b/>
          <w:color w:val="auto"/>
        </w:rPr>
        <w:t>I</w:t>
      </w:r>
      <w:r w:rsidR="008417CF" w:rsidRPr="00D67FF8">
        <w:rPr>
          <w:rFonts w:ascii="Times New Roman" w:hAnsi="Times New Roman" w:cs="Times New Roman"/>
          <w:b/>
          <w:color w:val="auto"/>
        </w:rPr>
        <w:t>.3</w:t>
      </w:r>
      <w:r w:rsidR="00F14831" w:rsidRPr="00D67FF8">
        <w:rPr>
          <w:rFonts w:ascii="Times New Roman" w:hAnsi="Times New Roman" w:cs="Times New Roman"/>
          <w:b/>
          <w:color w:val="auto"/>
        </w:rPr>
        <w:t>.2.1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Techniques clés : Chiffrement, anonymisation, pseudonymisation</w:t>
      </w:r>
      <w:bookmarkEnd w:id="28"/>
    </w:p>
    <w:p w14:paraId="08D31122" w14:textId="77777777" w:rsidR="00F14831" w:rsidRPr="00991005"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sz w:val="24"/>
          <w:szCs w:val="24"/>
        </w:rPr>
        <w:t>Pour garantir la confidentialité des données, les entreprises s’appuient sur des techniques éprouvées :</w:t>
      </w:r>
    </w:p>
    <w:p w14:paraId="244506C4" w14:textId="77777777" w:rsidR="00F14831" w:rsidRPr="00991005"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b/>
          <w:sz w:val="24"/>
          <w:szCs w:val="24"/>
        </w:rPr>
        <w:t>Le chiffrement</w:t>
      </w:r>
      <w:r w:rsidRPr="00991005">
        <w:rPr>
          <w:rFonts w:ascii="Times New Roman" w:hAnsi="Times New Roman" w:cs="Times New Roman"/>
          <w:sz w:val="24"/>
          <w:szCs w:val="24"/>
        </w:rPr>
        <w:t xml:space="preserve"> assure que les données sont illisibles pour toute personne non autorisée. Par exemple, les télécommunications utilisent le chiffrement des appels et des SMS pour protéger les informations des utilisateurs (Ghazi &amp; Krämer, 2021).</w:t>
      </w:r>
    </w:p>
    <w:p w14:paraId="072156A3" w14:textId="77777777" w:rsidR="00F14831"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b/>
          <w:sz w:val="24"/>
          <w:szCs w:val="24"/>
        </w:rPr>
        <w:t>L’anonymisation</w:t>
      </w:r>
      <w:r w:rsidRPr="00991005">
        <w:rPr>
          <w:rFonts w:ascii="Times New Roman" w:hAnsi="Times New Roman" w:cs="Times New Roman"/>
          <w:sz w:val="24"/>
          <w:szCs w:val="24"/>
        </w:rPr>
        <w:t xml:space="preserve"> consiste à rendre les données non identifiables, même pour leur propriétaire initial. Cette méthode est couramment utilisée pour analyser des tendances globales sans compromettre la confidentialité individuelle (Voigt &amp; Von dem Bussche, 2017).</w:t>
      </w:r>
    </w:p>
    <w:p w14:paraId="25055EFE" w14:textId="77777777" w:rsidR="00F14831"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b/>
          <w:sz w:val="24"/>
          <w:szCs w:val="24"/>
        </w:rPr>
        <w:t>La pseudonymisation</w:t>
      </w:r>
      <w:r w:rsidRPr="00991005">
        <w:rPr>
          <w:rFonts w:ascii="Times New Roman" w:hAnsi="Times New Roman" w:cs="Times New Roman"/>
          <w:sz w:val="24"/>
          <w:szCs w:val="24"/>
        </w:rPr>
        <w:t>, qui remplace les identifiants directs par des pseudonymes, permet de réduire les risques tout en maintenant la capacité à lier les données pour des analyses spécifiques (CNIL, 2023).</w:t>
      </w:r>
    </w:p>
    <w:p w14:paraId="5A19FD74" w14:textId="0F68A692" w:rsidR="00F14831" w:rsidRPr="00D67FF8" w:rsidRDefault="00F277FC" w:rsidP="00D67FF8">
      <w:pPr>
        <w:pStyle w:val="Titre3"/>
        <w:spacing w:line="360" w:lineRule="auto"/>
        <w:jc w:val="both"/>
        <w:rPr>
          <w:rFonts w:ascii="Times New Roman" w:hAnsi="Times New Roman" w:cs="Times New Roman"/>
          <w:b/>
          <w:color w:val="auto"/>
        </w:rPr>
      </w:pPr>
      <w:bookmarkStart w:id="29" w:name="_Toc194255000"/>
      <w:r w:rsidRPr="00D67FF8">
        <w:rPr>
          <w:rFonts w:ascii="Times New Roman" w:hAnsi="Times New Roman" w:cs="Times New Roman"/>
          <w:b/>
          <w:color w:val="auto"/>
        </w:rPr>
        <w:t>I</w:t>
      </w:r>
      <w:r w:rsidR="008417CF" w:rsidRPr="00D67FF8">
        <w:rPr>
          <w:rFonts w:ascii="Times New Roman" w:hAnsi="Times New Roman" w:cs="Times New Roman"/>
          <w:b/>
          <w:color w:val="auto"/>
        </w:rPr>
        <w:t>.3</w:t>
      </w:r>
      <w:r w:rsidR="00F14831" w:rsidRPr="00D67FF8">
        <w:rPr>
          <w:rFonts w:ascii="Times New Roman" w:hAnsi="Times New Roman" w:cs="Times New Roman"/>
          <w:b/>
          <w:color w:val="auto"/>
        </w:rPr>
        <w:t>.2.2</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Privacy by design : principes, exemples et intégration dans les processus</w:t>
      </w:r>
      <w:bookmarkEnd w:id="29"/>
    </w:p>
    <w:p w14:paraId="321D3A69" w14:textId="77777777" w:rsidR="00F14831" w:rsidRDefault="00F14831" w:rsidP="00F14831">
      <w:pPr>
        <w:spacing w:after="120" w:line="360" w:lineRule="auto"/>
        <w:ind w:firstLine="708"/>
        <w:jc w:val="both"/>
        <w:rPr>
          <w:rFonts w:ascii="Times New Roman" w:hAnsi="Times New Roman" w:cs="Times New Roman"/>
          <w:sz w:val="24"/>
          <w:szCs w:val="24"/>
        </w:rPr>
      </w:pPr>
      <w:r w:rsidRPr="00991005">
        <w:rPr>
          <w:rFonts w:ascii="Times New Roman" w:hAnsi="Times New Roman" w:cs="Times New Roman"/>
          <w:sz w:val="24"/>
          <w:szCs w:val="24"/>
        </w:rPr>
        <w:t>Le concept de </w:t>
      </w:r>
      <w:r w:rsidRPr="00991005">
        <w:rPr>
          <w:rFonts w:ascii="Times New Roman" w:hAnsi="Times New Roman" w:cs="Times New Roman"/>
          <w:i/>
          <w:iCs/>
          <w:sz w:val="24"/>
          <w:szCs w:val="24"/>
        </w:rPr>
        <w:t>privacy by design</w:t>
      </w:r>
      <w:r w:rsidRPr="00991005">
        <w:rPr>
          <w:rFonts w:ascii="Times New Roman" w:hAnsi="Times New Roman" w:cs="Times New Roman"/>
          <w:sz w:val="24"/>
          <w:szCs w:val="24"/>
        </w:rPr>
        <w:t> propose d’intégrer la protection des données dès la conception des systèmes et des processus. Ce principe, introduit par Ann Cavoukian (2010), est aujourd’hui une exigence du RGPD (CNIL, 2023).</w:t>
      </w:r>
    </w:p>
    <w:p w14:paraId="26569DDF" w14:textId="77777777" w:rsidR="00F14831" w:rsidRPr="00991005" w:rsidRDefault="00F14831" w:rsidP="00F14831">
      <w:pPr>
        <w:spacing w:after="120" w:line="360" w:lineRule="auto"/>
        <w:ind w:left="360" w:firstLine="348"/>
        <w:jc w:val="both"/>
        <w:rPr>
          <w:rFonts w:ascii="Times New Roman" w:hAnsi="Times New Roman" w:cs="Times New Roman"/>
          <w:sz w:val="24"/>
          <w:szCs w:val="24"/>
        </w:rPr>
      </w:pPr>
      <w:r w:rsidRPr="00991005">
        <w:rPr>
          <w:rFonts w:ascii="Times New Roman" w:hAnsi="Times New Roman" w:cs="Times New Roman"/>
          <w:sz w:val="24"/>
          <w:szCs w:val="24"/>
        </w:rPr>
        <w:t>Parmi les exemples pratiques :</w:t>
      </w:r>
    </w:p>
    <w:p w14:paraId="63F331AD" w14:textId="77777777" w:rsidR="00F14831" w:rsidRPr="00991005" w:rsidRDefault="00F14831" w:rsidP="00F14831">
      <w:pPr>
        <w:numPr>
          <w:ilvl w:val="0"/>
          <w:numId w:val="38"/>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La mise en place de paramètres par défaut respectueux de la vie privée, comme le refus des cookies tiers par défaut sur les sites web.</w:t>
      </w:r>
    </w:p>
    <w:p w14:paraId="03C5A67F" w14:textId="77777777" w:rsidR="00F14831" w:rsidRDefault="00F14831" w:rsidP="00F14831">
      <w:pPr>
        <w:numPr>
          <w:ilvl w:val="0"/>
          <w:numId w:val="38"/>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L’utilisation de plateformes conçues pour minimiser les données collectées, en se limitant strictement aux informations nécessaires (Voigt &amp; Von dem Bussche, 2017).</w:t>
      </w:r>
    </w:p>
    <w:p w14:paraId="50911826" w14:textId="506BDC16" w:rsidR="00F14831" w:rsidRPr="00D67FF8" w:rsidRDefault="00F277FC" w:rsidP="00D67FF8">
      <w:pPr>
        <w:pStyle w:val="Titre3"/>
        <w:spacing w:line="360" w:lineRule="auto"/>
        <w:jc w:val="both"/>
        <w:rPr>
          <w:rFonts w:ascii="Times New Roman" w:hAnsi="Times New Roman" w:cs="Times New Roman"/>
          <w:b/>
          <w:color w:val="auto"/>
        </w:rPr>
      </w:pPr>
      <w:bookmarkStart w:id="30" w:name="_Toc194255001"/>
      <w:r w:rsidRPr="00D67FF8">
        <w:rPr>
          <w:rFonts w:ascii="Times New Roman" w:hAnsi="Times New Roman" w:cs="Times New Roman"/>
          <w:b/>
          <w:color w:val="auto"/>
        </w:rPr>
        <w:t>I</w:t>
      </w:r>
      <w:r w:rsidR="008417CF" w:rsidRPr="00D67FF8">
        <w:rPr>
          <w:rFonts w:ascii="Times New Roman" w:hAnsi="Times New Roman" w:cs="Times New Roman"/>
          <w:b/>
          <w:color w:val="auto"/>
        </w:rPr>
        <w:t>.3</w:t>
      </w:r>
      <w:r w:rsidR="00F14831" w:rsidRPr="00D67FF8">
        <w:rPr>
          <w:rFonts w:ascii="Times New Roman" w:hAnsi="Times New Roman" w:cs="Times New Roman"/>
          <w:b/>
          <w:color w:val="auto"/>
        </w:rPr>
        <w:t>.2.3</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Technologies émergentes : blockchain, zero-trust</w:t>
      </w:r>
      <w:bookmarkEnd w:id="30"/>
    </w:p>
    <w:p w14:paraId="6958449E" w14:textId="77777777" w:rsidR="00F14831" w:rsidRPr="0017096F" w:rsidRDefault="00F14831" w:rsidP="00F14831">
      <w:pPr>
        <w:spacing w:after="120" w:line="360" w:lineRule="auto"/>
        <w:ind w:firstLine="708"/>
        <w:jc w:val="both"/>
        <w:rPr>
          <w:rFonts w:ascii="Times New Roman" w:hAnsi="Times New Roman" w:cs="Times New Roman"/>
          <w:sz w:val="24"/>
          <w:szCs w:val="24"/>
        </w:rPr>
      </w:pPr>
      <w:r w:rsidRPr="0017096F">
        <w:rPr>
          <w:rFonts w:ascii="Times New Roman" w:hAnsi="Times New Roman" w:cs="Times New Roman"/>
          <w:sz w:val="24"/>
          <w:szCs w:val="24"/>
        </w:rPr>
        <w:t>Les technologies émergentes apportent des solutions novatrices pour répondre aux défis de la protection des données :</w:t>
      </w:r>
    </w:p>
    <w:p w14:paraId="7A4D40EE" w14:textId="77777777" w:rsidR="00F14831" w:rsidRPr="0017096F" w:rsidRDefault="00F14831" w:rsidP="00F14831">
      <w:pPr>
        <w:spacing w:after="120" w:line="360" w:lineRule="auto"/>
        <w:ind w:firstLine="708"/>
        <w:jc w:val="both"/>
        <w:rPr>
          <w:rFonts w:ascii="Times New Roman" w:hAnsi="Times New Roman" w:cs="Times New Roman"/>
          <w:sz w:val="24"/>
          <w:szCs w:val="24"/>
        </w:rPr>
      </w:pPr>
      <w:r w:rsidRPr="0017096F">
        <w:rPr>
          <w:rFonts w:ascii="Times New Roman" w:hAnsi="Times New Roman" w:cs="Times New Roman"/>
          <w:b/>
          <w:sz w:val="24"/>
          <w:szCs w:val="24"/>
        </w:rPr>
        <w:t>La blockchain</w:t>
      </w:r>
      <w:r w:rsidRPr="0017096F">
        <w:rPr>
          <w:rFonts w:ascii="Times New Roman" w:hAnsi="Times New Roman" w:cs="Times New Roman"/>
          <w:sz w:val="24"/>
          <w:szCs w:val="24"/>
        </w:rPr>
        <w:t>, grâce à sa structure décentralisée et immuable, garantit la transparence et l'intégrité des données. Elle est particulièrement prometteuse pour gérer les consentements des utilisateurs dans des environnements numériques complexes (Smith &amp; Johnson, 2022).</w:t>
      </w:r>
    </w:p>
    <w:p w14:paraId="00C0DB02" w14:textId="77777777" w:rsidR="00F14831" w:rsidRDefault="00F14831" w:rsidP="00F14831">
      <w:pPr>
        <w:spacing w:after="120" w:line="360" w:lineRule="auto"/>
        <w:ind w:firstLine="708"/>
        <w:jc w:val="both"/>
        <w:rPr>
          <w:rFonts w:ascii="Times New Roman" w:hAnsi="Times New Roman" w:cs="Times New Roman"/>
          <w:sz w:val="24"/>
          <w:szCs w:val="24"/>
        </w:rPr>
      </w:pPr>
      <w:r w:rsidRPr="0017096F">
        <w:rPr>
          <w:rFonts w:ascii="Times New Roman" w:hAnsi="Times New Roman" w:cs="Times New Roman"/>
          <w:b/>
          <w:sz w:val="24"/>
          <w:szCs w:val="24"/>
        </w:rPr>
        <w:t>Les architectures zero-trust</w:t>
      </w:r>
      <w:r w:rsidRPr="0017096F">
        <w:rPr>
          <w:rFonts w:ascii="Times New Roman" w:hAnsi="Times New Roman" w:cs="Times New Roman"/>
          <w:sz w:val="24"/>
          <w:szCs w:val="24"/>
        </w:rPr>
        <w:t>, qui partent du principe que chaque requête doit être vérifiée, indépendamment de son origine, renforcent la sécurité dans un monde où les cyberattaques deviennent de plus en plus sophistiquées (ENISA, 2023).</w:t>
      </w:r>
    </w:p>
    <w:p w14:paraId="019E889D" w14:textId="4227CD15" w:rsidR="00F14831" w:rsidRDefault="00F277FC" w:rsidP="00D67FF8">
      <w:pPr>
        <w:pStyle w:val="Titre2"/>
        <w:rPr>
          <w:rFonts w:ascii="Arial Rounded MT Bold" w:hAnsi="Arial Rounded MT Bold"/>
          <w:color w:val="auto"/>
        </w:rPr>
      </w:pPr>
      <w:bookmarkStart w:id="31" w:name="_Toc194255002"/>
      <w:r w:rsidRPr="00D67FF8">
        <w:rPr>
          <w:rFonts w:ascii="Arial Rounded MT Bold" w:hAnsi="Arial Rounded MT Bold"/>
          <w:color w:val="auto"/>
        </w:rPr>
        <w:lastRenderedPageBreak/>
        <w:t>I</w:t>
      </w:r>
      <w:r w:rsidR="008417CF" w:rsidRPr="00D67FF8">
        <w:rPr>
          <w:rFonts w:ascii="Arial Rounded MT Bold" w:hAnsi="Arial Rounded MT Bold"/>
          <w:color w:val="auto"/>
        </w:rPr>
        <w:t>.4</w:t>
      </w:r>
      <w:r w:rsidR="002B58A2" w:rsidRPr="00D67FF8">
        <w:rPr>
          <w:rFonts w:ascii="Arial Rounded MT Bold" w:hAnsi="Arial Rounded MT Bold"/>
          <w:color w:val="auto"/>
        </w:rPr>
        <w:t>-</w:t>
      </w:r>
      <w:r w:rsidR="00F14831" w:rsidRPr="00D67FF8">
        <w:rPr>
          <w:rFonts w:ascii="Arial Rounded MT Bold" w:hAnsi="Arial Rounded MT Bold"/>
          <w:color w:val="auto"/>
        </w:rPr>
        <w:t xml:space="preserve"> Concilier marketing digital et respect de la vie privée</w:t>
      </w:r>
      <w:bookmarkEnd w:id="31"/>
    </w:p>
    <w:p w14:paraId="4B5E0515" w14:textId="77777777" w:rsidR="00B00427" w:rsidRPr="00B00427" w:rsidRDefault="00B00427" w:rsidP="00B00427">
      <w:pPr>
        <w:rPr>
          <w:sz w:val="2"/>
          <w:szCs w:val="2"/>
        </w:rPr>
      </w:pPr>
    </w:p>
    <w:p w14:paraId="39EB9AF2" w14:textId="77777777" w:rsidR="00F14831" w:rsidRDefault="00F14831" w:rsidP="00F14831">
      <w:pPr>
        <w:spacing w:after="120" w:line="360" w:lineRule="auto"/>
        <w:ind w:firstLine="708"/>
        <w:jc w:val="both"/>
        <w:rPr>
          <w:rFonts w:ascii="Times New Roman" w:hAnsi="Times New Roman" w:cs="Times New Roman"/>
          <w:sz w:val="24"/>
          <w:szCs w:val="24"/>
        </w:rPr>
      </w:pPr>
      <w:r w:rsidRPr="0017096F">
        <w:rPr>
          <w:rFonts w:ascii="Times New Roman" w:hAnsi="Times New Roman" w:cs="Times New Roman"/>
          <w:sz w:val="24"/>
          <w:szCs w:val="24"/>
        </w:rPr>
        <w:t>Dans un monde où les données jouent un rôle essentiel dans les stratégies marketing, les entreprises doivent concilier innovation et respect des droits des utilisateurs. Cette section examine les modèles et pratiques visant à trouver cet équilibre. Elle met l'accent sur les mécanismes de gestion des consentements, essentiels pour respecter la vie privée des consommateurs, ainsi que sur les approches éthiques permettant d'intégrer la protection des données dans les pratiques marketing</w:t>
      </w:r>
      <w:r>
        <w:rPr>
          <w:rFonts w:ascii="Times New Roman" w:hAnsi="Times New Roman" w:cs="Times New Roman"/>
          <w:sz w:val="24"/>
          <w:szCs w:val="24"/>
        </w:rPr>
        <w:t>s</w:t>
      </w:r>
      <w:r w:rsidRPr="0017096F">
        <w:rPr>
          <w:rFonts w:ascii="Times New Roman" w:hAnsi="Times New Roman" w:cs="Times New Roman"/>
          <w:sz w:val="24"/>
          <w:szCs w:val="24"/>
        </w:rPr>
        <w:t>. Enfin, une étude comparative explore des initiatives réussies dans le secteur des télécommunications et d'autres domaines pour illustrer les bonnes pratiques.</w:t>
      </w:r>
    </w:p>
    <w:p w14:paraId="1EA405D3" w14:textId="15F42A2F" w:rsidR="00F14831" w:rsidRPr="00A60AC7" w:rsidRDefault="00F277FC" w:rsidP="00A60AC7">
      <w:pPr>
        <w:pStyle w:val="Titre3"/>
        <w:spacing w:after="120"/>
        <w:rPr>
          <w:rFonts w:ascii="Times New Roman" w:hAnsi="Times New Roman" w:cs="Times New Roman"/>
          <w:b/>
          <w:color w:val="auto"/>
        </w:rPr>
      </w:pPr>
      <w:bookmarkStart w:id="32" w:name="_Toc194255003"/>
      <w:r w:rsidRPr="00A60AC7">
        <w:rPr>
          <w:rFonts w:ascii="Times New Roman" w:hAnsi="Times New Roman" w:cs="Times New Roman"/>
          <w:b/>
          <w:color w:val="auto"/>
        </w:rPr>
        <w:t>I</w:t>
      </w:r>
      <w:r w:rsidR="008417CF" w:rsidRPr="00A60AC7">
        <w:rPr>
          <w:rFonts w:ascii="Times New Roman" w:hAnsi="Times New Roman" w:cs="Times New Roman"/>
          <w:b/>
          <w:color w:val="auto"/>
        </w:rPr>
        <w:t>.4</w:t>
      </w:r>
      <w:r w:rsidR="00F14831" w:rsidRPr="00A60AC7">
        <w:rPr>
          <w:rFonts w:ascii="Times New Roman" w:hAnsi="Times New Roman" w:cs="Times New Roman"/>
          <w:b/>
          <w:color w:val="auto"/>
        </w:rPr>
        <w:t>.1</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Modèles et pratiques d’équilibre</w:t>
      </w:r>
      <w:bookmarkEnd w:id="32"/>
    </w:p>
    <w:p w14:paraId="15803AF5" w14:textId="35A06E3D" w:rsidR="00F14831" w:rsidRPr="00D67FF8" w:rsidRDefault="00F277FC" w:rsidP="00D67FF8">
      <w:pPr>
        <w:pStyle w:val="Titre3"/>
        <w:spacing w:line="360" w:lineRule="auto"/>
        <w:jc w:val="both"/>
        <w:rPr>
          <w:rFonts w:ascii="Times New Roman" w:hAnsi="Times New Roman" w:cs="Times New Roman"/>
          <w:b/>
          <w:color w:val="auto"/>
        </w:rPr>
      </w:pPr>
      <w:bookmarkStart w:id="33" w:name="_Toc194255004"/>
      <w:r w:rsidRPr="00D67FF8">
        <w:rPr>
          <w:rFonts w:ascii="Times New Roman" w:hAnsi="Times New Roman" w:cs="Times New Roman"/>
          <w:b/>
          <w:color w:val="auto"/>
        </w:rPr>
        <w:t>I</w:t>
      </w:r>
      <w:r w:rsidR="008417CF" w:rsidRPr="00D67FF8">
        <w:rPr>
          <w:rFonts w:ascii="Times New Roman" w:hAnsi="Times New Roman" w:cs="Times New Roman"/>
          <w:b/>
          <w:color w:val="auto"/>
        </w:rPr>
        <w:t>.4</w:t>
      </w:r>
      <w:r w:rsidR="00F14831" w:rsidRPr="00D67FF8">
        <w:rPr>
          <w:rFonts w:ascii="Times New Roman" w:hAnsi="Times New Roman" w:cs="Times New Roman"/>
          <w:b/>
          <w:color w:val="auto"/>
        </w:rPr>
        <w:t>.1.1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Gestion des consentements : importance de l’opt-in et de l’opt-out</w:t>
      </w:r>
      <w:bookmarkEnd w:id="33"/>
    </w:p>
    <w:p w14:paraId="73629188"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sz w:val="24"/>
          <w:szCs w:val="24"/>
        </w:rPr>
        <w:t>La gestion des consentements constitue une pierre angulaire du respect de la vie privée. Le modèle </w:t>
      </w:r>
      <w:r w:rsidRPr="001C1CC5">
        <w:rPr>
          <w:rFonts w:ascii="Times New Roman" w:hAnsi="Times New Roman" w:cs="Times New Roman"/>
          <w:i/>
          <w:iCs/>
          <w:sz w:val="24"/>
          <w:szCs w:val="24"/>
        </w:rPr>
        <w:t>opt-in</w:t>
      </w:r>
      <w:r w:rsidRPr="001C1CC5">
        <w:rPr>
          <w:rFonts w:ascii="Times New Roman" w:hAnsi="Times New Roman" w:cs="Times New Roman"/>
          <w:sz w:val="24"/>
          <w:szCs w:val="24"/>
        </w:rPr>
        <w:t>, où les utilisateurs doivent explicitement donner leur consentement avant toute collecte ou utilisation de leurs données, est devenu une exigence légale dans plusieurs juridictions, notamment avec le RGPD en Europe (Voigt &amp; Von dem Bussche, 2017). Ce modèle favorise une approche proactive, garantissant que les données ne sont collectées qu’avec l’accord explicite de l’utilisateur.</w:t>
      </w:r>
    </w:p>
    <w:p w14:paraId="27760804"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sz w:val="24"/>
          <w:szCs w:val="24"/>
        </w:rPr>
        <w:t>En revanche, le modèle </w:t>
      </w:r>
      <w:r w:rsidRPr="001C1CC5">
        <w:rPr>
          <w:rFonts w:ascii="Times New Roman" w:hAnsi="Times New Roman" w:cs="Times New Roman"/>
          <w:i/>
          <w:iCs/>
          <w:sz w:val="24"/>
          <w:szCs w:val="24"/>
        </w:rPr>
        <w:t>opt-out</w:t>
      </w:r>
      <w:r w:rsidRPr="001C1CC5">
        <w:rPr>
          <w:rFonts w:ascii="Times New Roman" w:hAnsi="Times New Roman" w:cs="Times New Roman"/>
          <w:sz w:val="24"/>
          <w:szCs w:val="24"/>
        </w:rPr>
        <w:t>, où les données peuvent être collectées par défaut sauf si l'utilisateur exprime son refus, reste courant dans d'autres régions, notamment aux États-Unis. Bien que plus permissif, il est souvent critiqué pour son manque de transparence (CNIL, 2023).</w:t>
      </w:r>
    </w:p>
    <w:p w14:paraId="761E53CC"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sz w:val="24"/>
          <w:szCs w:val="24"/>
        </w:rPr>
        <w:t>Les entreprises du secteur des télécommunications, telles que SFR, adoptent de plus en plus des tableaux de bord de consentement interactifs, permettant aux utilisateurs de gérer facilement leurs préférences en matière de données (Xerfi, 2023). Une étude menée par Accenture (2023) montre que 72 % des consommateurs préfèrent interagir avec des marques offrant des options de contrôle claires et intuitives.</w:t>
      </w:r>
    </w:p>
    <w:p w14:paraId="0481AADB" w14:textId="549CADA7" w:rsidR="00F14831" w:rsidRPr="00D67FF8" w:rsidRDefault="00F277FC" w:rsidP="00D67FF8">
      <w:pPr>
        <w:pStyle w:val="Titre3"/>
        <w:spacing w:line="360" w:lineRule="auto"/>
        <w:jc w:val="both"/>
        <w:rPr>
          <w:rFonts w:ascii="Times New Roman" w:hAnsi="Times New Roman" w:cs="Times New Roman"/>
          <w:b/>
          <w:color w:val="auto"/>
        </w:rPr>
      </w:pPr>
      <w:bookmarkStart w:id="34" w:name="_Toc194255005"/>
      <w:bookmarkStart w:id="35" w:name="_Hlk188448446"/>
      <w:r w:rsidRPr="00D67FF8">
        <w:rPr>
          <w:rFonts w:ascii="Times New Roman" w:hAnsi="Times New Roman" w:cs="Times New Roman"/>
          <w:b/>
          <w:color w:val="auto"/>
        </w:rPr>
        <w:t>I</w:t>
      </w:r>
      <w:r w:rsidR="008417CF" w:rsidRPr="00D67FF8">
        <w:rPr>
          <w:rFonts w:ascii="Times New Roman" w:hAnsi="Times New Roman" w:cs="Times New Roman"/>
          <w:b/>
          <w:color w:val="auto"/>
        </w:rPr>
        <w:t>.4</w:t>
      </w:r>
      <w:r w:rsidR="00F14831" w:rsidRPr="00D67FF8">
        <w:rPr>
          <w:rFonts w:ascii="Times New Roman" w:hAnsi="Times New Roman" w:cs="Times New Roman"/>
          <w:b/>
          <w:color w:val="auto"/>
        </w:rPr>
        <w:t>.1.2</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Approches éthiques pour allier innovation et protection des données</w:t>
      </w:r>
      <w:bookmarkEnd w:id="34"/>
      <w:r w:rsidR="00F14831" w:rsidRPr="00D67FF8">
        <w:rPr>
          <w:rFonts w:ascii="Times New Roman" w:hAnsi="Times New Roman" w:cs="Times New Roman"/>
          <w:b/>
          <w:color w:val="auto"/>
        </w:rPr>
        <w:t xml:space="preserve"> </w:t>
      </w:r>
    </w:p>
    <w:bookmarkEnd w:id="35"/>
    <w:p w14:paraId="7D843CD7"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sz w:val="24"/>
          <w:szCs w:val="24"/>
        </w:rPr>
        <w:t>Les approches éthiques visent à intégrer la protection des données dans toutes les étapes des processus marketing, sans compromettre l'innovation. Parmi les principes fondamentaux figurent :</w:t>
      </w:r>
    </w:p>
    <w:p w14:paraId="551F0787" w14:textId="77777777" w:rsidR="00F14831"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b/>
          <w:sz w:val="24"/>
          <w:szCs w:val="24"/>
        </w:rPr>
        <w:t>Minimisation des données</w:t>
      </w:r>
      <w:r w:rsidRPr="001C1CC5">
        <w:rPr>
          <w:rFonts w:ascii="Times New Roman" w:hAnsi="Times New Roman" w:cs="Times New Roman"/>
          <w:sz w:val="24"/>
          <w:szCs w:val="24"/>
        </w:rPr>
        <w:t> : Ne collecter que les données strictement nécessaires. Par exemple, Orange, un autre acteur des télécommunications, a mis en place des outils d’analyse qui anonymisent les données avant leur exploitation, garantissant ainsi le respect de la vie privée tout en permettant des insights utiles pour le marketing (PwC, 2022).</w:t>
      </w:r>
    </w:p>
    <w:p w14:paraId="2270B6F6"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b/>
          <w:sz w:val="24"/>
          <w:szCs w:val="24"/>
        </w:rPr>
        <w:lastRenderedPageBreak/>
        <w:t>Transparence renforcée</w:t>
      </w:r>
      <w:r w:rsidRPr="001C1CC5">
        <w:rPr>
          <w:rFonts w:ascii="Times New Roman" w:hAnsi="Times New Roman" w:cs="Times New Roman"/>
          <w:sz w:val="24"/>
          <w:szCs w:val="24"/>
        </w:rPr>
        <w:t> : Informer clairement les utilisateurs sur la manière dont leurs données sont utilisées. Des initiatives comme les privacy dashboards de Google permettent aux utilisateurs de consulter et de modifier leurs paramètres en temps réel, renforçant ainsi leur confiance (Accenture, 2023).</w:t>
      </w:r>
    </w:p>
    <w:p w14:paraId="5927CAF1" w14:textId="77777777" w:rsidR="00F14831"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b/>
          <w:sz w:val="24"/>
          <w:szCs w:val="24"/>
        </w:rPr>
        <w:t>Partenariats éthiques</w:t>
      </w:r>
      <w:r w:rsidRPr="001C1CC5">
        <w:rPr>
          <w:rFonts w:ascii="Times New Roman" w:hAnsi="Times New Roman" w:cs="Times New Roman"/>
          <w:sz w:val="24"/>
          <w:szCs w:val="24"/>
        </w:rPr>
        <w:t> : Collaborer uniquement avec des tiers conformes aux régulations. Par exemple, Vodafone exige que ses partenaires publicitaires respectent des normes strictes en matière de confidentialité (CNIL, 2023).</w:t>
      </w:r>
    </w:p>
    <w:p w14:paraId="66A155A4" w14:textId="46C26C2C" w:rsidR="00F14831" w:rsidRPr="00A60AC7" w:rsidRDefault="00F277FC" w:rsidP="00A60AC7">
      <w:pPr>
        <w:pStyle w:val="Titre3"/>
        <w:spacing w:after="120"/>
        <w:rPr>
          <w:rFonts w:ascii="Times New Roman" w:hAnsi="Times New Roman" w:cs="Times New Roman"/>
          <w:b/>
          <w:color w:val="auto"/>
        </w:rPr>
      </w:pPr>
      <w:bookmarkStart w:id="36" w:name="_Toc194255006"/>
      <w:bookmarkStart w:id="37" w:name="_Hlk188448487"/>
      <w:r w:rsidRPr="00A60AC7">
        <w:rPr>
          <w:rFonts w:ascii="Times New Roman" w:hAnsi="Times New Roman" w:cs="Times New Roman"/>
          <w:b/>
          <w:color w:val="auto"/>
        </w:rPr>
        <w:t>I</w:t>
      </w:r>
      <w:r w:rsidR="008417CF" w:rsidRPr="00A60AC7">
        <w:rPr>
          <w:rFonts w:ascii="Times New Roman" w:hAnsi="Times New Roman" w:cs="Times New Roman"/>
          <w:b/>
          <w:color w:val="auto"/>
        </w:rPr>
        <w:t>.4</w:t>
      </w:r>
      <w:r w:rsidR="00F14831" w:rsidRPr="00A60AC7">
        <w:rPr>
          <w:rFonts w:ascii="Times New Roman" w:hAnsi="Times New Roman" w:cs="Times New Roman"/>
          <w:b/>
          <w:color w:val="auto"/>
        </w:rPr>
        <w:t>.2</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Étude comparative</w:t>
      </w:r>
      <w:bookmarkEnd w:id="36"/>
    </w:p>
    <w:bookmarkEnd w:id="37"/>
    <w:p w14:paraId="565F6977" w14:textId="77777777" w:rsidR="00F14831" w:rsidRPr="001C1CC5"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sz w:val="24"/>
          <w:szCs w:val="24"/>
        </w:rPr>
        <w:t>Des initiatives exemplaires dans le domaine des télécommunications et d'autres secteurs démontrent qu'il est possible de combiner efficacité marketing et respect de la vie pr</w:t>
      </w:r>
      <w:r>
        <w:rPr>
          <w:rFonts w:ascii="Times New Roman" w:hAnsi="Times New Roman" w:cs="Times New Roman"/>
          <w:sz w:val="24"/>
          <w:szCs w:val="24"/>
        </w:rPr>
        <w:t>ivée, c’est le cas ici des entreprises comme Orange, Apple, IKEA, pour ne citer que ces dernières.</w:t>
      </w:r>
    </w:p>
    <w:p w14:paraId="255DE1DC" w14:textId="77777777" w:rsidR="00F14831" w:rsidRDefault="00F14831" w:rsidP="00F14831">
      <w:pPr>
        <w:spacing w:after="120" w:line="360" w:lineRule="auto"/>
        <w:ind w:firstLine="708"/>
        <w:jc w:val="both"/>
        <w:rPr>
          <w:rFonts w:ascii="Times New Roman" w:hAnsi="Times New Roman" w:cs="Times New Roman"/>
          <w:sz w:val="24"/>
          <w:szCs w:val="24"/>
        </w:rPr>
      </w:pPr>
      <w:r w:rsidRPr="001C1CC5">
        <w:rPr>
          <w:rFonts w:ascii="Times New Roman" w:hAnsi="Times New Roman" w:cs="Times New Roman"/>
          <w:b/>
          <w:bCs/>
          <w:sz w:val="24"/>
          <w:szCs w:val="24"/>
        </w:rPr>
        <w:t>Orange</w:t>
      </w:r>
      <w:r w:rsidRPr="001C1CC5">
        <w:rPr>
          <w:rFonts w:ascii="Times New Roman" w:hAnsi="Times New Roman" w:cs="Times New Roman"/>
          <w:sz w:val="24"/>
          <w:szCs w:val="24"/>
        </w:rPr>
        <w:t> : L’entreprise a déployé un outil d’analyse comportementale basé sur des données entièrement anonymisées. Cet outil a permis d’améliorer la satisfaction client de 25 %, tout en respectant les régulations sur la confidentialité (Xerfi, 2023).</w:t>
      </w:r>
    </w:p>
    <w:p w14:paraId="1DAE706B" w14:textId="77777777" w:rsidR="00F14831" w:rsidRDefault="00F14831" w:rsidP="00F14831">
      <w:pPr>
        <w:spacing w:after="120" w:line="360" w:lineRule="auto"/>
        <w:ind w:firstLine="708"/>
        <w:jc w:val="both"/>
        <w:rPr>
          <w:rFonts w:ascii="Times New Roman" w:hAnsi="Times New Roman" w:cs="Times New Roman"/>
          <w:sz w:val="24"/>
          <w:szCs w:val="24"/>
        </w:rPr>
      </w:pPr>
      <w:r w:rsidRPr="00F16F2C">
        <w:rPr>
          <w:rFonts w:ascii="Times New Roman" w:hAnsi="Times New Roman" w:cs="Times New Roman"/>
          <w:b/>
          <w:sz w:val="24"/>
          <w:szCs w:val="24"/>
        </w:rPr>
        <w:t>Apple</w:t>
      </w:r>
      <w:r w:rsidRPr="00F16F2C">
        <w:rPr>
          <w:rFonts w:ascii="Times New Roman" w:hAnsi="Times New Roman" w:cs="Times New Roman"/>
          <w:sz w:val="24"/>
          <w:szCs w:val="24"/>
        </w:rPr>
        <w:t> : Avec son initiative App Tracking Transparency, Apple a instauré un système où les applications doivent demander l'autorisation explicite des utilisateurs avant de les suivre sur d'autres applications ou sites web. Cette démarche a renforcé la confiance des utilisateurs tout en posant de nouveaux standards pour l'industrie (Smith &amp; Johnson, 2022).</w:t>
      </w:r>
    </w:p>
    <w:p w14:paraId="481B74E3" w14:textId="77777777" w:rsidR="00F14831" w:rsidRDefault="00F14831" w:rsidP="00F14831">
      <w:pPr>
        <w:spacing w:after="120" w:line="360" w:lineRule="auto"/>
        <w:ind w:firstLine="708"/>
        <w:jc w:val="both"/>
        <w:rPr>
          <w:rFonts w:ascii="Times New Roman" w:hAnsi="Times New Roman" w:cs="Times New Roman"/>
          <w:sz w:val="24"/>
          <w:szCs w:val="24"/>
        </w:rPr>
      </w:pPr>
      <w:r w:rsidRPr="00F16F2C">
        <w:rPr>
          <w:rFonts w:ascii="Times New Roman" w:hAnsi="Times New Roman" w:cs="Times New Roman"/>
          <w:sz w:val="24"/>
          <w:szCs w:val="24"/>
        </w:rPr>
        <w:t>En dehors des télécommunications, des marques comme IKEA utilisent des modèles </w:t>
      </w:r>
      <w:r w:rsidRPr="00F16F2C">
        <w:rPr>
          <w:rFonts w:ascii="Times New Roman" w:hAnsi="Times New Roman" w:cs="Times New Roman"/>
          <w:i/>
          <w:iCs/>
          <w:sz w:val="24"/>
          <w:szCs w:val="24"/>
        </w:rPr>
        <w:t>privacy by design</w:t>
      </w:r>
      <w:r w:rsidRPr="00F16F2C">
        <w:rPr>
          <w:rFonts w:ascii="Times New Roman" w:hAnsi="Times New Roman" w:cs="Times New Roman"/>
          <w:sz w:val="24"/>
          <w:szCs w:val="24"/>
        </w:rPr>
        <w:t> dans leurs campagnes marketing, garantissant que les données clients ne sont utilisées que pour des finalités déclarées et en conformité avec les préférences exprimées par les utilisateurs (PwC, 2022).</w:t>
      </w:r>
    </w:p>
    <w:p w14:paraId="60601542" w14:textId="77777777" w:rsidR="00F14831" w:rsidRPr="00B00427" w:rsidRDefault="00F14831" w:rsidP="00F14831">
      <w:pPr>
        <w:spacing w:after="120" w:line="360" w:lineRule="auto"/>
        <w:ind w:firstLine="708"/>
        <w:jc w:val="both"/>
        <w:rPr>
          <w:rFonts w:ascii="Times New Roman" w:hAnsi="Times New Roman" w:cs="Times New Roman"/>
          <w:b/>
          <w:bCs/>
          <w:sz w:val="2"/>
          <w:szCs w:val="2"/>
        </w:rPr>
      </w:pPr>
    </w:p>
    <w:p w14:paraId="611C7B49" w14:textId="000F0D35" w:rsidR="00F14831" w:rsidRDefault="00F277FC" w:rsidP="00D67FF8">
      <w:pPr>
        <w:pStyle w:val="Titre2"/>
        <w:rPr>
          <w:rFonts w:ascii="Arial Rounded MT Bold" w:hAnsi="Arial Rounded MT Bold"/>
          <w:color w:val="auto"/>
        </w:rPr>
      </w:pPr>
      <w:bookmarkStart w:id="38" w:name="_Toc194255007"/>
      <w:bookmarkStart w:id="39" w:name="_Hlk188448508"/>
      <w:r w:rsidRPr="00D67FF8">
        <w:rPr>
          <w:rFonts w:ascii="Arial Rounded MT Bold" w:hAnsi="Arial Rounded MT Bold"/>
          <w:color w:val="auto"/>
        </w:rPr>
        <w:t>I</w:t>
      </w:r>
      <w:r w:rsidR="008417CF" w:rsidRPr="00D67FF8">
        <w:rPr>
          <w:rFonts w:ascii="Arial Rounded MT Bold" w:hAnsi="Arial Rounded MT Bold"/>
          <w:color w:val="auto"/>
        </w:rPr>
        <w:t>.5</w:t>
      </w:r>
      <w:r w:rsidR="002B58A2" w:rsidRPr="00D67FF8">
        <w:rPr>
          <w:rFonts w:ascii="Arial Rounded MT Bold" w:hAnsi="Arial Rounded MT Bold"/>
          <w:color w:val="auto"/>
        </w:rPr>
        <w:t>-</w:t>
      </w:r>
      <w:r w:rsidR="00F14831" w:rsidRPr="00D67FF8">
        <w:rPr>
          <w:rFonts w:ascii="Arial Rounded MT Bold" w:hAnsi="Arial Rounded MT Bold"/>
          <w:color w:val="auto"/>
        </w:rPr>
        <w:t xml:space="preserve"> Focus sur SFR : Cas d’étude</w:t>
      </w:r>
      <w:bookmarkEnd w:id="38"/>
    </w:p>
    <w:p w14:paraId="6A6DC0A6" w14:textId="77777777" w:rsidR="00B00427" w:rsidRPr="00B00427" w:rsidRDefault="00B00427" w:rsidP="00B00427">
      <w:pPr>
        <w:rPr>
          <w:sz w:val="2"/>
          <w:szCs w:val="2"/>
        </w:rPr>
      </w:pPr>
    </w:p>
    <w:bookmarkEnd w:id="39"/>
    <w:p w14:paraId="1CB29875" w14:textId="77777777" w:rsidR="00F14831" w:rsidRDefault="00F14831" w:rsidP="00F14831">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Société Française du Radiotéléphone (</w:t>
      </w:r>
      <w:r w:rsidRPr="00F16F2C">
        <w:rPr>
          <w:rFonts w:ascii="Times New Roman" w:hAnsi="Times New Roman" w:cs="Times New Roman"/>
          <w:sz w:val="24"/>
          <w:szCs w:val="24"/>
        </w:rPr>
        <w:t>SFR</w:t>
      </w:r>
      <w:r>
        <w:rPr>
          <w:rFonts w:ascii="Times New Roman" w:hAnsi="Times New Roman" w:cs="Times New Roman"/>
          <w:sz w:val="24"/>
          <w:szCs w:val="24"/>
        </w:rPr>
        <w:t>)</w:t>
      </w:r>
      <w:r w:rsidRPr="00F16F2C">
        <w:rPr>
          <w:rFonts w:ascii="Times New Roman" w:hAnsi="Times New Roman" w:cs="Times New Roman"/>
          <w:sz w:val="24"/>
          <w:szCs w:val="24"/>
        </w:rPr>
        <w:t>, acteur clé du marché des télécommunications en France, se distingue par sa capacité à exploiter les données pour optimiser ses stratégies commerciales et améliorer l’expérience client. Cette section explore le positionnement stratégique de l’entreprise, ses investissements dans les technologies de gestion des données, et l’efficacité des initiatives mises en place pour garantir la conformité avec les régulations. Enfin, une analyse des résultats observés permettra de formuler des recommandations pour renforcer davantage le respect des données personnelles et l’innovation.</w:t>
      </w:r>
    </w:p>
    <w:p w14:paraId="0A8F7A6D" w14:textId="5EA112A3" w:rsidR="00F14831" w:rsidRPr="00A60AC7" w:rsidRDefault="00F277FC" w:rsidP="00A60AC7">
      <w:pPr>
        <w:pStyle w:val="Titre3"/>
        <w:spacing w:after="120"/>
        <w:rPr>
          <w:rFonts w:ascii="Times New Roman" w:hAnsi="Times New Roman" w:cs="Times New Roman"/>
          <w:b/>
          <w:color w:val="auto"/>
        </w:rPr>
      </w:pPr>
      <w:bookmarkStart w:id="40" w:name="_Toc194255008"/>
      <w:bookmarkStart w:id="41" w:name="_Hlk188448522"/>
      <w:r w:rsidRPr="00A60AC7">
        <w:rPr>
          <w:rFonts w:ascii="Times New Roman" w:hAnsi="Times New Roman" w:cs="Times New Roman"/>
          <w:b/>
          <w:color w:val="auto"/>
        </w:rPr>
        <w:lastRenderedPageBreak/>
        <w:t>I</w:t>
      </w:r>
      <w:r w:rsidR="008417CF" w:rsidRPr="00A60AC7">
        <w:rPr>
          <w:rFonts w:ascii="Times New Roman" w:hAnsi="Times New Roman" w:cs="Times New Roman"/>
          <w:b/>
          <w:color w:val="auto"/>
        </w:rPr>
        <w:t>.5</w:t>
      </w:r>
      <w:r w:rsidR="00F14831" w:rsidRPr="00A60AC7">
        <w:rPr>
          <w:rFonts w:ascii="Times New Roman" w:hAnsi="Times New Roman" w:cs="Times New Roman"/>
          <w:b/>
          <w:color w:val="auto"/>
        </w:rPr>
        <w:t>.1</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Positionnement de SFR sur le marché des télécommunications</w:t>
      </w:r>
      <w:bookmarkEnd w:id="40"/>
    </w:p>
    <w:p w14:paraId="3D586ABC" w14:textId="2929269E" w:rsidR="00F14831" w:rsidRPr="00D67FF8" w:rsidRDefault="00F277FC" w:rsidP="00D67FF8">
      <w:pPr>
        <w:pStyle w:val="Titre3"/>
        <w:spacing w:line="360" w:lineRule="auto"/>
        <w:jc w:val="both"/>
        <w:rPr>
          <w:rFonts w:ascii="Times New Roman" w:hAnsi="Times New Roman" w:cs="Times New Roman"/>
          <w:b/>
          <w:color w:val="auto"/>
        </w:rPr>
      </w:pPr>
      <w:bookmarkStart w:id="42" w:name="_Toc194255009"/>
      <w:r w:rsidRPr="00D67FF8">
        <w:rPr>
          <w:rFonts w:ascii="Times New Roman" w:hAnsi="Times New Roman" w:cs="Times New Roman"/>
          <w:b/>
          <w:color w:val="auto"/>
        </w:rPr>
        <w:t>I</w:t>
      </w:r>
      <w:r w:rsidR="008417CF" w:rsidRPr="00D67FF8">
        <w:rPr>
          <w:rFonts w:ascii="Times New Roman" w:hAnsi="Times New Roman" w:cs="Times New Roman"/>
          <w:b/>
          <w:color w:val="auto"/>
        </w:rPr>
        <w:t>.5</w:t>
      </w:r>
      <w:r w:rsidR="00F14831" w:rsidRPr="00D67FF8">
        <w:rPr>
          <w:rFonts w:ascii="Times New Roman" w:hAnsi="Times New Roman" w:cs="Times New Roman"/>
          <w:b/>
          <w:color w:val="auto"/>
        </w:rPr>
        <w:t>.1.1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Aperçu de la stratégie de l’entreprise</w:t>
      </w:r>
      <w:bookmarkEnd w:id="42"/>
    </w:p>
    <w:bookmarkEnd w:id="41"/>
    <w:p w14:paraId="04037E8D" w14:textId="77777777" w:rsidR="00F14831" w:rsidRPr="005A70DA" w:rsidRDefault="00F14831" w:rsidP="00F14831">
      <w:pPr>
        <w:spacing w:after="120" w:line="360" w:lineRule="auto"/>
        <w:ind w:firstLine="708"/>
        <w:jc w:val="both"/>
        <w:rPr>
          <w:rFonts w:ascii="Times New Roman" w:hAnsi="Times New Roman" w:cs="Times New Roman"/>
          <w:sz w:val="24"/>
          <w:szCs w:val="24"/>
        </w:rPr>
      </w:pPr>
      <w:r w:rsidRPr="005A70DA">
        <w:rPr>
          <w:rFonts w:ascii="Times New Roman" w:hAnsi="Times New Roman" w:cs="Times New Roman"/>
          <w:sz w:val="24"/>
          <w:szCs w:val="24"/>
        </w:rPr>
        <w:t>SFR, filiale du groupe Altice, est l’un des principaux opérateurs de télécommunications en France. Avec une base d’environ 18 millions d’abonnés pour ses services mobiles et près de 7 millions pour ses offres Internet fixe, l’entreprise s’est positionnée comme un acteur innovant et compétitif (SFR, 2023). Sa stratégie repose sur trois axes principaux :</w:t>
      </w:r>
    </w:p>
    <w:p w14:paraId="151A88F1" w14:textId="77777777" w:rsidR="00F14831" w:rsidRDefault="00F14831" w:rsidP="00F14831">
      <w:pPr>
        <w:numPr>
          <w:ilvl w:val="0"/>
          <w:numId w:val="39"/>
        </w:numPr>
        <w:spacing w:after="120" w:line="360" w:lineRule="auto"/>
        <w:jc w:val="both"/>
        <w:rPr>
          <w:rFonts w:ascii="Times New Roman" w:hAnsi="Times New Roman" w:cs="Times New Roman"/>
          <w:sz w:val="24"/>
          <w:szCs w:val="24"/>
        </w:rPr>
      </w:pPr>
      <w:r w:rsidRPr="005A70DA">
        <w:rPr>
          <w:rFonts w:ascii="Times New Roman" w:hAnsi="Times New Roman" w:cs="Times New Roman"/>
          <w:b/>
          <w:bCs/>
          <w:sz w:val="24"/>
          <w:szCs w:val="24"/>
        </w:rPr>
        <w:t>La diversification des services</w:t>
      </w:r>
      <w:r w:rsidRPr="005A70DA">
        <w:rPr>
          <w:rFonts w:ascii="Times New Roman" w:hAnsi="Times New Roman" w:cs="Times New Roman"/>
          <w:sz w:val="24"/>
          <w:szCs w:val="24"/>
        </w:rPr>
        <w:t> : SFR propose une gamme étendue comprenant téléphonie mobile, Internet, télévision et solutions pour entreprises, afin de répondre à des besoins variés.</w:t>
      </w:r>
    </w:p>
    <w:p w14:paraId="3604555A" w14:textId="77777777" w:rsidR="00F14831" w:rsidRPr="005A70DA" w:rsidRDefault="00F14831" w:rsidP="00F14831">
      <w:pPr>
        <w:pStyle w:val="Paragraphedeliste"/>
        <w:numPr>
          <w:ilvl w:val="1"/>
          <w:numId w:val="39"/>
        </w:numPr>
        <w:tabs>
          <w:tab w:val="clear" w:pos="1440"/>
        </w:tabs>
        <w:spacing w:after="120" w:line="360" w:lineRule="auto"/>
        <w:ind w:left="0" w:firstLine="426"/>
        <w:jc w:val="both"/>
        <w:rPr>
          <w:rFonts w:ascii="Times New Roman" w:hAnsi="Times New Roman" w:cs="Times New Roman"/>
          <w:sz w:val="24"/>
          <w:szCs w:val="24"/>
        </w:rPr>
      </w:pPr>
      <w:r w:rsidRPr="005A70DA">
        <w:rPr>
          <w:rFonts w:ascii="Times New Roman" w:hAnsi="Times New Roman" w:cs="Times New Roman"/>
          <w:b/>
          <w:sz w:val="24"/>
          <w:szCs w:val="24"/>
        </w:rPr>
        <w:t>La transformation numérique</w:t>
      </w:r>
      <w:r w:rsidRPr="005A70DA">
        <w:rPr>
          <w:rFonts w:ascii="Times New Roman" w:hAnsi="Times New Roman" w:cs="Times New Roman"/>
          <w:sz w:val="24"/>
          <w:szCs w:val="24"/>
        </w:rPr>
        <w:t xml:space="preserve"> : L’entreprise investit massivement dans la digitalisation, notamment à travers des plateformes CRM avancées et des outils d’analyse de données pour une personnalisation accrue des offres (Xerfi, 2023).</w:t>
      </w:r>
    </w:p>
    <w:p w14:paraId="5F4B2254" w14:textId="77777777" w:rsidR="00F14831" w:rsidRPr="005A70DA" w:rsidRDefault="00F14831" w:rsidP="00F14831">
      <w:pPr>
        <w:pStyle w:val="Paragraphedeliste"/>
        <w:numPr>
          <w:ilvl w:val="1"/>
          <w:numId w:val="39"/>
        </w:numPr>
        <w:tabs>
          <w:tab w:val="clear" w:pos="1440"/>
        </w:tabs>
        <w:spacing w:after="120" w:line="360" w:lineRule="auto"/>
        <w:ind w:left="0" w:firstLine="426"/>
        <w:jc w:val="both"/>
        <w:rPr>
          <w:rFonts w:ascii="Times New Roman" w:hAnsi="Times New Roman" w:cs="Times New Roman"/>
          <w:sz w:val="24"/>
          <w:szCs w:val="24"/>
        </w:rPr>
      </w:pPr>
      <w:r w:rsidRPr="005A70DA">
        <w:rPr>
          <w:rFonts w:ascii="Times New Roman" w:hAnsi="Times New Roman" w:cs="Times New Roman"/>
          <w:b/>
          <w:sz w:val="24"/>
          <w:szCs w:val="24"/>
        </w:rPr>
        <w:t>L’engagement envers la durabilité</w:t>
      </w:r>
      <w:r w:rsidRPr="005A70DA">
        <w:rPr>
          <w:rFonts w:ascii="Times New Roman" w:hAnsi="Times New Roman" w:cs="Times New Roman"/>
          <w:sz w:val="24"/>
          <w:szCs w:val="24"/>
        </w:rPr>
        <w:t xml:space="preserve"> : SFR vise également à intégrer des pratiques éthiques dans sa gestion des données, alignant ainsi sa stratégie avec les attentes croissantes des consommateurs en matière de transparence.</w:t>
      </w:r>
    </w:p>
    <w:p w14:paraId="64433D61" w14:textId="65E64182" w:rsidR="00F14831" w:rsidRPr="00D67FF8" w:rsidRDefault="00F277FC" w:rsidP="00D67FF8">
      <w:pPr>
        <w:pStyle w:val="Titre3"/>
        <w:spacing w:line="360" w:lineRule="auto"/>
        <w:jc w:val="both"/>
        <w:rPr>
          <w:rFonts w:ascii="Times New Roman" w:hAnsi="Times New Roman" w:cs="Times New Roman"/>
          <w:b/>
          <w:color w:val="auto"/>
        </w:rPr>
      </w:pPr>
      <w:bookmarkStart w:id="43" w:name="_Toc194255010"/>
      <w:bookmarkStart w:id="44" w:name="_Hlk188448580"/>
      <w:r w:rsidRPr="00D67FF8">
        <w:rPr>
          <w:rFonts w:ascii="Times New Roman" w:hAnsi="Times New Roman" w:cs="Times New Roman"/>
          <w:b/>
          <w:color w:val="auto"/>
        </w:rPr>
        <w:t>I</w:t>
      </w:r>
      <w:r w:rsidR="008417CF" w:rsidRPr="00D67FF8">
        <w:rPr>
          <w:rFonts w:ascii="Times New Roman" w:hAnsi="Times New Roman" w:cs="Times New Roman"/>
          <w:b/>
          <w:color w:val="auto"/>
        </w:rPr>
        <w:t>.5</w:t>
      </w:r>
      <w:r w:rsidR="00F14831" w:rsidRPr="00D67FF8">
        <w:rPr>
          <w:rFonts w:ascii="Times New Roman" w:hAnsi="Times New Roman" w:cs="Times New Roman"/>
          <w:b/>
          <w:color w:val="auto"/>
        </w:rPr>
        <w:t>.1.2</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Innovations et investissements récents dans la gestion des données</w:t>
      </w:r>
      <w:bookmarkEnd w:id="43"/>
    </w:p>
    <w:bookmarkEnd w:id="44"/>
    <w:p w14:paraId="0296AFE6" w14:textId="77777777" w:rsidR="00F14831" w:rsidRPr="005A70DA" w:rsidRDefault="00F14831" w:rsidP="00F14831">
      <w:pPr>
        <w:spacing w:after="120" w:line="360" w:lineRule="auto"/>
        <w:ind w:firstLine="708"/>
        <w:jc w:val="both"/>
        <w:rPr>
          <w:rFonts w:ascii="Times New Roman" w:hAnsi="Times New Roman" w:cs="Times New Roman"/>
          <w:sz w:val="24"/>
          <w:szCs w:val="24"/>
        </w:rPr>
      </w:pPr>
      <w:r w:rsidRPr="005A70DA">
        <w:rPr>
          <w:rFonts w:ascii="Times New Roman" w:hAnsi="Times New Roman" w:cs="Times New Roman"/>
          <w:sz w:val="24"/>
          <w:szCs w:val="24"/>
        </w:rPr>
        <w:t>Depuis 2020, SFR a intensifié ses investissements dans les technologies de données. Ces initiatives incluent :</w:t>
      </w:r>
    </w:p>
    <w:p w14:paraId="69E6AF1E" w14:textId="77777777" w:rsidR="00F14831" w:rsidRPr="005A70DA" w:rsidRDefault="00F14831" w:rsidP="00F14831">
      <w:pPr>
        <w:pStyle w:val="Paragraphedeliste"/>
        <w:numPr>
          <w:ilvl w:val="0"/>
          <w:numId w:val="39"/>
        </w:numPr>
        <w:tabs>
          <w:tab w:val="clear" w:pos="720"/>
          <w:tab w:val="num" w:pos="0"/>
        </w:tabs>
        <w:spacing w:after="120" w:line="360" w:lineRule="auto"/>
        <w:ind w:left="0" w:firstLine="360"/>
        <w:jc w:val="both"/>
        <w:rPr>
          <w:rFonts w:ascii="Times New Roman" w:hAnsi="Times New Roman" w:cs="Times New Roman"/>
          <w:sz w:val="24"/>
          <w:szCs w:val="24"/>
        </w:rPr>
      </w:pPr>
      <w:r w:rsidRPr="005A70DA">
        <w:rPr>
          <w:rFonts w:ascii="Times New Roman" w:hAnsi="Times New Roman" w:cs="Times New Roman"/>
          <w:b/>
          <w:sz w:val="24"/>
          <w:szCs w:val="24"/>
        </w:rPr>
        <w:t>La modernisation des infrastructures CRM</w:t>
      </w:r>
      <w:r w:rsidRPr="005A70DA">
        <w:rPr>
          <w:rFonts w:ascii="Times New Roman" w:hAnsi="Times New Roman" w:cs="Times New Roman"/>
          <w:sz w:val="24"/>
          <w:szCs w:val="24"/>
        </w:rPr>
        <w:t xml:space="preserve"> : L’adoption de Salesforce et d’outils DMP pour mieux segmenter les clients et anticiper leurs besoins. Par exemple, les algorithmes d’apprentissage automatique aident à identifier les abonnés susceptibles de résilier, permettant des actions ciblées pour réduire le churn.</w:t>
      </w:r>
    </w:p>
    <w:p w14:paraId="51D90451" w14:textId="77777777" w:rsidR="00F14831" w:rsidRPr="005A70DA" w:rsidRDefault="00F14831" w:rsidP="00F14831">
      <w:pPr>
        <w:pStyle w:val="Paragraphedeliste"/>
        <w:numPr>
          <w:ilvl w:val="0"/>
          <w:numId w:val="39"/>
        </w:numPr>
        <w:tabs>
          <w:tab w:val="clear" w:pos="720"/>
        </w:tabs>
        <w:spacing w:after="120" w:line="360" w:lineRule="auto"/>
        <w:ind w:left="0" w:firstLine="360"/>
        <w:jc w:val="both"/>
        <w:rPr>
          <w:rFonts w:ascii="Times New Roman" w:hAnsi="Times New Roman" w:cs="Times New Roman"/>
          <w:sz w:val="24"/>
          <w:szCs w:val="24"/>
        </w:rPr>
      </w:pPr>
      <w:r w:rsidRPr="005A70DA">
        <w:rPr>
          <w:rFonts w:ascii="Times New Roman" w:hAnsi="Times New Roman" w:cs="Times New Roman"/>
          <w:b/>
          <w:sz w:val="24"/>
          <w:szCs w:val="24"/>
        </w:rPr>
        <w:t>L’intégration de la 5G</w:t>
      </w:r>
      <w:r w:rsidRPr="005A70DA">
        <w:rPr>
          <w:rFonts w:ascii="Times New Roman" w:hAnsi="Times New Roman" w:cs="Times New Roman"/>
          <w:sz w:val="24"/>
          <w:szCs w:val="24"/>
        </w:rPr>
        <w:t xml:space="preserve"> : SFR utilise les données générées par les réseaux 5G pour fournir des services plus rapides et personnalisés, notamment dans les zones denses où les besoins en connectivité sont élevés (SFR, 2023).</w:t>
      </w:r>
    </w:p>
    <w:p w14:paraId="0D876FEB" w14:textId="77777777" w:rsidR="00F14831" w:rsidRDefault="00F14831" w:rsidP="00F14831">
      <w:pPr>
        <w:numPr>
          <w:ilvl w:val="0"/>
          <w:numId w:val="40"/>
        </w:numPr>
        <w:tabs>
          <w:tab w:val="clear" w:pos="720"/>
        </w:tabs>
        <w:spacing w:after="120" w:line="360" w:lineRule="auto"/>
        <w:ind w:left="0" w:firstLine="360"/>
        <w:jc w:val="both"/>
        <w:rPr>
          <w:rFonts w:ascii="Times New Roman" w:hAnsi="Times New Roman" w:cs="Times New Roman"/>
          <w:sz w:val="24"/>
          <w:szCs w:val="24"/>
        </w:rPr>
      </w:pPr>
      <w:r w:rsidRPr="005A70DA">
        <w:rPr>
          <w:rFonts w:ascii="Times New Roman" w:hAnsi="Times New Roman" w:cs="Times New Roman"/>
          <w:b/>
          <w:bCs/>
          <w:sz w:val="24"/>
          <w:szCs w:val="24"/>
        </w:rPr>
        <w:t>Les initiatives en cybersécurité</w:t>
      </w:r>
      <w:r w:rsidRPr="005A70DA">
        <w:rPr>
          <w:rFonts w:ascii="Times New Roman" w:hAnsi="Times New Roman" w:cs="Times New Roman"/>
          <w:sz w:val="24"/>
          <w:szCs w:val="24"/>
        </w:rPr>
        <w:t> : L’entreprise a renforcé ses systèmes de protection des données avec des solutions basées sur le chiffrement et le </w:t>
      </w:r>
      <w:r w:rsidRPr="005A70DA">
        <w:rPr>
          <w:rFonts w:ascii="Times New Roman" w:hAnsi="Times New Roman" w:cs="Times New Roman"/>
          <w:i/>
          <w:iCs/>
          <w:sz w:val="24"/>
          <w:szCs w:val="24"/>
        </w:rPr>
        <w:t>privacy by design</w:t>
      </w:r>
      <w:r w:rsidRPr="005A70DA">
        <w:rPr>
          <w:rFonts w:ascii="Times New Roman" w:hAnsi="Times New Roman" w:cs="Times New Roman"/>
          <w:sz w:val="24"/>
          <w:szCs w:val="24"/>
        </w:rPr>
        <w:t>, en conformité avec le RGPD.</w:t>
      </w:r>
    </w:p>
    <w:p w14:paraId="1FDD51B5" w14:textId="4A47D24D" w:rsidR="00F14831" w:rsidRPr="00A60AC7" w:rsidRDefault="00F277FC" w:rsidP="00A60AC7">
      <w:pPr>
        <w:pStyle w:val="Titre3"/>
        <w:spacing w:after="120"/>
        <w:rPr>
          <w:rFonts w:ascii="Times New Roman" w:hAnsi="Times New Roman" w:cs="Times New Roman"/>
          <w:b/>
          <w:color w:val="auto"/>
        </w:rPr>
      </w:pPr>
      <w:bookmarkStart w:id="45" w:name="_Toc194255011"/>
      <w:bookmarkStart w:id="46" w:name="_Hlk188448604"/>
      <w:r w:rsidRPr="00A60AC7">
        <w:rPr>
          <w:rFonts w:ascii="Times New Roman" w:hAnsi="Times New Roman" w:cs="Times New Roman"/>
          <w:b/>
          <w:color w:val="auto"/>
        </w:rPr>
        <w:t>I</w:t>
      </w:r>
      <w:r w:rsidR="008417CF" w:rsidRPr="00A60AC7">
        <w:rPr>
          <w:rFonts w:ascii="Times New Roman" w:hAnsi="Times New Roman" w:cs="Times New Roman"/>
          <w:b/>
          <w:color w:val="auto"/>
        </w:rPr>
        <w:t>.5</w:t>
      </w:r>
      <w:r w:rsidR="00F14831" w:rsidRPr="00A60AC7">
        <w:rPr>
          <w:rFonts w:ascii="Times New Roman" w:hAnsi="Times New Roman" w:cs="Times New Roman"/>
          <w:b/>
          <w:color w:val="auto"/>
        </w:rPr>
        <w:t>.2</w:t>
      </w:r>
      <w:r w:rsidR="002B58A2" w:rsidRPr="00A60AC7">
        <w:rPr>
          <w:rFonts w:ascii="Times New Roman" w:hAnsi="Times New Roman" w:cs="Times New Roman"/>
          <w:b/>
          <w:color w:val="auto"/>
        </w:rPr>
        <w:t>-</w:t>
      </w:r>
      <w:r w:rsidR="00F14831" w:rsidRPr="00A60AC7">
        <w:rPr>
          <w:rFonts w:ascii="Times New Roman" w:hAnsi="Times New Roman" w:cs="Times New Roman"/>
          <w:b/>
          <w:color w:val="auto"/>
        </w:rPr>
        <w:t xml:space="preserve"> Analyse des initiatives actuelles en matière de gestion des données</w:t>
      </w:r>
      <w:bookmarkEnd w:id="45"/>
    </w:p>
    <w:p w14:paraId="08943D3C" w14:textId="1616EE08" w:rsidR="00F14831" w:rsidRPr="00D67FF8" w:rsidRDefault="00F277FC" w:rsidP="00D67FF8">
      <w:pPr>
        <w:pStyle w:val="Titre3"/>
        <w:spacing w:line="360" w:lineRule="auto"/>
        <w:jc w:val="both"/>
        <w:rPr>
          <w:rFonts w:ascii="Times New Roman" w:hAnsi="Times New Roman" w:cs="Times New Roman"/>
          <w:b/>
          <w:color w:val="auto"/>
        </w:rPr>
      </w:pPr>
      <w:bookmarkStart w:id="47" w:name="_Toc194255012"/>
      <w:r w:rsidRPr="00D67FF8">
        <w:rPr>
          <w:rFonts w:ascii="Times New Roman" w:hAnsi="Times New Roman" w:cs="Times New Roman"/>
          <w:b/>
          <w:color w:val="auto"/>
        </w:rPr>
        <w:t>I</w:t>
      </w:r>
      <w:r w:rsidR="008417CF" w:rsidRPr="00D67FF8">
        <w:rPr>
          <w:rFonts w:ascii="Times New Roman" w:hAnsi="Times New Roman" w:cs="Times New Roman"/>
          <w:b/>
          <w:color w:val="auto"/>
        </w:rPr>
        <w:t>.5</w:t>
      </w:r>
      <w:r w:rsidR="00F14831" w:rsidRPr="00D67FF8">
        <w:rPr>
          <w:rFonts w:ascii="Times New Roman" w:hAnsi="Times New Roman" w:cs="Times New Roman"/>
          <w:b/>
          <w:color w:val="auto"/>
        </w:rPr>
        <w:t>.2.1</w:t>
      </w:r>
      <w:r w:rsidR="002B58A2" w:rsidRPr="00D67FF8">
        <w:rPr>
          <w:rFonts w:ascii="Times New Roman" w:hAnsi="Times New Roman" w:cs="Times New Roman"/>
          <w:b/>
          <w:color w:val="auto"/>
        </w:rPr>
        <w:t>-</w:t>
      </w:r>
      <w:r w:rsidR="00F14831" w:rsidRPr="00D67FF8">
        <w:rPr>
          <w:rFonts w:ascii="Times New Roman" w:hAnsi="Times New Roman" w:cs="Times New Roman"/>
          <w:b/>
          <w:color w:val="auto"/>
        </w:rPr>
        <w:t xml:space="preserve"> Technologies utilisées et leur efficacité</w:t>
      </w:r>
      <w:bookmarkEnd w:id="47"/>
    </w:p>
    <w:bookmarkEnd w:id="46"/>
    <w:p w14:paraId="39FDEE47" w14:textId="77777777" w:rsidR="00F14831" w:rsidRPr="00BE4CB0" w:rsidRDefault="00F14831" w:rsidP="00F14831">
      <w:pPr>
        <w:spacing w:after="120" w:line="360" w:lineRule="auto"/>
        <w:ind w:firstLine="708"/>
        <w:jc w:val="both"/>
        <w:rPr>
          <w:rFonts w:ascii="Times New Roman" w:hAnsi="Times New Roman" w:cs="Times New Roman"/>
          <w:sz w:val="24"/>
          <w:szCs w:val="24"/>
        </w:rPr>
      </w:pPr>
      <w:r w:rsidRPr="00BE4CB0">
        <w:rPr>
          <w:rFonts w:ascii="Times New Roman" w:hAnsi="Times New Roman" w:cs="Times New Roman"/>
          <w:sz w:val="24"/>
          <w:szCs w:val="24"/>
        </w:rPr>
        <w:t>SFR s’appuie sur un écosystème technologique robuste pour la gestion et l’exploitation des données. Parmi les outils déployés :</w:t>
      </w:r>
    </w:p>
    <w:p w14:paraId="5DAAFE92" w14:textId="77777777" w:rsidR="00F14831" w:rsidRDefault="00F14831" w:rsidP="00F14831">
      <w:pPr>
        <w:numPr>
          <w:ilvl w:val="0"/>
          <w:numId w:val="41"/>
        </w:numPr>
        <w:tabs>
          <w:tab w:val="clear" w:pos="720"/>
          <w:tab w:val="num" w:pos="-142"/>
        </w:tabs>
        <w:spacing w:after="120" w:line="360" w:lineRule="auto"/>
        <w:ind w:left="0" w:firstLine="360"/>
        <w:jc w:val="both"/>
        <w:rPr>
          <w:rFonts w:ascii="Times New Roman" w:hAnsi="Times New Roman" w:cs="Times New Roman"/>
          <w:sz w:val="24"/>
          <w:szCs w:val="24"/>
        </w:rPr>
      </w:pPr>
      <w:r w:rsidRPr="00BE4CB0">
        <w:rPr>
          <w:rFonts w:ascii="Times New Roman" w:hAnsi="Times New Roman" w:cs="Times New Roman"/>
          <w:b/>
          <w:sz w:val="24"/>
          <w:szCs w:val="24"/>
        </w:rPr>
        <w:lastRenderedPageBreak/>
        <w:t>Plateformes DMP et CDP</w:t>
      </w:r>
      <w:r w:rsidRPr="00BE4CB0">
        <w:rPr>
          <w:rFonts w:ascii="Times New Roman" w:hAnsi="Times New Roman" w:cs="Times New Roman"/>
          <w:sz w:val="24"/>
          <w:szCs w:val="24"/>
        </w:rPr>
        <w:t xml:space="preserve"> : Ces plateformes permettent de regrouper des données provenant de multiples points de contact (applications mobiles, centres d’appels, sites web), offrant ainsi une vue consolidée des clients. Cette approche a permis d’améliorer de 15 % l’efficacité des campagnes marketing en 2023 (Xerfi, 2023).</w:t>
      </w:r>
    </w:p>
    <w:p w14:paraId="03F50CA5" w14:textId="77777777" w:rsidR="00F14831" w:rsidRDefault="00F14831" w:rsidP="00F14831">
      <w:pPr>
        <w:numPr>
          <w:ilvl w:val="0"/>
          <w:numId w:val="41"/>
        </w:numPr>
        <w:tabs>
          <w:tab w:val="clear" w:pos="720"/>
        </w:tabs>
        <w:spacing w:after="120" w:line="360" w:lineRule="auto"/>
        <w:ind w:left="0" w:firstLine="360"/>
        <w:jc w:val="both"/>
        <w:rPr>
          <w:rFonts w:ascii="Times New Roman" w:hAnsi="Times New Roman" w:cs="Times New Roman"/>
          <w:sz w:val="24"/>
          <w:szCs w:val="24"/>
        </w:rPr>
      </w:pPr>
      <w:r w:rsidRPr="00BE4CB0">
        <w:rPr>
          <w:rFonts w:ascii="Times New Roman" w:hAnsi="Times New Roman" w:cs="Times New Roman"/>
          <w:b/>
          <w:bCs/>
          <w:sz w:val="24"/>
          <w:szCs w:val="24"/>
        </w:rPr>
        <w:t>Intelligence artificielle</w:t>
      </w:r>
      <w:r w:rsidRPr="00BE4CB0">
        <w:rPr>
          <w:rFonts w:ascii="Times New Roman" w:hAnsi="Times New Roman" w:cs="Times New Roman"/>
          <w:sz w:val="24"/>
          <w:szCs w:val="24"/>
        </w:rPr>
        <w:t> : Les algorithmes de machine learning utilisés par SFR analysent des millions d’interactions quotidiennes pour proposer des offres personnalisées en temps réel, augmentant le taux de conversion de 20 % sur certaines campagnes (Accenture, 2023).</w:t>
      </w:r>
    </w:p>
    <w:p w14:paraId="6AF2D51B" w14:textId="5B587B5A" w:rsidR="00F14831" w:rsidRPr="00455619" w:rsidRDefault="00F277FC" w:rsidP="00455619">
      <w:pPr>
        <w:pStyle w:val="Titre3"/>
        <w:spacing w:line="360" w:lineRule="auto"/>
        <w:jc w:val="both"/>
        <w:rPr>
          <w:rFonts w:ascii="Times New Roman" w:hAnsi="Times New Roman" w:cs="Times New Roman"/>
          <w:b/>
          <w:color w:val="auto"/>
        </w:rPr>
      </w:pPr>
      <w:bookmarkStart w:id="48" w:name="_Hlk188448620"/>
      <w:r w:rsidRPr="00455619">
        <w:rPr>
          <w:rFonts w:ascii="Times New Roman" w:hAnsi="Times New Roman" w:cs="Times New Roman"/>
          <w:b/>
          <w:color w:val="auto"/>
        </w:rPr>
        <w:t>I</w:t>
      </w:r>
      <w:r w:rsidR="008417CF" w:rsidRPr="00455619">
        <w:rPr>
          <w:rFonts w:ascii="Times New Roman" w:hAnsi="Times New Roman" w:cs="Times New Roman"/>
          <w:b/>
          <w:color w:val="auto"/>
        </w:rPr>
        <w:t>.5</w:t>
      </w:r>
      <w:r w:rsidR="00F14831" w:rsidRPr="00455619">
        <w:rPr>
          <w:rFonts w:ascii="Times New Roman" w:hAnsi="Times New Roman" w:cs="Times New Roman"/>
          <w:b/>
          <w:color w:val="auto"/>
        </w:rPr>
        <w:t>.2.2. Évaluation de la conformité avec les régulations en vigueur</w:t>
      </w:r>
    </w:p>
    <w:bookmarkEnd w:id="48"/>
    <w:p w14:paraId="00E64B5F" w14:textId="77777777" w:rsidR="00F14831" w:rsidRPr="00BE4CB0" w:rsidRDefault="00F14831" w:rsidP="00F14831">
      <w:pPr>
        <w:spacing w:after="120" w:line="360" w:lineRule="auto"/>
        <w:ind w:left="360" w:firstLine="348"/>
        <w:jc w:val="both"/>
        <w:rPr>
          <w:rFonts w:ascii="Times New Roman" w:hAnsi="Times New Roman" w:cs="Times New Roman"/>
          <w:sz w:val="24"/>
          <w:szCs w:val="24"/>
        </w:rPr>
      </w:pPr>
      <w:r w:rsidRPr="00BE4CB0">
        <w:rPr>
          <w:rFonts w:ascii="Times New Roman" w:hAnsi="Times New Roman" w:cs="Times New Roman"/>
          <w:sz w:val="24"/>
          <w:szCs w:val="24"/>
        </w:rPr>
        <w:t>Conformément au RGPD, SFR a mis en place des processus rigoureux pour garantir la transparence et la sécurité des données. Parmi les mesures adoptées :</w:t>
      </w:r>
    </w:p>
    <w:p w14:paraId="1DE637FB" w14:textId="77777777" w:rsidR="00F14831" w:rsidRPr="00BE4CB0" w:rsidRDefault="00F14831" w:rsidP="00F14831">
      <w:pPr>
        <w:numPr>
          <w:ilvl w:val="0"/>
          <w:numId w:val="41"/>
        </w:numPr>
        <w:tabs>
          <w:tab w:val="clear" w:pos="720"/>
        </w:tabs>
        <w:spacing w:after="120" w:line="360" w:lineRule="auto"/>
        <w:ind w:left="0" w:firstLine="360"/>
        <w:jc w:val="both"/>
        <w:rPr>
          <w:rFonts w:ascii="Times New Roman" w:hAnsi="Times New Roman" w:cs="Times New Roman"/>
          <w:bCs/>
          <w:sz w:val="24"/>
          <w:szCs w:val="24"/>
        </w:rPr>
      </w:pPr>
      <w:r w:rsidRPr="00BE4CB0">
        <w:rPr>
          <w:rFonts w:ascii="Times New Roman" w:hAnsi="Times New Roman" w:cs="Times New Roman"/>
          <w:b/>
          <w:bCs/>
          <w:sz w:val="24"/>
          <w:szCs w:val="24"/>
        </w:rPr>
        <w:t xml:space="preserve">Pseudonymisation des données sensibles </w:t>
      </w:r>
      <w:r w:rsidRPr="00BE4CB0">
        <w:rPr>
          <w:rFonts w:ascii="Times New Roman" w:hAnsi="Times New Roman" w:cs="Times New Roman"/>
          <w:bCs/>
          <w:sz w:val="24"/>
          <w:szCs w:val="24"/>
        </w:rPr>
        <w:t>: Toutes les données collectées sont anonymisées ou pseudonymisées avant d’être exploitées à des fins d’analyse.</w:t>
      </w:r>
    </w:p>
    <w:p w14:paraId="23FE6211" w14:textId="77777777" w:rsidR="00F14831" w:rsidRPr="00BE4CB0" w:rsidRDefault="00F14831" w:rsidP="00F14831">
      <w:pPr>
        <w:numPr>
          <w:ilvl w:val="0"/>
          <w:numId w:val="41"/>
        </w:numPr>
        <w:tabs>
          <w:tab w:val="clear" w:pos="720"/>
        </w:tabs>
        <w:spacing w:after="120" w:line="360" w:lineRule="auto"/>
        <w:ind w:left="0" w:firstLine="360"/>
        <w:jc w:val="both"/>
        <w:rPr>
          <w:rFonts w:ascii="Times New Roman" w:hAnsi="Times New Roman" w:cs="Times New Roman"/>
          <w:bCs/>
          <w:sz w:val="24"/>
          <w:szCs w:val="24"/>
        </w:rPr>
      </w:pPr>
      <w:r w:rsidRPr="00BE4CB0">
        <w:rPr>
          <w:rFonts w:ascii="Times New Roman" w:hAnsi="Times New Roman" w:cs="Times New Roman"/>
          <w:b/>
          <w:bCs/>
          <w:sz w:val="24"/>
          <w:szCs w:val="24"/>
        </w:rPr>
        <w:t xml:space="preserve">Consentement explicite </w:t>
      </w:r>
      <w:r w:rsidRPr="00BE4CB0">
        <w:rPr>
          <w:rFonts w:ascii="Times New Roman" w:hAnsi="Times New Roman" w:cs="Times New Roman"/>
          <w:bCs/>
          <w:sz w:val="24"/>
          <w:szCs w:val="24"/>
        </w:rPr>
        <w:t>: Les tableaux de bord de gestion des préférences permettent aux clients de contrôler l’utilisation de leurs données, en conformité avec les recommandations de la CNIL (CNIL, 2023).</w:t>
      </w:r>
    </w:p>
    <w:p w14:paraId="7104E8E6" w14:textId="77777777" w:rsidR="00F14831" w:rsidRPr="00BE4CB0" w:rsidRDefault="00F14831" w:rsidP="00F14831">
      <w:pPr>
        <w:numPr>
          <w:ilvl w:val="0"/>
          <w:numId w:val="41"/>
        </w:numPr>
        <w:tabs>
          <w:tab w:val="clear" w:pos="720"/>
        </w:tabs>
        <w:spacing w:after="120" w:line="360" w:lineRule="auto"/>
        <w:ind w:left="0" w:firstLine="360"/>
        <w:jc w:val="both"/>
        <w:rPr>
          <w:rFonts w:ascii="Times New Roman" w:hAnsi="Times New Roman" w:cs="Times New Roman"/>
          <w:bCs/>
          <w:sz w:val="24"/>
          <w:szCs w:val="24"/>
        </w:rPr>
      </w:pPr>
      <w:r w:rsidRPr="00BE4CB0">
        <w:rPr>
          <w:rFonts w:ascii="Times New Roman" w:hAnsi="Times New Roman" w:cs="Times New Roman"/>
          <w:b/>
          <w:bCs/>
          <w:sz w:val="24"/>
          <w:szCs w:val="24"/>
        </w:rPr>
        <w:t xml:space="preserve">Audits internes réguliers </w:t>
      </w:r>
      <w:r w:rsidRPr="00BE4CB0">
        <w:rPr>
          <w:rFonts w:ascii="Times New Roman" w:hAnsi="Times New Roman" w:cs="Times New Roman"/>
          <w:bCs/>
          <w:sz w:val="24"/>
          <w:szCs w:val="24"/>
        </w:rPr>
        <w:t>: Des contrôles fréquents garantissent que les systèmes respectent les principes du RGPD, réduisant ainsi le risque de non-conformité.</w:t>
      </w:r>
    </w:p>
    <w:p w14:paraId="1B071D1F" w14:textId="77777777" w:rsidR="00F96FF0" w:rsidRDefault="00F96FF0" w:rsidP="00D16ACA">
      <w:pPr>
        <w:tabs>
          <w:tab w:val="left" w:pos="3870"/>
        </w:tabs>
        <w:spacing w:before="120" w:after="100" w:afterAutospacing="1" w:line="324" w:lineRule="auto"/>
        <w:jc w:val="both"/>
        <w:rPr>
          <w:rFonts w:ascii="Times New Roman" w:hAnsi="Times New Roman" w:cs="Times New Roman"/>
          <w:sz w:val="2"/>
          <w:szCs w:val="2"/>
        </w:rPr>
      </w:pPr>
    </w:p>
    <w:p w14:paraId="69084A84" w14:textId="77777777" w:rsidR="00F14831" w:rsidRDefault="00F14831" w:rsidP="00D16ACA">
      <w:pPr>
        <w:tabs>
          <w:tab w:val="left" w:pos="3870"/>
        </w:tabs>
        <w:spacing w:before="120" w:after="100" w:afterAutospacing="1" w:line="324" w:lineRule="auto"/>
        <w:jc w:val="both"/>
        <w:rPr>
          <w:rFonts w:ascii="Times New Roman" w:hAnsi="Times New Roman" w:cs="Times New Roman"/>
          <w:sz w:val="2"/>
          <w:szCs w:val="2"/>
        </w:rPr>
      </w:pPr>
    </w:p>
    <w:p w14:paraId="12938532" w14:textId="5B925798" w:rsidR="008417CF" w:rsidRDefault="008417CF">
      <w:pPr>
        <w:rPr>
          <w:rFonts w:ascii="Times New Roman" w:hAnsi="Times New Roman" w:cs="Times New Roman"/>
          <w:sz w:val="24"/>
          <w:szCs w:val="24"/>
        </w:rPr>
      </w:pPr>
      <w:r>
        <w:rPr>
          <w:rFonts w:ascii="Times New Roman" w:hAnsi="Times New Roman" w:cs="Times New Roman"/>
          <w:sz w:val="24"/>
          <w:szCs w:val="24"/>
        </w:rPr>
        <w:br w:type="page"/>
      </w:r>
    </w:p>
    <w:p w14:paraId="18374DD2" w14:textId="77777777" w:rsidR="00F11C10" w:rsidRPr="00F11C10" w:rsidRDefault="00F11C10" w:rsidP="00F11C10">
      <w:pPr>
        <w:rPr>
          <w:rFonts w:ascii="Times New Roman" w:hAnsi="Times New Roman" w:cs="Times New Roman"/>
          <w:sz w:val="24"/>
          <w:szCs w:val="24"/>
        </w:rPr>
      </w:pPr>
    </w:p>
    <w:p w14:paraId="40697DD8" w14:textId="77777777" w:rsidR="00F11C10" w:rsidRPr="00F11C10" w:rsidRDefault="00F11C10" w:rsidP="00F11C10">
      <w:pPr>
        <w:rPr>
          <w:rFonts w:ascii="Times New Roman" w:hAnsi="Times New Roman" w:cs="Times New Roman"/>
          <w:sz w:val="24"/>
          <w:szCs w:val="24"/>
        </w:rPr>
      </w:pPr>
      <w:r w:rsidRPr="00F11C10">
        <w:rPr>
          <w:rFonts w:ascii="Times New Roman" w:hAnsi="Times New Roman" w:cs="Times New Roman"/>
          <w:sz w:val="24"/>
          <w:szCs w:val="24"/>
        </w:rPr>
        <w:t xml:space="preserve"> </w:t>
      </w:r>
    </w:p>
    <w:p w14:paraId="2A0DA787" w14:textId="77777777" w:rsidR="00470C3D" w:rsidRPr="00470C3D" w:rsidRDefault="00470C3D" w:rsidP="00470C3D">
      <w:pPr>
        <w:rPr>
          <w:rFonts w:ascii="Times New Roman" w:hAnsi="Times New Roman" w:cs="Times New Roman"/>
          <w:sz w:val="24"/>
          <w:szCs w:val="24"/>
        </w:rPr>
      </w:pPr>
      <w:r w:rsidRPr="00470C3D">
        <w:rPr>
          <w:rFonts w:ascii="Times New Roman" w:hAnsi="Times New Roman" w:cs="Times New Roman"/>
          <w:sz w:val="24"/>
          <w:szCs w:val="24"/>
        </w:rPr>
        <w:t xml:space="preserve"> </w:t>
      </w:r>
    </w:p>
    <w:p w14:paraId="68E0BAA3" w14:textId="77777777" w:rsidR="00470C3D" w:rsidRPr="00470C3D" w:rsidRDefault="00470C3D" w:rsidP="00470C3D">
      <w:pPr>
        <w:rPr>
          <w:rFonts w:ascii="Times New Roman" w:hAnsi="Times New Roman" w:cs="Times New Roman"/>
          <w:sz w:val="24"/>
          <w:szCs w:val="24"/>
        </w:rPr>
      </w:pPr>
    </w:p>
    <w:p w14:paraId="1064DBD4" w14:textId="77777777" w:rsidR="005A1BA2" w:rsidRDefault="005A1BA2" w:rsidP="00470C3D">
      <w:pPr>
        <w:rPr>
          <w:rFonts w:ascii="Times New Roman" w:hAnsi="Times New Roman" w:cs="Times New Roman"/>
          <w:sz w:val="24"/>
          <w:szCs w:val="24"/>
        </w:rPr>
      </w:pPr>
    </w:p>
    <w:p w14:paraId="08521AFA" w14:textId="77777777" w:rsidR="005F79EC" w:rsidRPr="00332531" w:rsidRDefault="005F79EC" w:rsidP="0082001B">
      <w:pPr>
        <w:tabs>
          <w:tab w:val="left" w:pos="3870"/>
        </w:tabs>
        <w:spacing w:before="120" w:after="100" w:afterAutospacing="1" w:line="324" w:lineRule="auto"/>
        <w:jc w:val="both"/>
        <w:rPr>
          <w:rFonts w:ascii="Times New Roman" w:hAnsi="Times New Roman" w:cs="Times New Roman"/>
          <w:sz w:val="24"/>
          <w:szCs w:val="24"/>
        </w:rPr>
      </w:pPr>
    </w:p>
    <w:p w14:paraId="50E19CD2" w14:textId="77777777" w:rsidR="008037BA" w:rsidRDefault="008037BA" w:rsidP="00981856">
      <w:pPr>
        <w:pStyle w:val="Sansinterligne"/>
        <w:jc w:val="center"/>
        <w:rPr>
          <w:rFonts w:ascii="Baskerville Old Face" w:hAnsi="Baskerville Old Face"/>
          <w:sz w:val="28"/>
          <w:szCs w:val="28"/>
        </w:rPr>
      </w:pPr>
    </w:p>
    <w:p w14:paraId="7A4A005F" w14:textId="77777777" w:rsidR="008037BA" w:rsidRDefault="008037BA" w:rsidP="00981856">
      <w:pPr>
        <w:pStyle w:val="Sansinterligne"/>
        <w:jc w:val="center"/>
        <w:rPr>
          <w:rFonts w:ascii="Baskerville Old Face" w:hAnsi="Baskerville Old Face"/>
          <w:sz w:val="28"/>
          <w:szCs w:val="28"/>
        </w:rPr>
      </w:pPr>
    </w:p>
    <w:p w14:paraId="03FD45C9" w14:textId="77777777" w:rsidR="008037BA" w:rsidRDefault="008037BA" w:rsidP="004B2282">
      <w:pPr>
        <w:pStyle w:val="Sansinterligne"/>
        <w:rPr>
          <w:rFonts w:ascii="Baskerville Old Face" w:hAnsi="Baskerville Old Face"/>
          <w:sz w:val="28"/>
          <w:szCs w:val="28"/>
        </w:rPr>
      </w:pPr>
    </w:p>
    <w:p w14:paraId="266ADA81" w14:textId="77777777" w:rsidR="008037BA" w:rsidRDefault="008037BA" w:rsidP="00981856">
      <w:pPr>
        <w:pStyle w:val="Sansinterligne"/>
        <w:jc w:val="center"/>
        <w:rPr>
          <w:rFonts w:ascii="Baskerville Old Face" w:hAnsi="Baskerville Old Face"/>
          <w:sz w:val="28"/>
          <w:szCs w:val="28"/>
        </w:rPr>
      </w:pPr>
    </w:p>
    <w:p w14:paraId="6C4D6053" w14:textId="4714313D" w:rsidR="008037BA" w:rsidRDefault="008037BA" w:rsidP="004B2282">
      <w:pPr>
        <w:pStyle w:val="Sansinterligne"/>
        <w:rPr>
          <w:rFonts w:ascii="Baskerville Old Face" w:hAnsi="Baskerville Old Face"/>
          <w:sz w:val="28"/>
          <w:szCs w:val="28"/>
        </w:rPr>
      </w:pPr>
    </w:p>
    <w:p w14:paraId="6F754BB5" w14:textId="6CB1DE1A" w:rsidR="008037BA" w:rsidRPr="00BB7ACD" w:rsidRDefault="00000000" w:rsidP="00981856">
      <w:pPr>
        <w:pStyle w:val="Sansinterligne"/>
        <w:jc w:val="center"/>
        <w:rPr>
          <w:rFonts w:ascii="Baskerville Old Face" w:hAnsi="Baskerville Old Face"/>
          <w:sz w:val="50"/>
          <w:szCs w:val="50"/>
        </w:rPr>
      </w:pPr>
      <w:r>
        <w:rPr>
          <w:noProof/>
          <w:color w:val="000000" w:themeColor="text1"/>
          <w:sz w:val="80"/>
          <w:szCs w:val="80"/>
          <w:lang w:eastAsia="fr-FR"/>
        </w:rPr>
        <w:pict w14:anchorId="0EDB193A">
          <v:shape id="Parchemin horizontal 183" o:spid="_x0000_s2137" type="#_x0000_t98" style="position:absolute;left:0;text-align:left;margin-left:-23.15pt;margin-top:20.2pt;width:499.5pt;height:141.5pt;z-index:-251653120;visibility:visible;mso-position-horizontal-relative:margin;mso-width-relative:margin;mso-height-relative:margin;v-text-anchor:middle" fillcolor="#2e74b5 [2404]" strokecolor="#4472c4 [3208]" strokeweight=".5pt">
            <v:fill color2="#050803 [169]" rotate="t"/>
            <v:stroke joinstyle="miter"/>
            <v:textbox style="mso-next-textbox:#Parchemin horizontal 183">
              <w:txbxContent>
                <w:p w14:paraId="62E817A0" w14:textId="77777777" w:rsidR="000F5528" w:rsidRPr="00BB7ACD" w:rsidRDefault="000F5528" w:rsidP="00BB7ACD">
                  <w:pPr>
                    <w:pStyle w:val="Sansinterligne"/>
                    <w:jc w:val="center"/>
                    <w:rPr>
                      <w:rFonts w:ascii="Baskerville Old Face" w:hAnsi="Baskerville Old Face"/>
                      <w:sz w:val="50"/>
                      <w:szCs w:val="50"/>
                    </w:rPr>
                  </w:pPr>
                </w:p>
                <w:p w14:paraId="7CDF4284" w14:textId="77777777" w:rsidR="000F5528" w:rsidRDefault="000F5528" w:rsidP="00BB7ACD">
                  <w:pPr>
                    <w:ind w:left="142" w:hanging="284"/>
                    <w:rPr>
                      <w:rFonts w:ascii="Times New Roman" w:eastAsia="Calibri" w:hAnsi="Times New Roman" w:cs="Times New Roman"/>
                      <w:b/>
                      <w:sz w:val="24"/>
                      <w:szCs w:val="24"/>
                      <w:lang w:val="en-US" w:eastAsia="fr-FR" w:bidi="en-US"/>
                    </w:rPr>
                  </w:pPr>
                  <w:r>
                    <w:rPr>
                      <w:rFonts w:ascii="Times New Roman" w:eastAsia="Calibri" w:hAnsi="Times New Roman" w:cs="Times New Roman"/>
                      <w:b/>
                      <w:sz w:val="24"/>
                      <w:szCs w:val="24"/>
                      <w:lang w:val="en-US" w:eastAsia="fr-FR" w:bidi="en-US"/>
                    </w:rPr>
                    <w:br w:type="page"/>
                  </w:r>
                </w:p>
                <w:p w14:paraId="1C07C9A7" w14:textId="77777777" w:rsidR="000F5528" w:rsidRPr="009E6E5B" w:rsidRDefault="000F5528" w:rsidP="00BB7ACD">
                  <w:pPr>
                    <w:jc w:val="center"/>
                    <w:rPr>
                      <w:sz w:val="40"/>
                      <w:szCs w:val="40"/>
                    </w:rPr>
                  </w:pPr>
                </w:p>
              </w:txbxContent>
            </v:textbox>
            <w10:wrap anchorx="margin"/>
          </v:shape>
        </w:pict>
      </w:r>
    </w:p>
    <w:p w14:paraId="01E64CD4" w14:textId="77777777" w:rsidR="00BB7ACD" w:rsidRPr="00BB7ACD" w:rsidRDefault="00BB7ACD" w:rsidP="00981856">
      <w:pPr>
        <w:pStyle w:val="Sansinterligne"/>
        <w:jc w:val="center"/>
        <w:rPr>
          <w:rFonts w:ascii="Baskerville Old Face" w:hAnsi="Baskerville Old Face"/>
          <w:sz w:val="12"/>
          <w:szCs w:val="12"/>
        </w:rPr>
      </w:pPr>
    </w:p>
    <w:p w14:paraId="7B1E0E0B" w14:textId="77777777" w:rsidR="008037BA" w:rsidRDefault="008037BA" w:rsidP="00981856">
      <w:pPr>
        <w:pStyle w:val="Sansinterligne"/>
        <w:jc w:val="center"/>
        <w:rPr>
          <w:rFonts w:ascii="Baskerville Old Face" w:hAnsi="Baskerville Old Face"/>
          <w:sz w:val="28"/>
          <w:szCs w:val="28"/>
        </w:rPr>
      </w:pPr>
    </w:p>
    <w:p w14:paraId="4B0DC292" w14:textId="249FEEA9" w:rsidR="008D609A" w:rsidRPr="00F277FC" w:rsidRDefault="008D609A" w:rsidP="00FC440D">
      <w:pPr>
        <w:pStyle w:val="Titre1"/>
        <w:jc w:val="center"/>
        <w:rPr>
          <w:rFonts w:ascii="Arial Rounded MT Bold" w:hAnsi="Arial Rounded MT Bold" w:cs="Times New Roman"/>
          <w:b/>
          <w:color w:val="auto"/>
          <w:sz w:val="56"/>
          <w:szCs w:val="56"/>
        </w:rPr>
      </w:pPr>
      <w:bookmarkStart w:id="49" w:name="_Toc194255013"/>
      <w:r w:rsidRPr="00F277FC">
        <w:rPr>
          <w:rFonts w:ascii="Arial Rounded MT Bold" w:hAnsi="Arial Rounded MT Bold" w:cs="Times New Roman"/>
          <w:b/>
          <w:color w:val="auto"/>
          <w:sz w:val="56"/>
          <w:szCs w:val="56"/>
        </w:rPr>
        <w:t>C</w:t>
      </w:r>
      <w:r w:rsidR="008869C4" w:rsidRPr="00F277FC">
        <w:rPr>
          <w:rFonts w:ascii="Arial Rounded MT Bold" w:hAnsi="Arial Rounded MT Bold" w:cs="Times New Roman"/>
          <w:b/>
          <w:color w:val="auto"/>
          <w:sz w:val="56"/>
          <w:szCs w:val="56"/>
        </w:rPr>
        <w:t>HAPITRE</w:t>
      </w:r>
      <w:r w:rsidRPr="00F277FC">
        <w:rPr>
          <w:rFonts w:ascii="Arial Rounded MT Bold" w:hAnsi="Arial Rounded MT Bold" w:cs="Times New Roman"/>
          <w:b/>
          <w:color w:val="auto"/>
          <w:sz w:val="56"/>
          <w:szCs w:val="56"/>
        </w:rPr>
        <w:t xml:space="preserve"> II: </w:t>
      </w:r>
      <w:r w:rsidR="00F277FC" w:rsidRPr="00F277FC">
        <w:rPr>
          <w:rFonts w:ascii="Arial Rounded MT Bold" w:hAnsi="Arial Rounded MT Bold" w:cs="Times New Roman"/>
          <w:b/>
          <w:color w:val="auto"/>
          <w:sz w:val="56"/>
          <w:szCs w:val="56"/>
        </w:rPr>
        <w:t>CADRE THEORIQUE ET CONCEPTUEL</w:t>
      </w:r>
      <w:bookmarkEnd w:id="49"/>
    </w:p>
    <w:p w14:paraId="69EE2E48" w14:textId="77777777" w:rsidR="008037BA" w:rsidRDefault="008037BA" w:rsidP="00981856">
      <w:pPr>
        <w:pStyle w:val="Sansinterligne"/>
        <w:jc w:val="center"/>
        <w:rPr>
          <w:rFonts w:ascii="Baskerville Old Face" w:hAnsi="Baskerville Old Face"/>
          <w:sz w:val="28"/>
          <w:szCs w:val="28"/>
        </w:rPr>
      </w:pPr>
    </w:p>
    <w:p w14:paraId="717278CA" w14:textId="77777777" w:rsidR="008037BA" w:rsidRDefault="008037BA" w:rsidP="00981856">
      <w:pPr>
        <w:pStyle w:val="Sansinterligne"/>
        <w:jc w:val="center"/>
        <w:rPr>
          <w:rFonts w:ascii="Baskerville Old Face" w:hAnsi="Baskerville Old Face"/>
          <w:sz w:val="28"/>
          <w:szCs w:val="28"/>
        </w:rPr>
      </w:pPr>
    </w:p>
    <w:p w14:paraId="4F90C828" w14:textId="77777777" w:rsidR="008037BA" w:rsidRDefault="008037BA" w:rsidP="00981856">
      <w:pPr>
        <w:pStyle w:val="Sansinterligne"/>
        <w:jc w:val="center"/>
        <w:rPr>
          <w:rFonts w:ascii="Baskerville Old Face" w:hAnsi="Baskerville Old Face"/>
          <w:sz w:val="28"/>
          <w:szCs w:val="28"/>
        </w:rPr>
      </w:pPr>
    </w:p>
    <w:p w14:paraId="005B7A3B" w14:textId="77777777" w:rsidR="008037BA" w:rsidRDefault="008037BA" w:rsidP="00981856">
      <w:pPr>
        <w:pStyle w:val="Sansinterligne"/>
        <w:jc w:val="center"/>
        <w:rPr>
          <w:rFonts w:ascii="Baskerville Old Face" w:hAnsi="Baskerville Old Face"/>
          <w:sz w:val="28"/>
          <w:szCs w:val="28"/>
        </w:rPr>
      </w:pPr>
    </w:p>
    <w:p w14:paraId="506CD8CA" w14:textId="77777777" w:rsidR="008037BA" w:rsidRDefault="008037BA" w:rsidP="00981856">
      <w:pPr>
        <w:pStyle w:val="Sansinterligne"/>
        <w:jc w:val="center"/>
        <w:rPr>
          <w:rFonts w:ascii="Baskerville Old Face" w:hAnsi="Baskerville Old Face"/>
          <w:sz w:val="28"/>
          <w:szCs w:val="28"/>
        </w:rPr>
      </w:pPr>
    </w:p>
    <w:p w14:paraId="7AC58F6D" w14:textId="77777777" w:rsidR="008037BA" w:rsidRDefault="008037BA" w:rsidP="00981856">
      <w:pPr>
        <w:pStyle w:val="Sansinterligne"/>
        <w:jc w:val="center"/>
        <w:rPr>
          <w:rFonts w:ascii="Baskerville Old Face" w:hAnsi="Baskerville Old Face"/>
          <w:sz w:val="28"/>
          <w:szCs w:val="28"/>
        </w:rPr>
      </w:pPr>
    </w:p>
    <w:p w14:paraId="081C5338" w14:textId="77777777" w:rsidR="008037BA" w:rsidRDefault="008037BA" w:rsidP="00981856">
      <w:pPr>
        <w:pStyle w:val="Sansinterligne"/>
        <w:jc w:val="center"/>
        <w:rPr>
          <w:rFonts w:ascii="Baskerville Old Face" w:hAnsi="Baskerville Old Face"/>
          <w:sz w:val="28"/>
          <w:szCs w:val="28"/>
        </w:rPr>
      </w:pPr>
    </w:p>
    <w:p w14:paraId="41B14051" w14:textId="77777777" w:rsidR="008037BA" w:rsidRDefault="008037BA" w:rsidP="00981856">
      <w:pPr>
        <w:pStyle w:val="Sansinterligne"/>
        <w:jc w:val="center"/>
        <w:rPr>
          <w:rFonts w:ascii="Baskerville Old Face" w:hAnsi="Baskerville Old Face"/>
          <w:sz w:val="28"/>
          <w:szCs w:val="28"/>
        </w:rPr>
      </w:pPr>
    </w:p>
    <w:p w14:paraId="47FD4D60" w14:textId="77777777" w:rsidR="008B57C6" w:rsidRPr="00332531" w:rsidRDefault="008B57C6">
      <w:pPr>
        <w:rPr>
          <w:rFonts w:ascii="Times New Roman" w:eastAsiaTheme="majorEastAsia" w:hAnsi="Times New Roman" w:cs="Times New Roman"/>
          <w:b/>
          <w:bCs/>
          <w:sz w:val="24"/>
          <w:szCs w:val="24"/>
        </w:rPr>
      </w:pPr>
      <w:bookmarkStart w:id="50" w:name="_Toc26966385"/>
      <w:r w:rsidRPr="00332531">
        <w:rPr>
          <w:rFonts w:ascii="Times New Roman" w:hAnsi="Times New Roman" w:cs="Times New Roman"/>
          <w:sz w:val="24"/>
          <w:szCs w:val="24"/>
        </w:rPr>
        <w:br w:type="page"/>
      </w:r>
    </w:p>
    <w:p w14:paraId="2C42951E" w14:textId="77777777" w:rsidR="00A72099" w:rsidRDefault="00A72099" w:rsidP="00A72099">
      <w:pPr>
        <w:spacing w:after="120" w:line="360" w:lineRule="auto"/>
        <w:ind w:firstLine="708"/>
        <w:jc w:val="both"/>
        <w:rPr>
          <w:rFonts w:ascii="Times New Roman" w:hAnsi="Times New Roman" w:cs="Times New Roman"/>
          <w:sz w:val="24"/>
          <w:szCs w:val="24"/>
        </w:rPr>
      </w:pPr>
      <w:r w:rsidRPr="00831DCF">
        <w:rPr>
          <w:rFonts w:ascii="Times New Roman" w:hAnsi="Times New Roman" w:cs="Times New Roman"/>
          <w:sz w:val="24"/>
          <w:szCs w:val="24"/>
        </w:rPr>
        <w:lastRenderedPageBreak/>
        <w:t>Ce chapitre constitue le socle théorique et conceptuel de cette recherche, en s’appuyant sur des études académiques et des cas d’entreprises pour examiner l’interaction entre la gestion responsable des données et l’efficacité du marketing digital. Le cadre théorique s’articule autour d’une analyse des régulations, des tendances actuelles, et des cas pratiques, tandis que le cadre conceptuel formalise les hypothèses de recherche et présente un modèle analytique clair.</w:t>
      </w:r>
    </w:p>
    <w:p w14:paraId="5B8E2F92" w14:textId="67E61244" w:rsidR="005F79EC" w:rsidRPr="00255A5F" w:rsidRDefault="00776ACA" w:rsidP="00DD0A83">
      <w:pPr>
        <w:pStyle w:val="Titre2"/>
        <w:rPr>
          <w:rFonts w:ascii="Arial Rounded MT Bold" w:hAnsi="Arial Rounded MT Bold"/>
          <w:color w:val="auto"/>
        </w:rPr>
      </w:pPr>
      <w:bookmarkStart w:id="51" w:name="_Toc194255014"/>
      <w:r w:rsidRPr="00255A5F">
        <w:rPr>
          <w:rFonts w:ascii="Arial Rounded MT Bold" w:hAnsi="Arial Rounded MT Bold"/>
          <w:color w:val="auto"/>
        </w:rPr>
        <w:t>II.1</w:t>
      </w:r>
      <w:r w:rsidR="00D84E9D" w:rsidRPr="00255A5F">
        <w:rPr>
          <w:rFonts w:ascii="Arial Rounded MT Bold" w:hAnsi="Arial Rounded MT Bold"/>
          <w:color w:val="auto"/>
        </w:rPr>
        <w:t>-</w:t>
      </w:r>
      <w:r w:rsidRPr="00255A5F">
        <w:rPr>
          <w:rFonts w:ascii="Arial Rounded MT Bold" w:hAnsi="Arial Rounded MT Bold"/>
          <w:color w:val="auto"/>
        </w:rPr>
        <w:t xml:space="preserve"> </w:t>
      </w:r>
      <w:bookmarkEnd w:id="50"/>
      <w:r w:rsidR="00A72099" w:rsidRPr="00A72099">
        <w:rPr>
          <w:rFonts w:ascii="Arial Rounded MT Bold" w:hAnsi="Arial Rounded MT Bold"/>
          <w:color w:val="auto"/>
        </w:rPr>
        <w:t>Cadre théorique : Analyse des approches liées à la confidentialité des données et au marketing digital</w:t>
      </w:r>
      <w:bookmarkEnd w:id="51"/>
    </w:p>
    <w:p w14:paraId="78C3C9C1" w14:textId="77777777" w:rsidR="00255A5F" w:rsidRPr="00B00427" w:rsidRDefault="00255A5F" w:rsidP="00255A5F">
      <w:pPr>
        <w:rPr>
          <w:sz w:val="2"/>
          <w:szCs w:val="2"/>
        </w:rPr>
      </w:pPr>
    </w:p>
    <w:p w14:paraId="0A1FE987" w14:textId="2BF7D706" w:rsidR="00DF3A76" w:rsidRPr="00DF3A76" w:rsidRDefault="00776ACA" w:rsidP="00255A5F">
      <w:pPr>
        <w:pStyle w:val="Titre3"/>
        <w:spacing w:after="120"/>
        <w:rPr>
          <w:rFonts w:ascii="Times New Roman" w:hAnsi="Times New Roman" w:cs="Times New Roman"/>
          <w:b/>
          <w:color w:val="auto"/>
        </w:rPr>
      </w:pPr>
      <w:bookmarkStart w:id="52" w:name="_Toc26966386"/>
      <w:bookmarkStart w:id="53" w:name="_Toc194255015"/>
      <w:r w:rsidRPr="00F24668">
        <w:rPr>
          <w:rFonts w:ascii="Times New Roman" w:hAnsi="Times New Roman" w:cs="Times New Roman"/>
          <w:b/>
          <w:color w:val="auto"/>
        </w:rPr>
        <w:t>II.1.1</w:t>
      </w:r>
      <w:r w:rsidR="00D84E9D">
        <w:rPr>
          <w:rFonts w:ascii="Times New Roman" w:hAnsi="Times New Roman" w:cs="Times New Roman"/>
          <w:b/>
          <w:color w:val="auto"/>
        </w:rPr>
        <w:t>-</w:t>
      </w:r>
      <w:r w:rsidRPr="00F24668">
        <w:rPr>
          <w:rFonts w:ascii="Times New Roman" w:hAnsi="Times New Roman" w:cs="Times New Roman"/>
          <w:b/>
          <w:color w:val="auto"/>
        </w:rPr>
        <w:t xml:space="preserve"> </w:t>
      </w:r>
      <w:bookmarkEnd w:id="52"/>
      <w:r w:rsidR="00A72099" w:rsidRPr="00A72099">
        <w:rPr>
          <w:rFonts w:ascii="Times New Roman" w:hAnsi="Times New Roman" w:cs="Times New Roman"/>
          <w:b/>
          <w:color w:val="auto"/>
        </w:rPr>
        <w:t>Études générales sur la confidentialité et les cadres réglementaires</w:t>
      </w:r>
      <w:bookmarkEnd w:id="53"/>
    </w:p>
    <w:p w14:paraId="41970E46" w14:textId="77777777" w:rsidR="00A72099" w:rsidRPr="00831DCF" w:rsidRDefault="00A72099" w:rsidP="00A72099">
      <w:pPr>
        <w:spacing w:after="120" w:line="360" w:lineRule="auto"/>
        <w:ind w:firstLine="708"/>
        <w:jc w:val="both"/>
        <w:rPr>
          <w:rFonts w:ascii="Times New Roman" w:hAnsi="Times New Roman" w:cs="Times New Roman"/>
          <w:sz w:val="24"/>
          <w:szCs w:val="24"/>
        </w:rPr>
      </w:pPr>
      <w:r w:rsidRPr="00831DCF">
        <w:rPr>
          <w:rFonts w:ascii="Times New Roman" w:hAnsi="Times New Roman" w:cs="Times New Roman"/>
          <w:sz w:val="24"/>
          <w:szCs w:val="24"/>
        </w:rPr>
        <w:t>Les cadres réglementaires jouent un rôle crucial dans la protection des données personnelles et la responsabilisation des entreprises. Le RGPD, adopté en 2018, représente un tournant dans la gestion des données en Europe, introduisant des concepts tels que la minimisation des données, le droit à l’effacement, et le consentement éclairé (Voigt &amp; Von dem Bussche, 2017).</w:t>
      </w:r>
    </w:p>
    <w:p w14:paraId="5B0B6CD1" w14:textId="77777777" w:rsidR="00A72099" w:rsidRDefault="00A72099" w:rsidP="00A72099">
      <w:pPr>
        <w:spacing w:after="120" w:line="360" w:lineRule="auto"/>
        <w:ind w:firstLine="708"/>
        <w:jc w:val="both"/>
        <w:rPr>
          <w:rFonts w:ascii="Times New Roman" w:hAnsi="Times New Roman" w:cs="Times New Roman"/>
          <w:sz w:val="24"/>
          <w:szCs w:val="24"/>
        </w:rPr>
      </w:pPr>
      <w:r w:rsidRPr="00831DCF">
        <w:rPr>
          <w:rFonts w:ascii="Times New Roman" w:hAnsi="Times New Roman" w:cs="Times New Roman"/>
          <w:sz w:val="24"/>
          <w:szCs w:val="24"/>
        </w:rPr>
        <w:t>À l'échelle internationale, d'autres régulations émergent pour encadrer la collecte et l'utilisation des données, comme la California Consumer Privacy Act (CCPA) aux États-Unis, qui renforce les droits des consommateurs sur leurs données (Tikkinen-Piri et al., 2018).</w:t>
      </w:r>
      <w:r>
        <w:rPr>
          <w:rFonts w:ascii="Times New Roman" w:hAnsi="Times New Roman" w:cs="Times New Roman"/>
          <w:sz w:val="24"/>
          <w:szCs w:val="24"/>
        </w:rPr>
        <w:t xml:space="preserve"> </w:t>
      </w:r>
      <w:r w:rsidRPr="00DB2745">
        <w:rPr>
          <w:rFonts w:ascii="Times New Roman" w:hAnsi="Times New Roman" w:cs="Times New Roman"/>
          <w:sz w:val="24"/>
          <w:szCs w:val="24"/>
        </w:rPr>
        <w:t>Les problématiques liées à la confidentialité des données s’inscrivent dans un cadre multidimensionnel, mêlant des considérations légales, éthiques et sociétales. Ces approches permettent de comprendre non seulement les implications des régulations, mais aussi les perceptions des individus face à l’utilisation de leurs données personnelles dans un environnement numérique.</w:t>
      </w:r>
    </w:p>
    <w:p w14:paraId="3FA3D92E" w14:textId="6593FCEF" w:rsidR="00A72099" w:rsidRPr="00D67FF8" w:rsidRDefault="00A72099" w:rsidP="00D67FF8">
      <w:pPr>
        <w:pStyle w:val="Titre3"/>
        <w:spacing w:line="360" w:lineRule="auto"/>
        <w:jc w:val="both"/>
        <w:rPr>
          <w:rFonts w:ascii="Times New Roman" w:hAnsi="Times New Roman" w:cs="Times New Roman"/>
          <w:b/>
          <w:color w:val="auto"/>
        </w:rPr>
      </w:pPr>
      <w:bookmarkStart w:id="54" w:name="_Toc194255016"/>
      <w:r w:rsidRPr="00F24668">
        <w:rPr>
          <w:rFonts w:ascii="Times New Roman" w:hAnsi="Times New Roman" w:cs="Times New Roman"/>
          <w:b/>
          <w:color w:val="auto"/>
        </w:rPr>
        <w:t>II.1.1</w:t>
      </w:r>
      <w:r w:rsidRPr="00D67FF8">
        <w:rPr>
          <w:rFonts w:ascii="Times New Roman" w:hAnsi="Times New Roman" w:cs="Times New Roman"/>
          <w:b/>
          <w:color w:val="auto"/>
        </w:rPr>
        <w:t>.1</w:t>
      </w:r>
      <w:r>
        <w:rPr>
          <w:rFonts w:ascii="Times New Roman" w:hAnsi="Times New Roman" w:cs="Times New Roman"/>
          <w:b/>
          <w:color w:val="auto"/>
        </w:rPr>
        <w:t>-</w:t>
      </w:r>
      <w:r w:rsidRPr="00F24668">
        <w:rPr>
          <w:rFonts w:ascii="Times New Roman" w:hAnsi="Times New Roman" w:cs="Times New Roman"/>
          <w:b/>
          <w:color w:val="auto"/>
        </w:rPr>
        <w:t xml:space="preserve"> </w:t>
      </w:r>
      <w:r w:rsidRPr="00D67FF8">
        <w:rPr>
          <w:rFonts w:ascii="Times New Roman" w:hAnsi="Times New Roman" w:cs="Times New Roman"/>
          <w:b/>
          <w:color w:val="auto"/>
        </w:rPr>
        <w:t>Approche légale et éthique</w:t>
      </w:r>
      <w:bookmarkEnd w:id="54"/>
    </w:p>
    <w:p w14:paraId="1D9F0C1F" w14:textId="77777777" w:rsidR="00A72099" w:rsidRPr="00350A9D" w:rsidRDefault="00A72099" w:rsidP="00B00427">
      <w:pPr>
        <w:spacing w:after="120" w:line="360" w:lineRule="auto"/>
        <w:ind w:firstLine="708"/>
        <w:jc w:val="both"/>
        <w:rPr>
          <w:rFonts w:ascii="Times New Roman" w:hAnsi="Times New Roman" w:cs="Times New Roman"/>
          <w:sz w:val="24"/>
          <w:szCs w:val="24"/>
        </w:rPr>
      </w:pPr>
      <w:r w:rsidRPr="00350A9D">
        <w:rPr>
          <w:rFonts w:ascii="Times New Roman" w:hAnsi="Times New Roman" w:cs="Times New Roman"/>
          <w:sz w:val="24"/>
          <w:szCs w:val="24"/>
        </w:rPr>
        <w:t>L'approche légale s'appuie sur des cadres comme le RGPD et le règlement ePrivacy, qui imposent des obligations telles que la transparence, le consentement éclairé, et la limitation des finalités de traitement (Voigt &amp; Von dem Bussche, 2017). Le RGPD fixe des règles générales sur la gestion des données personnelles, tandis que le règlement ePrivacy cible les communications électroniques et les outils comme les cookies (European Commission, 2023).</w:t>
      </w:r>
    </w:p>
    <w:p w14:paraId="79A0C6DE" w14:textId="77777777" w:rsidR="00A72099" w:rsidRDefault="00A72099" w:rsidP="00A72099">
      <w:pPr>
        <w:spacing w:after="120" w:line="360" w:lineRule="auto"/>
        <w:jc w:val="both"/>
        <w:rPr>
          <w:rFonts w:ascii="Times New Roman" w:hAnsi="Times New Roman" w:cs="Times New Roman"/>
          <w:sz w:val="24"/>
          <w:szCs w:val="24"/>
        </w:rPr>
      </w:pPr>
      <w:r w:rsidRPr="00350A9D">
        <w:rPr>
          <w:rFonts w:ascii="Times New Roman" w:hAnsi="Times New Roman" w:cs="Times New Roman"/>
          <w:sz w:val="24"/>
          <w:szCs w:val="24"/>
        </w:rPr>
        <w:t>Sur le plan éthique, ces régulations encouragent des pratiques telles que le </w:t>
      </w:r>
      <w:r w:rsidRPr="00350A9D">
        <w:rPr>
          <w:rFonts w:ascii="Times New Roman" w:hAnsi="Times New Roman" w:cs="Times New Roman"/>
          <w:i/>
          <w:iCs/>
          <w:sz w:val="24"/>
          <w:szCs w:val="24"/>
        </w:rPr>
        <w:t>privacy by design</w:t>
      </w:r>
      <w:r w:rsidRPr="00350A9D">
        <w:rPr>
          <w:rFonts w:ascii="Times New Roman" w:hAnsi="Times New Roman" w:cs="Times New Roman"/>
          <w:sz w:val="24"/>
          <w:szCs w:val="24"/>
        </w:rPr>
        <w:t>, qui vise à intégrer la protection des données dès la conception des systèmes et processus (Cavoukian, 2010). Ces initiatives renforcent la responsabilité des entreprises envers les droits des utilisateurs.</w:t>
      </w:r>
    </w:p>
    <w:p w14:paraId="5EF72788" w14:textId="7D41775E" w:rsidR="00A72099" w:rsidRPr="00D67FF8" w:rsidRDefault="00A72099" w:rsidP="00D67FF8">
      <w:pPr>
        <w:pStyle w:val="Titre3"/>
        <w:spacing w:line="360" w:lineRule="auto"/>
        <w:jc w:val="both"/>
        <w:rPr>
          <w:rFonts w:ascii="Times New Roman" w:hAnsi="Times New Roman" w:cs="Times New Roman"/>
          <w:b/>
          <w:color w:val="auto"/>
        </w:rPr>
      </w:pPr>
      <w:bookmarkStart w:id="55" w:name="_Toc194255017"/>
      <w:r w:rsidRPr="00F24668">
        <w:rPr>
          <w:rFonts w:ascii="Times New Roman" w:hAnsi="Times New Roman" w:cs="Times New Roman"/>
          <w:b/>
          <w:color w:val="auto"/>
        </w:rPr>
        <w:t>II.1.1</w:t>
      </w:r>
      <w:r w:rsidRPr="00D67FF8">
        <w:rPr>
          <w:rFonts w:ascii="Times New Roman" w:hAnsi="Times New Roman" w:cs="Times New Roman"/>
          <w:b/>
          <w:color w:val="auto"/>
        </w:rPr>
        <w:t>.2</w:t>
      </w:r>
      <w:r>
        <w:rPr>
          <w:rFonts w:ascii="Times New Roman" w:hAnsi="Times New Roman" w:cs="Times New Roman"/>
          <w:b/>
          <w:color w:val="auto"/>
        </w:rPr>
        <w:t>-</w:t>
      </w:r>
      <w:r w:rsidRPr="00F24668">
        <w:rPr>
          <w:rFonts w:ascii="Times New Roman" w:hAnsi="Times New Roman" w:cs="Times New Roman"/>
          <w:b/>
          <w:color w:val="auto"/>
        </w:rPr>
        <w:t xml:space="preserve"> </w:t>
      </w:r>
      <w:r w:rsidRPr="00D67FF8">
        <w:rPr>
          <w:rFonts w:ascii="Times New Roman" w:hAnsi="Times New Roman" w:cs="Times New Roman"/>
          <w:b/>
          <w:color w:val="auto"/>
        </w:rPr>
        <w:t>Approche sociétale</w:t>
      </w:r>
      <w:bookmarkEnd w:id="55"/>
    </w:p>
    <w:p w14:paraId="1AC7D495" w14:textId="77777777" w:rsidR="00A72099" w:rsidRPr="00350A9D" w:rsidRDefault="00A72099" w:rsidP="00A72099">
      <w:pPr>
        <w:spacing w:after="120" w:line="360" w:lineRule="auto"/>
        <w:ind w:firstLine="708"/>
        <w:jc w:val="both"/>
        <w:rPr>
          <w:rFonts w:ascii="Times New Roman" w:hAnsi="Times New Roman" w:cs="Times New Roman"/>
          <w:sz w:val="24"/>
          <w:szCs w:val="24"/>
        </w:rPr>
      </w:pPr>
      <w:r w:rsidRPr="00350A9D">
        <w:rPr>
          <w:rFonts w:ascii="Times New Roman" w:hAnsi="Times New Roman" w:cs="Times New Roman"/>
          <w:sz w:val="24"/>
          <w:szCs w:val="24"/>
        </w:rPr>
        <w:t xml:space="preserve">L’approche sociétale se concentre sur les perceptions des consommateurs vis-à-vis de leur vie privée. Selon Westin (1967), la vie privée est essentielle pour permettre aux individus de </w:t>
      </w:r>
      <w:r w:rsidRPr="00350A9D">
        <w:rPr>
          <w:rFonts w:ascii="Times New Roman" w:hAnsi="Times New Roman" w:cs="Times New Roman"/>
          <w:sz w:val="24"/>
          <w:szCs w:val="24"/>
        </w:rPr>
        <w:lastRenderedPageBreak/>
        <w:t>contrôler leurs informations personnelles. Solove (2006) complète cette vision en mettant en évidence les dangers liés à une exploitation excessive des données, comme la surveillance ou l’utilisation non autorisée des informations.</w:t>
      </w:r>
    </w:p>
    <w:p w14:paraId="7F332B4C" w14:textId="77777777" w:rsidR="00A72099" w:rsidRDefault="00A72099" w:rsidP="00A72099">
      <w:pPr>
        <w:spacing w:after="120" w:line="360" w:lineRule="auto"/>
        <w:ind w:firstLine="708"/>
        <w:jc w:val="both"/>
        <w:rPr>
          <w:rFonts w:ascii="Times New Roman" w:hAnsi="Times New Roman" w:cs="Times New Roman"/>
          <w:sz w:val="24"/>
          <w:szCs w:val="24"/>
        </w:rPr>
      </w:pPr>
      <w:r w:rsidRPr="00350A9D">
        <w:rPr>
          <w:rFonts w:ascii="Times New Roman" w:hAnsi="Times New Roman" w:cs="Times New Roman"/>
          <w:sz w:val="24"/>
          <w:szCs w:val="24"/>
        </w:rPr>
        <w:t>Les attentes des consommateurs en matière de respect de la vie privée influencent leur confiance envers les entreprises. Une étude récente montre que les utilisateurs préfèrent interagir avec des organisations transparentes et respectueuses de leurs données (PwC, 2022).</w:t>
      </w:r>
    </w:p>
    <w:p w14:paraId="31E8ADB7" w14:textId="77777777" w:rsidR="00CF02B1" w:rsidRPr="00CF02B1" w:rsidRDefault="00CF02B1" w:rsidP="00CF02B1">
      <w:pPr>
        <w:spacing w:before="120" w:after="0" w:line="324" w:lineRule="auto"/>
        <w:rPr>
          <w:rFonts w:ascii="Times New Roman" w:hAnsi="Times New Roman" w:cs="Times New Roman"/>
          <w:sz w:val="2"/>
          <w:szCs w:val="2"/>
        </w:rPr>
      </w:pPr>
    </w:p>
    <w:p w14:paraId="465D0EFC" w14:textId="1238C3CD" w:rsidR="005F79EC" w:rsidRPr="00F24668" w:rsidRDefault="002257F8" w:rsidP="00255A5F">
      <w:pPr>
        <w:pStyle w:val="Titre3"/>
        <w:spacing w:after="120"/>
        <w:rPr>
          <w:rFonts w:ascii="Times New Roman" w:hAnsi="Times New Roman" w:cs="Times New Roman"/>
          <w:b/>
          <w:color w:val="auto"/>
        </w:rPr>
      </w:pPr>
      <w:bookmarkStart w:id="56" w:name="_Toc26966387"/>
      <w:bookmarkStart w:id="57" w:name="_Toc194255018"/>
      <w:r w:rsidRPr="00F24668">
        <w:rPr>
          <w:rFonts w:ascii="Times New Roman" w:hAnsi="Times New Roman" w:cs="Times New Roman"/>
          <w:b/>
          <w:color w:val="auto"/>
        </w:rPr>
        <w:t>II.1.2</w:t>
      </w:r>
      <w:r w:rsidR="00D84E9D">
        <w:rPr>
          <w:rFonts w:ascii="Times New Roman" w:hAnsi="Times New Roman" w:cs="Times New Roman"/>
          <w:b/>
          <w:color w:val="auto"/>
        </w:rPr>
        <w:t>-</w:t>
      </w:r>
      <w:r w:rsidRPr="00F24668">
        <w:rPr>
          <w:rFonts w:ascii="Times New Roman" w:hAnsi="Times New Roman" w:cs="Times New Roman"/>
          <w:b/>
          <w:color w:val="auto"/>
        </w:rPr>
        <w:t xml:space="preserve"> </w:t>
      </w:r>
      <w:bookmarkEnd w:id="56"/>
      <w:r w:rsidR="00A72099" w:rsidRPr="00A72099">
        <w:rPr>
          <w:rFonts w:ascii="Times New Roman" w:hAnsi="Times New Roman" w:cs="Times New Roman"/>
          <w:b/>
          <w:color w:val="auto"/>
        </w:rPr>
        <w:t>Études sectorielles ou cas d’entreprise dans le marketing digital</w:t>
      </w:r>
      <w:bookmarkEnd w:id="57"/>
    </w:p>
    <w:p w14:paraId="0C82732A" w14:textId="77777777" w:rsidR="00A72099" w:rsidRPr="00DE3C4A" w:rsidRDefault="00A72099" w:rsidP="00A72099">
      <w:pPr>
        <w:spacing w:after="120" w:line="360" w:lineRule="auto"/>
        <w:ind w:firstLine="708"/>
        <w:jc w:val="both"/>
        <w:rPr>
          <w:rFonts w:ascii="Times New Roman" w:hAnsi="Times New Roman" w:cs="Times New Roman"/>
          <w:sz w:val="24"/>
          <w:szCs w:val="24"/>
        </w:rPr>
      </w:pPr>
      <w:r w:rsidRPr="00DE3C4A">
        <w:rPr>
          <w:rFonts w:ascii="Times New Roman" w:hAnsi="Times New Roman" w:cs="Times New Roman"/>
          <w:sz w:val="24"/>
          <w:szCs w:val="24"/>
        </w:rPr>
        <w:t>Les secteurs fortement dépendants des données, comme les télécommunications, offrent des exemples riches de stratégies axées sur la confidentialité. Par exemple, Orange a mis en œuvre des systèmes d’analyse anonymisée, améliorant la satisfaction client tout en restant conforme au RGPD (PwC, 2022).</w:t>
      </w:r>
    </w:p>
    <w:p w14:paraId="0388BDF2" w14:textId="77777777" w:rsidR="00A72099" w:rsidRDefault="00A72099" w:rsidP="00A72099">
      <w:pPr>
        <w:spacing w:after="120" w:line="360" w:lineRule="auto"/>
        <w:ind w:firstLine="708"/>
        <w:jc w:val="both"/>
        <w:rPr>
          <w:rFonts w:ascii="Times New Roman" w:hAnsi="Times New Roman" w:cs="Times New Roman"/>
          <w:sz w:val="24"/>
          <w:szCs w:val="24"/>
        </w:rPr>
      </w:pPr>
      <w:r w:rsidRPr="00DE3C4A">
        <w:rPr>
          <w:rFonts w:ascii="Times New Roman" w:hAnsi="Times New Roman" w:cs="Times New Roman"/>
          <w:sz w:val="24"/>
          <w:szCs w:val="24"/>
        </w:rPr>
        <w:t>Dans d'autres industries, des géants comme Apple, avec leur politique App Tracking Transparency, montrent que la transparence et la limitation des données collectées peuvent devenir des arguments de différenciation marketing (Smith &amp; Johnson, 2022).</w:t>
      </w:r>
      <w:r>
        <w:rPr>
          <w:rFonts w:ascii="Times New Roman" w:hAnsi="Times New Roman" w:cs="Times New Roman"/>
          <w:sz w:val="24"/>
          <w:szCs w:val="24"/>
        </w:rPr>
        <w:t xml:space="preserve"> </w:t>
      </w:r>
      <w:r w:rsidRPr="00DB2745">
        <w:rPr>
          <w:rFonts w:ascii="Times New Roman" w:hAnsi="Times New Roman" w:cs="Times New Roman"/>
          <w:sz w:val="24"/>
          <w:szCs w:val="24"/>
        </w:rPr>
        <w:t>La gestion responsable des données personnelles s’observe à travers des pratiques diversifiées, influencées par le contexte sectoriel et les stratégies adoptées. Afin de mieux comprendre les dynamiques en jeu, il est pertinent d'examiner les spécificités des différents secteurs et d'évaluer les impacts concrets des stratégies axées sur la confidentialité. Ces approches permettent de tirer des enseignements utiles pour renforcer la confiance des utilisateurs tout en optimisant les performances des entreprises.</w:t>
      </w:r>
    </w:p>
    <w:p w14:paraId="7C64E7D2" w14:textId="24A335C0" w:rsidR="00A72099" w:rsidRPr="00D67FF8" w:rsidRDefault="00A72099" w:rsidP="00D67FF8">
      <w:pPr>
        <w:pStyle w:val="Titre3"/>
        <w:spacing w:line="360" w:lineRule="auto"/>
        <w:jc w:val="both"/>
        <w:rPr>
          <w:rFonts w:ascii="Times New Roman" w:hAnsi="Times New Roman" w:cs="Times New Roman"/>
          <w:b/>
          <w:color w:val="auto"/>
        </w:rPr>
      </w:pPr>
      <w:bookmarkStart w:id="58" w:name="_Toc194255019"/>
      <w:r w:rsidRPr="00F24668">
        <w:rPr>
          <w:rFonts w:ascii="Times New Roman" w:hAnsi="Times New Roman" w:cs="Times New Roman"/>
          <w:b/>
          <w:color w:val="auto"/>
        </w:rPr>
        <w:t>II.1.2</w:t>
      </w:r>
      <w:r w:rsidRPr="00D67FF8">
        <w:rPr>
          <w:rFonts w:ascii="Times New Roman" w:hAnsi="Times New Roman" w:cs="Times New Roman"/>
          <w:b/>
          <w:color w:val="auto"/>
        </w:rPr>
        <w:t>.1</w:t>
      </w:r>
      <w:r>
        <w:rPr>
          <w:rFonts w:ascii="Times New Roman" w:hAnsi="Times New Roman" w:cs="Times New Roman"/>
          <w:b/>
          <w:color w:val="auto"/>
        </w:rPr>
        <w:t>-</w:t>
      </w:r>
      <w:r w:rsidRPr="00F24668">
        <w:rPr>
          <w:rFonts w:ascii="Times New Roman" w:hAnsi="Times New Roman" w:cs="Times New Roman"/>
          <w:b/>
          <w:color w:val="auto"/>
        </w:rPr>
        <w:t xml:space="preserve"> </w:t>
      </w:r>
      <w:r w:rsidRPr="00D67FF8">
        <w:rPr>
          <w:rFonts w:ascii="Times New Roman" w:hAnsi="Times New Roman" w:cs="Times New Roman"/>
          <w:b/>
          <w:color w:val="auto"/>
        </w:rPr>
        <w:t>Analyse comparative : Secteur des télécommunications vs autres domaines</w:t>
      </w:r>
      <w:bookmarkEnd w:id="58"/>
    </w:p>
    <w:p w14:paraId="74605585" w14:textId="77777777" w:rsidR="00A72099" w:rsidRPr="00A8263F" w:rsidRDefault="00A72099" w:rsidP="00A72099">
      <w:pPr>
        <w:spacing w:after="120" w:line="360" w:lineRule="auto"/>
        <w:ind w:firstLine="708"/>
        <w:jc w:val="both"/>
        <w:rPr>
          <w:rFonts w:ascii="Times New Roman" w:hAnsi="Times New Roman" w:cs="Times New Roman"/>
          <w:sz w:val="24"/>
          <w:szCs w:val="24"/>
        </w:rPr>
      </w:pPr>
      <w:r w:rsidRPr="00A8263F">
        <w:rPr>
          <w:rFonts w:ascii="Times New Roman" w:hAnsi="Times New Roman" w:cs="Times New Roman"/>
          <w:sz w:val="24"/>
          <w:szCs w:val="24"/>
        </w:rPr>
        <w:t>Dans les télécommunications, où les données incluent des informations sensibles comme la localisation, les entreprises investissent dans des plateformes avancées comme les CRM et les CDP pour centraliser et personnaliser les services tout en respectant le RGPD (PwC, 2022).</w:t>
      </w:r>
    </w:p>
    <w:p w14:paraId="2EBDC8ED" w14:textId="77777777" w:rsidR="00A72099" w:rsidRPr="00A8263F" w:rsidRDefault="00A72099" w:rsidP="00A72099">
      <w:pPr>
        <w:spacing w:after="120" w:line="360" w:lineRule="auto"/>
        <w:ind w:firstLine="708"/>
        <w:jc w:val="both"/>
        <w:rPr>
          <w:rFonts w:ascii="Times New Roman" w:hAnsi="Times New Roman" w:cs="Times New Roman"/>
          <w:sz w:val="24"/>
          <w:szCs w:val="24"/>
        </w:rPr>
      </w:pPr>
      <w:r w:rsidRPr="00A8263F">
        <w:rPr>
          <w:rFonts w:ascii="Times New Roman" w:hAnsi="Times New Roman" w:cs="Times New Roman"/>
          <w:sz w:val="24"/>
          <w:szCs w:val="24"/>
        </w:rPr>
        <w:t xml:space="preserve">En comparaison, le secteur de la santé s’appuie sur des régulations strictes comme le </w:t>
      </w:r>
      <w:bookmarkStart w:id="59" w:name="_Hlk193882846"/>
      <w:r w:rsidRPr="00A8263F">
        <w:rPr>
          <w:rFonts w:ascii="Times New Roman" w:hAnsi="Times New Roman" w:cs="Times New Roman"/>
          <w:sz w:val="24"/>
          <w:szCs w:val="24"/>
        </w:rPr>
        <w:t>HIPAA</w:t>
      </w:r>
      <w:bookmarkEnd w:id="59"/>
      <w:r>
        <w:rPr>
          <w:rFonts w:ascii="Times New Roman" w:hAnsi="Times New Roman" w:cs="Times New Roman"/>
          <w:sz w:val="24"/>
          <w:szCs w:val="24"/>
        </w:rPr>
        <w:t xml:space="preserve"> (</w:t>
      </w:r>
      <w:bookmarkStart w:id="60" w:name="_Hlk193882860"/>
      <w:r w:rsidRPr="00526B63">
        <w:rPr>
          <w:rFonts w:ascii="Times New Roman" w:hAnsi="Times New Roman" w:cs="Times New Roman"/>
          <w:sz w:val="24"/>
          <w:szCs w:val="24"/>
        </w:rPr>
        <w:t>Health Insurance Portability and Accountability Act</w:t>
      </w:r>
      <w:bookmarkEnd w:id="60"/>
      <w:r>
        <w:rPr>
          <w:rFonts w:ascii="Times New Roman" w:hAnsi="Times New Roman" w:cs="Times New Roman"/>
          <w:sz w:val="24"/>
          <w:szCs w:val="24"/>
        </w:rPr>
        <w:t>)</w:t>
      </w:r>
      <w:r w:rsidRPr="00A8263F">
        <w:rPr>
          <w:rFonts w:ascii="Times New Roman" w:hAnsi="Times New Roman" w:cs="Times New Roman"/>
          <w:sz w:val="24"/>
          <w:szCs w:val="24"/>
        </w:rPr>
        <w:t xml:space="preserve"> aux États-Unis, en utilisant des techniques avancées comme la pseudonymisation pour garantir la sécurité des données médicales (Tikkinen-Piri et al., 2018). Dans la grande distribution, les enseignes exploitent des programmes de fidélité pour collecter les données, tout en respectant les règles sur le consentement liées aux cookies (CNIL, 2023).</w:t>
      </w:r>
    </w:p>
    <w:p w14:paraId="41D1FE72" w14:textId="77777777" w:rsidR="00A72099" w:rsidRDefault="00A72099" w:rsidP="00A72099">
      <w:pPr>
        <w:spacing w:after="120" w:line="360" w:lineRule="auto"/>
        <w:ind w:firstLine="708"/>
        <w:jc w:val="both"/>
        <w:rPr>
          <w:rFonts w:ascii="Times New Roman" w:hAnsi="Times New Roman" w:cs="Times New Roman"/>
          <w:sz w:val="24"/>
          <w:szCs w:val="24"/>
        </w:rPr>
      </w:pPr>
      <w:r w:rsidRPr="00A8263F">
        <w:rPr>
          <w:rFonts w:ascii="Times New Roman" w:hAnsi="Times New Roman" w:cs="Times New Roman"/>
          <w:sz w:val="24"/>
          <w:szCs w:val="24"/>
        </w:rPr>
        <w:t>Cette comparaison montre que, bien que les pratiques diffèrent, les stratégies respectueuses de la vie privée renforcent la confiance des utilisateurs.</w:t>
      </w:r>
    </w:p>
    <w:p w14:paraId="62EB3515" w14:textId="529FDCA2" w:rsidR="00A72099" w:rsidRPr="00D67FF8" w:rsidRDefault="00472A8C" w:rsidP="00D67FF8">
      <w:pPr>
        <w:pStyle w:val="Titre3"/>
        <w:spacing w:line="360" w:lineRule="auto"/>
        <w:jc w:val="both"/>
        <w:rPr>
          <w:rFonts w:ascii="Times New Roman" w:hAnsi="Times New Roman" w:cs="Times New Roman"/>
          <w:b/>
          <w:color w:val="auto"/>
        </w:rPr>
      </w:pPr>
      <w:bookmarkStart w:id="61" w:name="_Toc194255020"/>
      <w:r w:rsidRPr="00F24668">
        <w:rPr>
          <w:rFonts w:ascii="Times New Roman" w:hAnsi="Times New Roman" w:cs="Times New Roman"/>
          <w:b/>
          <w:color w:val="auto"/>
        </w:rPr>
        <w:lastRenderedPageBreak/>
        <w:t>II.1.2</w:t>
      </w:r>
      <w:r w:rsidRPr="00D67FF8">
        <w:rPr>
          <w:rFonts w:ascii="Times New Roman" w:hAnsi="Times New Roman" w:cs="Times New Roman"/>
          <w:b/>
          <w:color w:val="auto"/>
        </w:rPr>
        <w:t>.2</w:t>
      </w:r>
      <w:r>
        <w:rPr>
          <w:rFonts w:ascii="Times New Roman" w:hAnsi="Times New Roman" w:cs="Times New Roman"/>
          <w:b/>
          <w:color w:val="auto"/>
        </w:rPr>
        <w:t>-</w:t>
      </w:r>
      <w:r w:rsidRPr="00F24668">
        <w:rPr>
          <w:rFonts w:ascii="Times New Roman" w:hAnsi="Times New Roman" w:cs="Times New Roman"/>
          <w:b/>
          <w:color w:val="auto"/>
        </w:rPr>
        <w:t xml:space="preserve"> </w:t>
      </w:r>
      <w:r w:rsidRPr="00D67FF8">
        <w:rPr>
          <w:rFonts w:ascii="Times New Roman" w:hAnsi="Times New Roman" w:cs="Times New Roman"/>
          <w:b/>
          <w:color w:val="auto"/>
        </w:rPr>
        <w:t>Études d’impact : Avantages des stratégies centrées sur la confidentialité</w:t>
      </w:r>
      <w:bookmarkEnd w:id="61"/>
    </w:p>
    <w:p w14:paraId="614F2548" w14:textId="77777777" w:rsidR="00472A8C" w:rsidRPr="00A8263F" w:rsidRDefault="00472A8C" w:rsidP="00472A8C">
      <w:pPr>
        <w:spacing w:after="120" w:line="360" w:lineRule="auto"/>
        <w:ind w:firstLine="708"/>
        <w:jc w:val="both"/>
        <w:rPr>
          <w:rFonts w:ascii="Times New Roman" w:hAnsi="Times New Roman" w:cs="Times New Roman"/>
          <w:sz w:val="24"/>
          <w:szCs w:val="24"/>
        </w:rPr>
      </w:pPr>
      <w:r w:rsidRPr="00A8263F">
        <w:rPr>
          <w:rFonts w:ascii="Times New Roman" w:hAnsi="Times New Roman" w:cs="Times New Roman"/>
          <w:sz w:val="24"/>
          <w:szCs w:val="24"/>
        </w:rPr>
        <w:t>Les stratégies centrées sur la confidentialité offrent trois avantages majeurs :</w:t>
      </w:r>
    </w:p>
    <w:p w14:paraId="34562F85" w14:textId="4934609E" w:rsidR="00472A8C" w:rsidRDefault="00472A8C" w:rsidP="00472A8C">
      <w:pPr>
        <w:numPr>
          <w:ilvl w:val="0"/>
          <w:numId w:val="42"/>
        </w:numPr>
        <w:spacing w:after="120" w:line="360" w:lineRule="auto"/>
        <w:jc w:val="both"/>
        <w:rPr>
          <w:rFonts w:ascii="Times New Roman" w:hAnsi="Times New Roman" w:cs="Times New Roman"/>
          <w:sz w:val="24"/>
          <w:szCs w:val="24"/>
        </w:rPr>
      </w:pPr>
      <w:r w:rsidRPr="008B6BA4">
        <w:rPr>
          <w:rFonts w:ascii="Times New Roman" w:hAnsi="Times New Roman" w:cs="Times New Roman"/>
          <w:b/>
          <w:bCs/>
          <w:sz w:val="24"/>
          <w:szCs w:val="24"/>
        </w:rPr>
        <w:t>Renforcement de la fidélité client</w:t>
      </w:r>
      <w:r w:rsidR="00EA3653">
        <w:rPr>
          <w:rFonts w:ascii="Times New Roman" w:hAnsi="Times New Roman" w:cs="Times New Roman"/>
          <w:b/>
          <w:bCs/>
          <w:sz w:val="24"/>
          <w:szCs w:val="24"/>
        </w:rPr>
        <w:t xml:space="preserve"> </w:t>
      </w:r>
      <w:r w:rsidRPr="008B6BA4">
        <w:rPr>
          <w:rFonts w:ascii="Times New Roman" w:hAnsi="Times New Roman" w:cs="Times New Roman"/>
          <w:sz w:val="24"/>
          <w:szCs w:val="24"/>
        </w:rPr>
        <w:t>: Une gestion transparente et sécurisée des données personnelles favorise la confiance des consommateurs, ce qui renforce leur engagement et leur fidélité envers la marque. Une étude d’Accenture (2023) montre que les entreprises respectant les principes de confidentialité bénéficient d’un taux de rétention client plus élevé.</w:t>
      </w:r>
    </w:p>
    <w:p w14:paraId="6969DE86" w14:textId="77777777" w:rsidR="00472A8C" w:rsidRPr="008B6BA4" w:rsidRDefault="00472A8C" w:rsidP="00472A8C">
      <w:pPr>
        <w:numPr>
          <w:ilvl w:val="0"/>
          <w:numId w:val="42"/>
        </w:numPr>
        <w:spacing w:after="120" w:line="360" w:lineRule="auto"/>
        <w:jc w:val="both"/>
        <w:rPr>
          <w:rFonts w:ascii="Times New Roman" w:hAnsi="Times New Roman" w:cs="Times New Roman"/>
          <w:sz w:val="24"/>
          <w:szCs w:val="24"/>
        </w:rPr>
      </w:pPr>
      <w:r w:rsidRPr="008B6BA4">
        <w:rPr>
          <w:rFonts w:ascii="Times New Roman" w:hAnsi="Times New Roman" w:cs="Times New Roman"/>
          <w:b/>
          <w:bCs/>
          <w:sz w:val="24"/>
          <w:szCs w:val="24"/>
        </w:rPr>
        <w:t>Amélioration de l’efficacité marketing</w:t>
      </w:r>
      <w:r w:rsidRPr="008B6BA4">
        <w:rPr>
          <w:rFonts w:ascii="Times New Roman" w:hAnsi="Times New Roman" w:cs="Times New Roman"/>
          <w:sz w:val="24"/>
          <w:szCs w:val="24"/>
        </w:rPr>
        <w:t> : Des campagnes marketing alignées sur les préférences des utilisateurs et respectueuses des principes de minimisation des données et de consentement explicite obtiennent des taux d’engagement plus élevés. Smith &amp; Johnson (2022) soulignent que les campagnes ciblées sur des données anonymisées ou segmentées de manière responsable génèrent un meilleur retour sur investissement.</w:t>
      </w:r>
    </w:p>
    <w:p w14:paraId="1D8AB963" w14:textId="77777777" w:rsidR="00472A8C" w:rsidRPr="00A8263F" w:rsidRDefault="00472A8C" w:rsidP="00472A8C">
      <w:pPr>
        <w:numPr>
          <w:ilvl w:val="0"/>
          <w:numId w:val="42"/>
        </w:numPr>
        <w:spacing w:after="120" w:line="360" w:lineRule="auto"/>
        <w:jc w:val="both"/>
        <w:rPr>
          <w:rFonts w:ascii="Times New Roman" w:hAnsi="Times New Roman" w:cs="Times New Roman"/>
          <w:sz w:val="24"/>
          <w:szCs w:val="24"/>
        </w:rPr>
      </w:pPr>
      <w:r w:rsidRPr="00A8263F">
        <w:rPr>
          <w:rFonts w:ascii="Times New Roman" w:hAnsi="Times New Roman" w:cs="Times New Roman"/>
          <w:b/>
          <w:bCs/>
          <w:sz w:val="24"/>
          <w:szCs w:val="24"/>
        </w:rPr>
        <w:t>Réduction des risques</w:t>
      </w:r>
      <w:r>
        <w:rPr>
          <w:rFonts w:ascii="Times New Roman" w:hAnsi="Times New Roman" w:cs="Times New Roman"/>
          <w:b/>
          <w:bCs/>
          <w:sz w:val="24"/>
          <w:szCs w:val="24"/>
        </w:rPr>
        <w:t xml:space="preserve"> </w:t>
      </w:r>
      <w:r w:rsidRPr="008B6BA4">
        <w:rPr>
          <w:rFonts w:ascii="Times New Roman" w:hAnsi="Times New Roman" w:cs="Times New Roman"/>
          <w:b/>
          <w:bCs/>
          <w:sz w:val="24"/>
          <w:szCs w:val="24"/>
        </w:rPr>
        <w:t>juridiques et réputationnels</w:t>
      </w:r>
      <w:r w:rsidRPr="00A8263F">
        <w:rPr>
          <w:rFonts w:ascii="Times New Roman" w:hAnsi="Times New Roman" w:cs="Times New Roman"/>
          <w:sz w:val="24"/>
          <w:szCs w:val="24"/>
        </w:rPr>
        <w:t xml:space="preserve"> : </w:t>
      </w:r>
      <w:r w:rsidRPr="008B6BA4">
        <w:rPr>
          <w:rFonts w:ascii="Times New Roman" w:hAnsi="Times New Roman" w:cs="Times New Roman"/>
          <w:sz w:val="24"/>
          <w:szCs w:val="24"/>
        </w:rPr>
        <w:t>Le respect des réglementations, telles que le RGPD, protège les entreprises contre les sanctions financières et les atteintes à leur image de marque. La mise en œuvre de mesures proactives, comme l’intégration du privacy by design, permet d’éviter des amendes et de renforcer la perception d’une entreprise responsable (CNIL, 2023).</w:t>
      </w:r>
    </w:p>
    <w:p w14:paraId="577291C5" w14:textId="77777777" w:rsidR="00472A8C" w:rsidRPr="00CA491D" w:rsidRDefault="00472A8C" w:rsidP="00A72099">
      <w:pPr>
        <w:spacing w:after="120" w:line="360" w:lineRule="auto"/>
        <w:jc w:val="both"/>
        <w:rPr>
          <w:rFonts w:ascii="Times New Roman" w:hAnsi="Times New Roman" w:cs="Times New Roman"/>
          <w:color w:val="FFC000" w:themeColor="accent4"/>
          <w:sz w:val="24"/>
          <w:szCs w:val="24"/>
        </w:rPr>
      </w:pPr>
    </w:p>
    <w:p w14:paraId="477F9C35" w14:textId="416FD330" w:rsidR="00DF3A76" w:rsidRPr="00255A5F" w:rsidRDefault="00DF3A76" w:rsidP="00255A5F">
      <w:pPr>
        <w:pStyle w:val="Titre3"/>
        <w:spacing w:after="120"/>
        <w:rPr>
          <w:rFonts w:ascii="Times New Roman" w:hAnsi="Times New Roman" w:cs="Times New Roman"/>
          <w:b/>
          <w:color w:val="auto"/>
        </w:rPr>
      </w:pPr>
      <w:bookmarkStart w:id="62" w:name="_Toc194255021"/>
      <w:r w:rsidRPr="00255A5F">
        <w:rPr>
          <w:rFonts w:ascii="Times New Roman" w:hAnsi="Times New Roman" w:cs="Times New Roman"/>
          <w:b/>
          <w:color w:val="auto"/>
        </w:rPr>
        <w:t>II.1.3</w:t>
      </w:r>
      <w:r w:rsidR="005313CD">
        <w:rPr>
          <w:rFonts w:ascii="Times New Roman" w:hAnsi="Times New Roman" w:cs="Times New Roman"/>
          <w:b/>
          <w:color w:val="auto"/>
        </w:rPr>
        <w:t>-</w:t>
      </w:r>
      <w:r w:rsidRPr="00255A5F">
        <w:rPr>
          <w:rFonts w:ascii="Times New Roman" w:hAnsi="Times New Roman" w:cs="Times New Roman"/>
          <w:b/>
          <w:color w:val="auto"/>
        </w:rPr>
        <w:t xml:space="preserve"> </w:t>
      </w:r>
      <w:r w:rsidR="00472A8C" w:rsidRPr="00472A8C">
        <w:rPr>
          <w:rFonts w:ascii="Times New Roman" w:hAnsi="Times New Roman" w:cs="Times New Roman"/>
          <w:b/>
          <w:color w:val="auto"/>
        </w:rPr>
        <w:t>Analyse des tendances actuelles</w:t>
      </w:r>
      <w:bookmarkEnd w:id="62"/>
    </w:p>
    <w:p w14:paraId="3EADF68E" w14:textId="77777777" w:rsidR="00472A8C" w:rsidRPr="00CA491D" w:rsidRDefault="00472A8C" w:rsidP="00472A8C">
      <w:pPr>
        <w:spacing w:after="120" w:line="360" w:lineRule="auto"/>
        <w:ind w:firstLine="708"/>
        <w:jc w:val="both"/>
        <w:rPr>
          <w:rFonts w:ascii="Times New Roman" w:hAnsi="Times New Roman" w:cs="Times New Roman"/>
          <w:color w:val="FFC000" w:themeColor="accent4"/>
          <w:sz w:val="24"/>
          <w:szCs w:val="24"/>
        </w:rPr>
      </w:pPr>
      <w:bookmarkStart w:id="63" w:name="_Toc26966388"/>
      <w:r w:rsidRPr="00CA491D">
        <w:rPr>
          <w:rFonts w:ascii="Times New Roman" w:hAnsi="Times New Roman" w:cs="Times New Roman"/>
          <w:sz w:val="24"/>
          <w:szCs w:val="24"/>
        </w:rPr>
        <w:t>L'évolution rapide des technologies transforme les pratiques en matière de gestion des données. L'intelligence artificielle (IA) est utilisée pour personnaliser les campagnes marketing et améliorer l'engagement client, tandis que la blockchain et les architectures zero-trust garantissent la sécurité et la transparence des données (ENISA, 2023).</w:t>
      </w:r>
      <w:r>
        <w:rPr>
          <w:rFonts w:ascii="Times New Roman" w:hAnsi="Times New Roman" w:cs="Times New Roman"/>
          <w:sz w:val="24"/>
          <w:szCs w:val="24"/>
        </w:rPr>
        <w:t xml:space="preserve"> </w:t>
      </w:r>
      <w:r w:rsidRPr="00DB2745">
        <w:rPr>
          <w:rFonts w:ascii="Times New Roman" w:hAnsi="Times New Roman" w:cs="Times New Roman"/>
          <w:sz w:val="24"/>
          <w:szCs w:val="24"/>
        </w:rPr>
        <w:t>Dans un contexte où la gestion des données personnelles est devenue un enjeu stratégique, les innovations technologiques et les orientations stratégiques jouent un rôle crucial. Les approches technologiques permettent de répondre aux défis liés à la sécurité et à la transparence des données, tandis que les stratégies telles que le privacy by design intègrent la protection des données dès la conception des processus et systèmes.</w:t>
      </w:r>
    </w:p>
    <w:p w14:paraId="32D873BD" w14:textId="77777777" w:rsidR="00472A8C" w:rsidRPr="00D67FF8" w:rsidRDefault="00472A8C" w:rsidP="00D67FF8">
      <w:pPr>
        <w:pStyle w:val="Titre3"/>
        <w:spacing w:line="360" w:lineRule="auto"/>
        <w:jc w:val="both"/>
        <w:rPr>
          <w:rFonts w:ascii="Times New Roman" w:hAnsi="Times New Roman" w:cs="Times New Roman"/>
          <w:b/>
          <w:color w:val="auto"/>
        </w:rPr>
      </w:pPr>
      <w:bookmarkStart w:id="64" w:name="_Toc194255022"/>
      <w:r w:rsidRPr="00D67FF8">
        <w:rPr>
          <w:rFonts w:ascii="Times New Roman" w:hAnsi="Times New Roman" w:cs="Times New Roman"/>
          <w:b/>
          <w:color w:val="auto"/>
        </w:rPr>
        <w:t>II.1.3.1. Approche technologique : Blockchain et chiffrement quantique</w:t>
      </w:r>
      <w:bookmarkEnd w:id="64"/>
    </w:p>
    <w:p w14:paraId="34DCDE72" w14:textId="77777777" w:rsidR="00472A8C" w:rsidRPr="00CA491D" w:rsidRDefault="00472A8C" w:rsidP="00472A8C">
      <w:pPr>
        <w:spacing w:after="120" w:line="360" w:lineRule="auto"/>
        <w:ind w:firstLine="708"/>
        <w:jc w:val="both"/>
        <w:rPr>
          <w:rFonts w:ascii="Times New Roman" w:hAnsi="Times New Roman" w:cs="Times New Roman"/>
          <w:sz w:val="24"/>
          <w:szCs w:val="24"/>
        </w:rPr>
      </w:pPr>
      <w:r w:rsidRPr="00CA491D">
        <w:rPr>
          <w:rFonts w:ascii="Times New Roman" w:hAnsi="Times New Roman" w:cs="Times New Roman"/>
          <w:sz w:val="24"/>
          <w:szCs w:val="24"/>
        </w:rPr>
        <w:t>Les technologies émergentes comme la blockchain et le chiffrement quantique redéfinissent la sécurisation des données.</w:t>
      </w:r>
    </w:p>
    <w:p w14:paraId="184E8B84" w14:textId="77777777" w:rsidR="00472A8C" w:rsidRPr="00CA491D" w:rsidRDefault="00472A8C" w:rsidP="00472A8C">
      <w:pPr>
        <w:numPr>
          <w:ilvl w:val="0"/>
          <w:numId w:val="43"/>
        </w:numPr>
        <w:tabs>
          <w:tab w:val="clear" w:pos="720"/>
        </w:tabs>
        <w:spacing w:after="120" w:line="360" w:lineRule="auto"/>
        <w:ind w:left="0" w:firstLine="360"/>
        <w:jc w:val="both"/>
        <w:rPr>
          <w:rFonts w:ascii="Times New Roman" w:hAnsi="Times New Roman" w:cs="Times New Roman"/>
          <w:sz w:val="24"/>
          <w:szCs w:val="24"/>
        </w:rPr>
      </w:pPr>
      <w:r w:rsidRPr="00CA491D">
        <w:rPr>
          <w:rFonts w:ascii="Times New Roman" w:hAnsi="Times New Roman" w:cs="Times New Roman"/>
          <w:b/>
          <w:bCs/>
          <w:sz w:val="24"/>
          <w:szCs w:val="24"/>
        </w:rPr>
        <w:t>Blockchain</w:t>
      </w:r>
      <w:r w:rsidRPr="00CA491D">
        <w:rPr>
          <w:rFonts w:ascii="Times New Roman" w:hAnsi="Times New Roman" w:cs="Times New Roman"/>
          <w:sz w:val="24"/>
          <w:szCs w:val="24"/>
        </w:rPr>
        <w:t xml:space="preserve"> : Cette technologie décentralisée garantit l'intégrité et la transparence des transactions en enregistrant les données dans des blocs immuables. Par exemple, des applications </w:t>
      </w:r>
      <w:r w:rsidRPr="00CA491D">
        <w:rPr>
          <w:rFonts w:ascii="Times New Roman" w:hAnsi="Times New Roman" w:cs="Times New Roman"/>
          <w:sz w:val="24"/>
          <w:szCs w:val="24"/>
        </w:rPr>
        <w:lastRenderedPageBreak/>
        <w:t>dans le secteur des télécommunications utilisent la blockchain pour gérer les consentements des utilisateurs, rendant les processus plus sécurisés et traçables (Smith &amp; Johnson, 2022).</w:t>
      </w:r>
    </w:p>
    <w:p w14:paraId="184B011A" w14:textId="77777777" w:rsidR="00472A8C" w:rsidRPr="00CA491D" w:rsidRDefault="00472A8C" w:rsidP="00472A8C">
      <w:pPr>
        <w:numPr>
          <w:ilvl w:val="0"/>
          <w:numId w:val="43"/>
        </w:numPr>
        <w:tabs>
          <w:tab w:val="clear" w:pos="720"/>
          <w:tab w:val="num" w:pos="0"/>
        </w:tabs>
        <w:spacing w:after="120" w:line="360" w:lineRule="auto"/>
        <w:ind w:left="0" w:firstLine="360"/>
        <w:jc w:val="both"/>
        <w:rPr>
          <w:rFonts w:ascii="Times New Roman" w:hAnsi="Times New Roman" w:cs="Times New Roman"/>
          <w:sz w:val="24"/>
          <w:szCs w:val="24"/>
        </w:rPr>
      </w:pPr>
      <w:r w:rsidRPr="00CA491D">
        <w:rPr>
          <w:rFonts w:ascii="Times New Roman" w:hAnsi="Times New Roman" w:cs="Times New Roman"/>
          <w:b/>
          <w:bCs/>
          <w:sz w:val="24"/>
          <w:szCs w:val="24"/>
        </w:rPr>
        <w:t>Chiffrement quantique</w:t>
      </w:r>
      <w:r w:rsidRPr="00CA491D">
        <w:rPr>
          <w:rFonts w:ascii="Times New Roman" w:hAnsi="Times New Roman" w:cs="Times New Roman"/>
          <w:sz w:val="24"/>
          <w:szCs w:val="24"/>
        </w:rPr>
        <w:t> : Bien qu’encore à un stade expérimental, cette technologie promet de renforcer la sécurité des communications en rendant les tentatives d’interception détectables (ENISA, 2023). Cette innovation est particulièrement pertinente pour les secteurs sensibles, où la confidentialité des données est primordiale.</w:t>
      </w:r>
    </w:p>
    <w:p w14:paraId="1075F420" w14:textId="77777777" w:rsidR="00472A8C" w:rsidRDefault="00472A8C" w:rsidP="00472A8C">
      <w:pPr>
        <w:spacing w:after="120" w:line="360" w:lineRule="auto"/>
        <w:ind w:firstLine="708"/>
        <w:jc w:val="both"/>
        <w:rPr>
          <w:rFonts w:ascii="Times New Roman" w:hAnsi="Times New Roman" w:cs="Times New Roman"/>
          <w:sz w:val="24"/>
          <w:szCs w:val="24"/>
        </w:rPr>
      </w:pPr>
      <w:r w:rsidRPr="00830737">
        <w:rPr>
          <w:rFonts w:ascii="Times New Roman" w:hAnsi="Times New Roman" w:cs="Times New Roman"/>
          <w:sz w:val="24"/>
          <w:szCs w:val="24"/>
        </w:rPr>
        <w:t>Ces technologies offrent des réponses robustes aux menaces croissantes, comme les cyberattaques et les violations de données, tout en renforçant la confiance des utilisateurs.</w:t>
      </w:r>
    </w:p>
    <w:p w14:paraId="18233383" w14:textId="77777777" w:rsidR="00472A8C" w:rsidRPr="00D67FF8" w:rsidRDefault="00472A8C" w:rsidP="00D67FF8">
      <w:pPr>
        <w:pStyle w:val="Titre3"/>
        <w:spacing w:line="360" w:lineRule="auto"/>
        <w:jc w:val="both"/>
        <w:rPr>
          <w:rFonts w:ascii="Times New Roman" w:hAnsi="Times New Roman" w:cs="Times New Roman"/>
          <w:b/>
          <w:color w:val="auto"/>
        </w:rPr>
      </w:pPr>
      <w:bookmarkStart w:id="65" w:name="_Toc194255023"/>
      <w:r w:rsidRPr="00D67FF8">
        <w:rPr>
          <w:rFonts w:ascii="Times New Roman" w:hAnsi="Times New Roman" w:cs="Times New Roman"/>
          <w:b/>
          <w:color w:val="auto"/>
        </w:rPr>
        <w:t>II.1.3.2. Approche stratégique : Adoption des modèles privacy by design</w:t>
      </w:r>
      <w:bookmarkEnd w:id="65"/>
    </w:p>
    <w:p w14:paraId="197BF1CC" w14:textId="77777777" w:rsidR="00472A8C" w:rsidRPr="00830737" w:rsidRDefault="00472A8C" w:rsidP="00472A8C">
      <w:pPr>
        <w:spacing w:after="120" w:line="360" w:lineRule="auto"/>
        <w:ind w:firstLine="708"/>
        <w:jc w:val="both"/>
        <w:rPr>
          <w:rFonts w:ascii="Times New Roman" w:hAnsi="Times New Roman" w:cs="Times New Roman"/>
          <w:sz w:val="24"/>
          <w:szCs w:val="24"/>
        </w:rPr>
      </w:pPr>
      <w:r w:rsidRPr="00830737">
        <w:rPr>
          <w:rFonts w:ascii="Times New Roman" w:hAnsi="Times New Roman" w:cs="Times New Roman"/>
          <w:sz w:val="24"/>
          <w:szCs w:val="24"/>
        </w:rPr>
        <w:t>Le </w:t>
      </w:r>
      <w:r w:rsidRPr="00830737">
        <w:rPr>
          <w:rFonts w:ascii="Times New Roman" w:hAnsi="Times New Roman" w:cs="Times New Roman"/>
          <w:i/>
          <w:iCs/>
          <w:sz w:val="24"/>
          <w:szCs w:val="24"/>
        </w:rPr>
        <w:t>privacy by design</w:t>
      </w:r>
      <w:r w:rsidRPr="00830737">
        <w:rPr>
          <w:rFonts w:ascii="Times New Roman" w:hAnsi="Times New Roman" w:cs="Times New Roman"/>
          <w:sz w:val="24"/>
          <w:szCs w:val="24"/>
        </w:rPr>
        <w:t>, proposé par Cavoukian (2010), met l’accent sur l’intégration de la protection des données dès la conception des systèmes.</w:t>
      </w:r>
      <w:r>
        <w:rPr>
          <w:rFonts w:ascii="Times New Roman" w:hAnsi="Times New Roman" w:cs="Times New Roman"/>
          <w:sz w:val="24"/>
          <w:szCs w:val="24"/>
        </w:rPr>
        <w:t xml:space="preserve"> </w:t>
      </w:r>
    </w:p>
    <w:p w14:paraId="42F7E458" w14:textId="77777777" w:rsidR="00472A8C" w:rsidRPr="00830737" w:rsidRDefault="00472A8C" w:rsidP="00472A8C">
      <w:pPr>
        <w:spacing w:after="120" w:line="360" w:lineRule="auto"/>
        <w:ind w:firstLine="708"/>
        <w:jc w:val="both"/>
        <w:rPr>
          <w:rFonts w:ascii="Times New Roman" w:hAnsi="Times New Roman" w:cs="Times New Roman"/>
          <w:sz w:val="24"/>
          <w:szCs w:val="24"/>
        </w:rPr>
      </w:pPr>
      <w:r w:rsidRPr="00830737">
        <w:rPr>
          <w:rFonts w:ascii="Times New Roman" w:hAnsi="Times New Roman" w:cs="Times New Roman"/>
          <w:sz w:val="24"/>
          <w:szCs w:val="24"/>
        </w:rPr>
        <w:t>Ce modèle repose sur sept principes fondamentaux, dont la proactivité, la minimisation des données, et la transparence. Par exemple, les entreprises qui adoptent ce modèle mettent en place des paramètres par défaut respectueux de la vie privée, comme le refus automatique des cookies tiers (Cavoukian, 2010).</w:t>
      </w:r>
    </w:p>
    <w:p w14:paraId="3AFFD784" w14:textId="77777777" w:rsidR="00472A8C" w:rsidRDefault="00472A8C" w:rsidP="00472A8C">
      <w:pPr>
        <w:spacing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Comme exemple pratique d</w:t>
      </w:r>
      <w:r w:rsidRPr="00830737">
        <w:rPr>
          <w:rFonts w:ascii="Times New Roman" w:hAnsi="Times New Roman" w:cs="Times New Roman"/>
          <w:sz w:val="24"/>
          <w:szCs w:val="24"/>
        </w:rPr>
        <w:t>ans le secteur des télécommunications, Orange et SFR ont intégré ces principes en concevant des plateformes CRM conformes aux régulations, garantissant ainsi la confidentialité des données tout en optimisant l’expérience client (PwC, 2022).</w:t>
      </w:r>
    </w:p>
    <w:p w14:paraId="03FBAABD" w14:textId="77777777" w:rsidR="00472A8C" w:rsidRPr="00830737" w:rsidRDefault="00472A8C" w:rsidP="00472A8C">
      <w:pPr>
        <w:spacing w:after="120" w:line="360" w:lineRule="auto"/>
        <w:ind w:firstLine="720"/>
        <w:jc w:val="both"/>
        <w:rPr>
          <w:rFonts w:ascii="Times New Roman" w:hAnsi="Times New Roman" w:cs="Times New Roman"/>
          <w:sz w:val="24"/>
          <w:szCs w:val="24"/>
        </w:rPr>
      </w:pPr>
      <w:r w:rsidRPr="00830737">
        <w:rPr>
          <w:rFonts w:ascii="Times New Roman" w:hAnsi="Times New Roman" w:cs="Times New Roman"/>
          <w:sz w:val="24"/>
          <w:szCs w:val="24"/>
        </w:rPr>
        <w:t>L’adoption de ces modèles stratégiques permet de répondre aux attentes des consommateurs et de se conformer aux régulations tout en assurant une efficacité opérationnelle.</w:t>
      </w:r>
    </w:p>
    <w:p w14:paraId="68D1C895" w14:textId="77777777" w:rsidR="00472A8C" w:rsidRDefault="00472A8C" w:rsidP="00472A8C">
      <w:pPr>
        <w:pStyle w:val="Titre2"/>
        <w:rPr>
          <w:rFonts w:ascii="Arial Rounded MT Bold" w:hAnsi="Arial Rounded MT Bold"/>
          <w:color w:val="auto"/>
        </w:rPr>
      </w:pPr>
      <w:bookmarkStart w:id="66" w:name="_Toc194255024"/>
      <w:r w:rsidRPr="00472A8C">
        <w:rPr>
          <w:rFonts w:ascii="Arial Rounded MT Bold" w:hAnsi="Arial Rounded MT Bold"/>
          <w:color w:val="auto"/>
        </w:rPr>
        <w:t>II.2. Cadre conceptuel : Hypothèses et modèle d’analyse</w:t>
      </w:r>
      <w:bookmarkEnd w:id="66"/>
    </w:p>
    <w:p w14:paraId="6BDDE61D" w14:textId="77777777" w:rsidR="00B00427" w:rsidRPr="00B00427" w:rsidRDefault="00B00427" w:rsidP="00B00427">
      <w:pPr>
        <w:rPr>
          <w:sz w:val="2"/>
          <w:szCs w:val="2"/>
        </w:rPr>
      </w:pPr>
    </w:p>
    <w:p w14:paraId="5308F79C" w14:textId="77777777" w:rsidR="00472A8C" w:rsidRPr="003A3DD6" w:rsidRDefault="00472A8C" w:rsidP="00472A8C">
      <w:pPr>
        <w:spacing w:after="120" w:line="360" w:lineRule="auto"/>
        <w:ind w:firstLine="720"/>
        <w:jc w:val="both"/>
        <w:rPr>
          <w:rFonts w:ascii="Times New Roman" w:hAnsi="Times New Roman" w:cs="Times New Roman"/>
          <w:sz w:val="24"/>
          <w:szCs w:val="24"/>
        </w:rPr>
      </w:pPr>
      <w:r w:rsidRPr="003A3DD6">
        <w:rPr>
          <w:rFonts w:ascii="Times New Roman" w:hAnsi="Times New Roman" w:cs="Times New Roman"/>
          <w:sz w:val="24"/>
          <w:szCs w:val="24"/>
        </w:rPr>
        <w:t>Le cadre conceptuel structure la réflexion en reliant les concepts clés de la recherche à des hypothèses testables. Il repose sur l’identification des relations entre l’utilisation responsable des données, la conformité réglementaire, et l’efficacité marketing. À travers un schéma conceptuel et des hypothèses inspirées de travaux antérieurs (Voigt &amp; Von dem Bussche, 2017 ; Cavoukian, 2010), cette partie vise à clarifier les interactions principales tout en orientant l’analyse dans le secteur des télécommunications.</w:t>
      </w:r>
    </w:p>
    <w:p w14:paraId="1A1002B3" w14:textId="77777777" w:rsidR="00472A8C" w:rsidRPr="00A60AC7" w:rsidRDefault="00472A8C" w:rsidP="00A60AC7">
      <w:pPr>
        <w:pStyle w:val="Titre3"/>
        <w:spacing w:after="120"/>
        <w:rPr>
          <w:rFonts w:ascii="Times New Roman" w:hAnsi="Times New Roman" w:cs="Times New Roman"/>
          <w:b/>
          <w:color w:val="auto"/>
        </w:rPr>
      </w:pPr>
      <w:bookmarkStart w:id="67" w:name="_Toc194255025"/>
      <w:r w:rsidRPr="00A60AC7">
        <w:rPr>
          <w:rFonts w:ascii="Times New Roman" w:hAnsi="Times New Roman" w:cs="Times New Roman"/>
          <w:b/>
          <w:color w:val="auto"/>
        </w:rPr>
        <w:t>II.2.1. Hypothèses générales et spécifiques</w:t>
      </w:r>
      <w:bookmarkEnd w:id="67"/>
    </w:p>
    <w:p w14:paraId="73445D7F" w14:textId="77777777" w:rsidR="00472A8C" w:rsidRDefault="00472A8C" w:rsidP="00B00427">
      <w:pPr>
        <w:spacing w:after="80" w:line="360" w:lineRule="auto"/>
        <w:ind w:firstLine="357"/>
        <w:jc w:val="both"/>
        <w:rPr>
          <w:rFonts w:ascii="Times New Roman" w:hAnsi="Times New Roman" w:cs="Times New Roman"/>
          <w:sz w:val="24"/>
          <w:szCs w:val="24"/>
        </w:rPr>
      </w:pPr>
      <w:bookmarkStart w:id="68" w:name="_Hlk193526408"/>
      <w:r w:rsidRPr="008A28BA">
        <w:rPr>
          <w:rFonts w:ascii="Times New Roman" w:hAnsi="Times New Roman" w:cs="Times New Roman"/>
          <w:sz w:val="24"/>
          <w:szCs w:val="24"/>
        </w:rPr>
        <w:t>L’hypothèse générale</w:t>
      </w:r>
      <w:r w:rsidRPr="00830737">
        <w:rPr>
          <w:rFonts w:ascii="Times New Roman" w:hAnsi="Times New Roman" w:cs="Times New Roman"/>
          <w:sz w:val="24"/>
          <w:szCs w:val="24"/>
        </w:rPr>
        <w:t> </w:t>
      </w:r>
      <w:r>
        <w:rPr>
          <w:rFonts w:ascii="Times New Roman" w:hAnsi="Times New Roman" w:cs="Times New Roman"/>
          <w:sz w:val="24"/>
          <w:szCs w:val="24"/>
        </w:rPr>
        <w:t xml:space="preserve">qui sous-tend cette étude est la suivante </w:t>
      </w:r>
      <w:r w:rsidRPr="00830737">
        <w:rPr>
          <w:rFonts w:ascii="Times New Roman" w:hAnsi="Times New Roman" w:cs="Times New Roman"/>
          <w:sz w:val="24"/>
          <w:szCs w:val="24"/>
        </w:rPr>
        <w:t xml:space="preserve">: </w:t>
      </w:r>
    </w:p>
    <w:p w14:paraId="20C3D47D" w14:textId="77777777" w:rsidR="00472A8C" w:rsidRPr="00830737" w:rsidRDefault="00472A8C" w:rsidP="00B00427">
      <w:pPr>
        <w:spacing w:after="80" w:line="360" w:lineRule="auto"/>
        <w:ind w:firstLine="357"/>
        <w:jc w:val="both"/>
        <w:rPr>
          <w:rFonts w:ascii="Times New Roman" w:hAnsi="Times New Roman" w:cs="Times New Roman"/>
          <w:sz w:val="24"/>
          <w:szCs w:val="24"/>
        </w:rPr>
      </w:pPr>
      <w:r>
        <w:rPr>
          <w:rFonts w:ascii="Times New Roman" w:hAnsi="Times New Roman" w:cs="Times New Roman"/>
          <w:sz w:val="24"/>
          <w:szCs w:val="24"/>
        </w:rPr>
        <w:t>La</w:t>
      </w:r>
      <w:r w:rsidRPr="00830737">
        <w:rPr>
          <w:rFonts w:ascii="Times New Roman" w:hAnsi="Times New Roman" w:cs="Times New Roman"/>
          <w:sz w:val="24"/>
          <w:szCs w:val="24"/>
        </w:rPr>
        <w:t xml:space="preserve"> gestion responsable des données améliore la performance marketing et renforce la confiance des consommateurs dans le secteur des télécommunications.</w:t>
      </w:r>
    </w:p>
    <w:bookmarkEnd w:id="68"/>
    <w:p w14:paraId="13BB82EC" w14:textId="77777777" w:rsidR="00472A8C" w:rsidRPr="00830737" w:rsidRDefault="00472A8C" w:rsidP="00B00427">
      <w:pPr>
        <w:spacing w:after="80" w:line="360" w:lineRule="auto"/>
        <w:ind w:firstLine="357"/>
        <w:jc w:val="both"/>
        <w:rPr>
          <w:rFonts w:ascii="Times New Roman" w:hAnsi="Times New Roman" w:cs="Times New Roman"/>
          <w:sz w:val="24"/>
          <w:szCs w:val="24"/>
        </w:rPr>
      </w:pPr>
      <w:r w:rsidRPr="008A28BA">
        <w:rPr>
          <w:rFonts w:ascii="Times New Roman" w:hAnsi="Times New Roman" w:cs="Times New Roman"/>
          <w:sz w:val="24"/>
          <w:szCs w:val="24"/>
        </w:rPr>
        <w:t>Les hypothèses spécifiques</w:t>
      </w:r>
      <w:r>
        <w:rPr>
          <w:rFonts w:ascii="Times New Roman" w:hAnsi="Times New Roman" w:cs="Times New Roman"/>
          <w:sz w:val="24"/>
          <w:szCs w:val="24"/>
        </w:rPr>
        <w:t> formulées dans le cadre de cette étude sont au nombre de trois :</w:t>
      </w:r>
    </w:p>
    <w:p w14:paraId="1B9A6477" w14:textId="77777777" w:rsidR="00472A8C" w:rsidRPr="00830737" w:rsidRDefault="00472A8C" w:rsidP="00472A8C">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H1 : </w:t>
      </w:r>
      <w:r w:rsidRPr="00830737">
        <w:rPr>
          <w:rFonts w:ascii="Times New Roman" w:hAnsi="Times New Roman" w:cs="Times New Roman"/>
          <w:sz w:val="24"/>
          <w:szCs w:val="24"/>
        </w:rPr>
        <w:t>La conformité au RGPD a un impact positif sur la fidélité client.</w:t>
      </w:r>
    </w:p>
    <w:p w14:paraId="0D0CDCB6" w14:textId="77777777" w:rsidR="00472A8C" w:rsidRPr="00830737" w:rsidRDefault="00472A8C" w:rsidP="00472A8C">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H2 : </w:t>
      </w:r>
      <w:r w:rsidRPr="00830737">
        <w:rPr>
          <w:rFonts w:ascii="Times New Roman" w:hAnsi="Times New Roman" w:cs="Times New Roman"/>
          <w:sz w:val="24"/>
          <w:szCs w:val="24"/>
        </w:rPr>
        <w:t>Les campagnes personnalisées basées sur des données respectueuses de la vie privée augmentent le taux d’engagement.</w:t>
      </w:r>
    </w:p>
    <w:p w14:paraId="417BDD6D" w14:textId="77777777" w:rsidR="00472A8C" w:rsidRDefault="00472A8C" w:rsidP="00472A8C">
      <w:pPr>
        <w:spacing w:after="120"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H3 : </w:t>
      </w:r>
      <w:r w:rsidRPr="00830737">
        <w:rPr>
          <w:rFonts w:ascii="Times New Roman" w:hAnsi="Times New Roman" w:cs="Times New Roman"/>
          <w:sz w:val="24"/>
          <w:szCs w:val="24"/>
        </w:rPr>
        <w:t xml:space="preserve">Les technologies de protection des données, telles que la </w:t>
      </w:r>
      <w:r w:rsidRPr="004E63FE">
        <w:rPr>
          <w:rFonts w:ascii="Times New Roman" w:hAnsi="Times New Roman" w:cs="Times New Roman"/>
          <w:sz w:val="24"/>
          <w:szCs w:val="24"/>
        </w:rPr>
        <w:t>blockchain</w:t>
      </w:r>
      <w:r w:rsidRPr="00830737">
        <w:rPr>
          <w:rFonts w:ascii="Times New Roman" w:hAnsi="Times New Roman" w:cs="Times New Roman"/>
          <w:sz w:val="24"/>
          <w:szCs w:val="24"/>
        </w:rPr>
        <w:t>, réduisent les risques de violations.</w:t>
      </w:r>
    </w:p>
    <w:p w14:paraId="47EA77FD" w14:textId="77777777" w:rsidR="00472A8C" w:rsidRPr="00A60AC7" w:rsidRDefault="00472A8C" w:rsidP="00A60AC7">
      <w:pPr>
        <w:pStyle w:val="Titre3"/>
        <w:spacing w:after="120"/>
        <w:rPr>
          <w:rFonts w:ascii="Times New Roman" w:hAnsi="Times New Roman" w:cs="Times New Roman"/>
          <w:b/>
          <w:color w:val="auto"/>
        </w:rPr>
      </w:pPr>
      <w:bookmarkStart w:id="69" w:name="_Toc194255026"/>
      <w:r w:rsidRPr="00A60AC7">
        <w:rPr>
          <w:rFonts w:ascii="Times New Roman" w:hAnsi="Times New Roman" w:cs="Times New Roman"/>
          <w:b/>
          <w:color w:val="auto"/>
        </w:rPr>
        <w:t>II.2.2. Schéma conceptuel et explication des relations entre les concepts</w:t>
      </w:r>
      <w:bookmarkEnd w:id="69"/>
    </w:p>
    <w:p w14:paraId="0909F324" w14:textId="77777777" w:rsidR="00472A8C" w:rsidRPr="00201CDC" w:rsidRDefault="00472A8C" w:rsidP="00472A8C">
      <w:pPr>
        <w:spacing w:after="120" w:line="360" w:lineRule="auto"/>
        <w:ind w:firstLine="360"/>
        <w:jc w:val="both"/>
        <w:rPr>
          <w:rFonts w:ascii="Times New Roman" w:hAnsi="Times New Roman" w:cs="Times New Roman"/>
          <w:sz w:val="24"/>
          <w:szCs w:val="24"/>
        </w:rPr>
      </w:pPr>
      <w:r w:rsidRPr="00201CDC">
        <w:rPr>
          <w:rFonts w:ascii="Times New Roman" w:hAnsi="Times New Roman" w:cs="Times New Roman"/>
          <w:sz w:val="24"/>
          <w:szCs w:val="24"/>
        </w:rPr>
        <w:t>Le modèle conceptuel illustre les interactions entre les éléments clés de cette recherche, mettant en évidence les liens entre la gestion responsable des données, la conformité réglementaire, la confiance des consommateurs et la performance marketing.</w:t>
      </w:r>
    </w:p>
    <w:p w14:paraId="5DC15177" w14:textId="028AC343" w:rsidR="00472A8C" w:rsidRDefault="00472A8C" w:rsidP="00472A8C">
      <w:pPr>
        <w:spacing w:after="120" w:line="360" w:lineRule="auto"/>
        <w:ind w:firstLine="360"/>
        <w:jc w:val="both"/>
        <w:rPr>
          <w:rFonts w:ascii="Times New Roman" w:hAnsi="Times New Roman" w:cs="Times New Roman"/>
          <w:sz w:val="24"/>
          <w:szCs w:val="24"/>
        </w:rPr>
      </w:pPr>
      <w:r w:rsidRPr="00201CDC">
        <w:rPr>
          <w:rFonts w:ascii="Times New Roman" w:hAnsi="Times New Roman" w:cs="Times New Roman"/>
          <w:sz w:val="24"/>
          <w:szCs w:val="24"/>
        </w:rPr>
        <w:t xml:space="preserve">Le schéma </w:t>
      </w:r>
      <w:r w:rsidR="00EA3653">
        <w:rPr>
          <w:rFonts w:ascii="Times New Roman" w:hAnsi="Times New Roman" w:cs="Times New Roman"/>
          <w:sz w:val="24"/>
          <w:szCs w:val="24"/>
        </w:rPr>
        <w:t xml:space="preserve">conceptuel qui découle de ces hypothèses est représenté sur le graphique </w:t>
      </w:r>
      <w:r w:rsidRPr="00201CDC">
        <w:rPr>
          <w:rFonts w:ascii="Times New Roman" w:hAnsi="Times New Roman" w:cs="Times New Roman"/>
          <w:sz w:val="24"/>
          <w:szCs w:val="24"/>
        </w:rPr>
        <w:t>ci-dessous</w:t>
      </w:r>
      <w:r w:rsidR="00EA3653">
        <w:rPr>
          <w:rFonts w:ascii="Times New Roman" w:hAnsi="Times New Roman" w:cs="Times New Roman"/>
          <w:sz w:val="24"/>
          <w:szCs w:val="24"/>
        </w:rPr>
        <w:t xml:space="preserve"> </w:t>
      </w:r>
      <w:r w:rsidRPr="00201CDC">
        <w:rPr>
          <w:rFonts w:ascii="Times New Roman" w:hAnsi="Times New Roman" w:cs="Times New Roman"/>
          <w:sz w:val="24"/>
          <w:szCs w:val="24"/>
        </w:rPr>
        <w:t>:</w:t>
      </w:r>
    </w:p>
    <w:p w14:paraId="5C5F3492" w14:textId="0AE32D42" w:rsidR="00472A8C" w:rsidRPr="00830737" w:rsidRDefault="00000000" w:rsidP="00472A8C">
      <w:pPr>
        <w:spacing w:after="120" w:line="360" w:lineRule="auto"/>
        <w:ind w:firstLine="360"/>
        <w:jc w:val="both"/>
        <w:rPr>
          <w:rFonts w:ascii="Times New Roman" w:hAnsi="Times New Roman" w:cs="Times New Roman"/>
          <w:sz w:val="24"/>
          <w:szCs w:val="24"/>
        </w:rPr>
      </w:pPr>
      <w:r>
        <w:rPr>
          <w:noProof/>
        </w:rPr>
        <w:pict w14:anchorId="222D681F">
          <v:shapetype id="_x0000_t202" coordsize="21600,21600" o:spt="202" path="m,l,21600r21600,l21600,xe">
            <v:stroke joinstyle="miter"/>
            <v:path gradientshapeok="t" o:connecttype="rect"/>
          </v:shapetype>
          <v:shape id="_x0000_s2236" type="#_x0000_t202" style="position:absolute;left:0;text-align:left;margin-left:29.1pt;margin-top:11.6pt;width:353pt;height:36pt;z-index:251697152;mso-position-horizontal-relative:text;mso-position-vertical-relative:text" stroked="f">
            <v:textbox inset="0,0,0,0">
              <w:txbxContent>
                <w:p w14:paraId="4300374A" w14:textId="07C1BA30" w:rsidR="006F280F" w:rsidRPr="007F3BAE" w:rsidRDefault="006F280F" w:rsidP="006F280F">
                  <w:pPr>
                    <w:pStyle w:val="Lgende"/>
                    <w:rPr>
                      <w:rFonts w:eastAsiaTheme="minorHAnsi"/>
                      <w:noProof/>
                      <w:sz w:val="22"/>
                      <w:szCs w:val="22"/>
                    </w:rPr>
                  </w:pPr>
                  <w:bookmarkStart w:id="70" w:name="_Toc194307259"/>
                  <w:bookmarkStart w:id="71" w:name="_Toc194307502"/>
                  <w:r w:rsidRPr="006F280F">
                    <w:rPr>
                      <w:rFonts w:eastAsiaTheme="minorHAnsi" w:cs="Times New Roman"/>
                      <w:color w:val="auto"/>
                      <w:sz w:val="24"/>
                      <w:szCs w:val="24"/>
                    </w:rPr>
                    <w:t xml:space="preserve">Figure </w:t>
                  </w:r>
                  <w:r w:rsidRPr="006F280F">
                    <w:rPr>
                      <w:rFonts w:eastAsiaTheme="minorHAnsi" w:cs="Times New Roman"/>
                      <w:color w:val="auto"/>
                      <w:sz w:val="24"/>
                      <w:szCs w:val="24"/>
                    </w:rPr>
                    <w:fldChar w:fldCharType="begin"/>
                  </w:r>
                  <w:r w:rsidRPr="006F280F">
                    <w:rPr>
                      <w:rFonts w:eastAsiaTheme="minorHAnsi" w:cs="Times New Roman"/>
                      <w:color w:val="auto"/>
                      <w:sz w:val="24"/>
                      <w:szCs w:val="24"/>
                    </w:rPr>
                    <w:instrText xml:space="preserve"> SEQ Figure \* ARABIC </w:instrText>
                  </w:r>
                  <w:r w:rsidRPr="006F280F">
                    <w:rPr>
                      <w:rFonts w:eastAsiaTheme="minorHAnsi" w:cs="Times New Roman"/>
                      <w:color w:val="auto"/>
                      <w:sz w:val="24"/>
                      <w:szCs w:val="24"/>
                    </w:rPr>
                    <w:fldChar w:fldCharType="separate"/>
                  </w:r>
                  <w:r w:rsidR="00BA3FC7">
                    <w:rPr>
                      <w:rFonts w:eastAsiaTheme="minorHAnsi" w:cs="Times New Roman"/>
                      <w:noProof/>
                      <w:color w:val="auto"/>
                      <w:sz w:val="24"/>
                      <w:szCs w:val="24"/>
                    </w:rPr>
                    <w:t>1</w:t>
                  </w:r>
                  <w:r w:rsidRPr="006F280F">
                    <w:rPr>
                      <w:rFonts w:eastAsiaTheme="minorHAnsi" w:cs="Times New Roman"/>
                      <w:color w:val="auto"/>
                      <w:sz w:val="24"/>
                      <w:szCs w:val="24"/>
                    </w:rPr>
                    <w:fldChar w:fldCharType="end"/>
                  </w:r>
                  <w:r w:rsidRPr="006F280F">
                    <w:rPr>
                      <w:rFonts w:eastAsiaTheme="minorHAnsi" w:cs="Times New Roman"/>
                      <w:b w:val="0"/>
                      <w:bCs w:val="0"/>
                      <w:color w:val="auto"/>
                      <w:sz w:val="24"/>
                      <w:szCs w:val="24"/>
                    </w:rPr>
                    <w:t>: Schéma conceptuel de données</w:t>
                  </w:r>
                  <w:bookmarkEnd w:id="70"/>
                  <w:bookmarkEnd w:id="71"/>
                </w:p>
              </w:txbxContent>
            </v:textbox>
          </v:shape>
        </w:pict>
      </w:r>
    </w:p>
    <w:p w14:paraId="4B70A5EC" w14:textId="77777777" w:rsidR="00472A8C" w:rsidRPr="00A8263F" w:rsidRDefault="00472A8C" w:rsidP="00472A8C">
      <w:pPr>
        <w:spacing w:after="120" w:line="360" w:lineRule="auto"/>
        <w:ind w:firstLine="708"/>
        <w:jc w:val="both"/>
        <w:rPr>
          <w:rFonts w:ascii="Times New Roman" w:hAnsi="Times New Roman" w:cs="Times New Roman"/>
          <w:sz w:val="24"/>
          <w:szCs w:val="24"/>
        </w:rPr>
      </w:pPr>
    </w:p>
    <w:p w14:paraId="3B9A2341" w14:textId="77777777" w:rsidR="00472A8C" w:rsidRPr="00DE3C4A" w:rsidRDefault="00472A8C" w:rsidP="00472A8C">
      <w:pPr>
        <w:spacing w:after="120" w:line="360" w:lineRule="auto"/>
        <w:ind w:firstLine="708"/>
        <w:jc w:val="both"/>
        <w:rPr>
          <w:rFonts w:ascii="Times New Roman" w:hAnsi="Times New Roman" w:cs="Times New Roman"/>
          <w:sz w:val="24"/>
          <w:szCs w:val="24"/>
        </w:rPr>
      </w:pPr>
    </w:p>
    <w:p w14:paraId="23474A42" w14:textId="0B98C209" w:rsidR="00472A8C" w:rsidRDefault="00000000" w:rsidP="00472A8C">
      <w:pPr>
        <w:rPr>
          <w:rFonts w:ascii="Times New Roman" w:hAnsi="Times New Roman" w:cs="Times New Roman"/>
          <w:sz w:val="24"/>
          <w:szCs w:val="24"/>
        </w:rPr>
      </w:pPr>
      <w:r>
        <w:rPr>
          <w:noProof/>
        </w:rPr>
        <w:pict w14:anchorId="6EFA3785">
          <v:group id="Groupe 1030568329" o:spid="_x0000_s2203" style="position:absolute;margin-left:-12.05pt;margin-top:-29.35pt;width:474pt;height:221.25pt;z-index:251678720" coordsize="60198,28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">
            <v:shape id="Zone de texte 810837677" o:spid="_x0000_s2204" type="#_x0000_t202" style="position:absolute;left:32861;width:20193;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" fillcolor="#f7caac [1301]" strokeweight=".5pt">
              <v:textbox style="mso-next-textbox:#Zone de texte 810837677">
                <w:txbxContent>
                  <w:p w14:paraId="1892D1B4" w14:textId="77777777" w:rsidR="00472A8C" w:rsidRPr="0080787B" w:rsidRDefault="00472A8C" w:rsidP="00472A8C">
                    <w:pPr>
                      <w:spacing w:after="0"/>
                      <w:jc w:val="center"/>
                      <w:rPr>
                        <w:rFonts w:ascii="Times New Roman" w:hAnsi="Times New Roman" w:cs="Times New Roman"/>
                        <w:b/>
                        <w:bCs/>
                      </w:rPr>
                    </w:pPr>
                    <w:r w:rsidRPr="0080787B">
                      <w:rPr>
                        <w:rFonts w:ascii="Times New Roman" w:hAnsi="Times New Roman" w:cs="Times New Roman"/>
                        <w:b/>
                        <w:bCs/>
                      </w:rPr>
                      <w:t>Gestion des données</w:t>
                    </w:r>
                  </w:p>
                  <w:p w14:paraId="538399B7" w14:textId="77777777" w:rsidR="00472A8C" w:rsidRPr="0080787B" w:rsidRDefault="00472A8C" w:rsidP="00472A8C">
                    <w:pPr>
                      <w:spacing w:after="0"/>
                      <w:jc w:val="center"/>
                      <w:rPr>
                        <w:rFonts w:ascii="Times New Roman" w:hAnsi="Times New Roman" w:cs="Times New Roman"/>
                      </w:rPr>
                    </w:pPr>
                    <w:r w:rsidRPr="0080787B">
                      <w:rPr>
                        <w:rFonts w:ascii="Times New Roman" w:hAnsi="Times New Roman" w:cs="Times New Roman"/>
                      </w:rPr>
                      <w:t> (</w:t>
                    </w:r>
                    <w:r>
                      <w:rPr>
                        <w:rFonts w:ascii="Times New Roman" w:hAnsi="Times New Roman" w:cs="Times New Roman"/>
                      </w:rPr>
                      <w:t>C</w:t>
                    </w:r>
                    <w:r w:rsidRPr="0080787B">
                      <w:rPr>
                        <w:rFonts w:ascii="Times New Roman" w:hAnsi="Times New Roman" w:cs="Times New Roman"/>
                      </w:rPr>
                      <w:t>ollecte, traitement, stockage)</w:t>
                    </w:r>
                  </w:p>
                  <w:p w14:paraId="7AACEB93" w14:textId="77777777" w:rsidR="00472A8C" w:rsidRDefault="00472A8C" w:rsidP="00472A8C">
                    <w:pPr>
                      <w:spacing w:after="0"/>
                      <w:jc w:val="center"/>
                    </w:pPr>
                  </w:p>
                </w:txbxContent>
              </v:textbox>
            </v:shape>
            <v:shape id="Zone de texte 411503687" o:spid="_x0000_s2205" type="#_x0000_t202" style="position:absolute;left:6381;top:23812;width:21527;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" fillcolor="#f7caac [1301]" strokeweight=".5pt">
              <v:textbox style="mso-next-textbox:#Zone de texte 411503687">
                <w:txbxContent>
                  <w:p w14:paraId="7B560C9A" w14:textId="77777777" w:rsidR="00472A8C" w:rsidRPr="0080787B" w:rsidRDefault="00472A8C" w:rsidP="00472A8C">
                    <w:pPr>
                      <w:spacing w:after="0"/>
                      <w:jc w:val="center"/>
                      <w:rPr>
                        <w:rFonts w:ascii="Times New Roman" w:hAnsi="Times New Roman" w:cs="Times New Roman"/>
                        <w:b/>
                        <w:bCs/>
                      </w:rPr>
                    </w:pPr>
                    <w:r w:rsidRPr="0080787B">
                      <w:rPr>
                        <w:rFonts w:ascii="Times New Roman" w:hAnsi="Times New Roman" w:cs="Times New Roman"/>
                        <w:b/>
                        <w:bCs/>
                      </w:rPr>
                      <w:t>Performance marketing </w:t>
                    </w:r>
                  </w:p>
                  <w:p w14:paraId="2F2E7013" w14:textId="77777777" w:rsidR="00472A8C" w:rsidRPr="0080787B" w:rsidRDefault="00472A8C" w:rsidP="00472A8C">
                    <w:pPr>
                      <w:spacing w:after="0"/>
                      <w:jc w:val="center"/>
                      <w:rPr>
                        <w:rFonts w:ascii="Times New Roman" w:hAnsi="Times New Roman" w:cs="Times New Roman"/>
                      </w:rPr>
                    </w:pPr>
                    <w:r w:rsidRPr="0080787B">
                      <w:rPr>
                        <w:rFonts w:ascii="Times New Roman" w:hAnsi="Times New Roman" w:cs="Times New Roman"/>
                        <w:bCs/>
                      </w:rPr>
                      <w:t>(ROI, fidélité, satisfaction client)</w:t>
                    </w:r>
                  </w:p>
                </w:txbxContent>
              </v:textbox>
            </v:shape>
            <v:shape id="Zone de texte 938895383" o:spid="_x0000_s2206" type="#_x0000_t202" style="position:absolute;top:8667;width:25336;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" fillcolor="#f7caac [1301]" strokeweight=".5pt">
              <v:textbox style="mso-next-textbox:#Zone de texte 938895383">
                <w:txbxContent>
                  <w:p w14:paraId="262FFE90" w14:textId="77777777" w:rsidR="00472A8C" w:rsidRPr="0080787B" w:rsidRDefault="00472A8C" w:rsidP="00472A8C">
                    <w:pPr>
                      <w:jc w:val="center"/>
                      <w:rPr>
                        <w:rFonts w:ascii="Times New Roman" w:hAnsi="Times New Roman" w:cs="Times New Roman"/>
                      </w:rPr>
                    </w:pPr>
                    <w:r w:rsidRPr="0080787B">
                      <w:rPr>
                        <w:rFonts w:ascii="Times New Roman" w:hAnsi="Times New Roman" w:cs="Times New Roman"/>
                        <w:b/>
                        <w:bCs/>
                      </w:rPr>
                      <w:t xml:space="preserve">Technologies de protection </w:t>
                    </w:r>
                    <w:r w:rsidRPr="0080787B">
                      <w:rPr>
                        <w:rFonts w:ascii="Times New Roman" w:hAnsi="Times New Roman" w:cs="Times New Roman"/>
                        <w:bCs/>
                      </w:rPr>
                      <w:t>(Anonymisation, blockchain, zero-trust)</w:t>
                    </w:r>
                  </w:p>
                </w:txbxContent>
              </v:textbox>
            </v:shape>
            <v:shape id="Zone de texte 988933363" o:spid="_x0000_s2207" type="#_x0000_t202" style="position:absolute;left:31337;top:18669;width:24860;height:4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" fillcolor="#f7caac [1301]" strokeweight=".5pt">
              <v:textbox style="mso-next-textbox:#Zone de texte 988933363">
                <w:txbxContent>
                  <w:p w14:paraId="7C14F0C1" w14:textId="77777777" w:rsidR="00472A8C" w:rsidRPr="0080787B" w:rsidRDefault="00472A8C" w:rsidP="00472A8C">
                    <w:pPr>
                      <w:spacing w:after="0"/>
                      <w:jc w:val="center"/>
                      <w:rPr>
                        <w:rFonts w:ascii="Times New Roman" w:hAnsi="Times New Roman" w:cs="Times New Roman"/>
                        <w:b/>
                        <w:bCs/>
                        <w:sz w:val="24"/>
                        <w:szCs w:val="24"/>
                      </w:rPr>
                    </w:pPr>
                    <w:r w:rsidRPr="0080787B">
                      <w:rPr>
                        <w:rFonts w:ascii="Times New Roman" w:hAnsi="Times New Roman" w:cs="Times New Roman"/>
                        <w:b/>
                        <w:bCs/>
                        <w:sz w:val="24"/>
                        <w:szCs w:val="24"/>
                      </w:rPr>
                      <w:t xml:space="preserve">Confiance des consommateurs </w:t>
                    </w:r>
                  </w:p>
                  <w:p w14:paraId="4A651C04" w14:textId="77777777" w:rsidR="00472A8C" w:rsidRPr="0080787B" w:rsidRDefault="00472A8C" w:rsidP="00472A8C">
                    <w:pPr>
                      <w:spacing w:after="0"/>
                      <w:jc w:val="center"/>
                      <w:rPr>
                        <w:rFonts w:ascii="Times New Roman" w:hAnsi="Times New Roman" w:cs="Times New Roman"/>
                        <w:b/>
                        <w:bCs/>
                        <w:sz w:val="24"/>
                        <w:szCs w:val="24"/>
                      </w:rPr>
                    </w:pPr>
                    <w:r w:rsidRPr="0080787B">
                      <w:rPr>
                        <w:rFonts w:ascii="Times New Roman" w:hAnsi="Times New Roman" w:cs="Times New Roman"/>
                        <w:bCs/>
                        <w:sz w:val="24"/>
                        <w:szCs w:val="24"/>
                      </w:rPr>
                      <w:t>(</w:t>
                    </w:r>
                    <w:r w:rsidRPr="0080787B">
                      <w:rPr>
                        <w:rFonts w:ascii="Times New Roman" w:hAnsi="Times New Roman" w:cs="Times New Roman"/>
                        <w:sz w:val="24"/>
                        <w:szCs w:val="24"/>
                      </w:rPr>
                      <w:t>Transparence et perception éthique)</w:t>
                    </w:r>
                  </w:p>
                </w:txbxContent>
              </v:textbox>
            </v:shape>
            <v:shape id="Zone de texte 1208034070" o:spid="_x0000_s2208" type="#_x0000_t202" style="position:absolute;left:40005;top:9429;width:20193;height:4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" fillcolor="#f7caac [1301]" strokeweight=".5pt">
              <v:textbox style="mso-next-textbox:#Zone de texte 1208034070">
                <w:txbxContent>
                  <w:p w14:paraId="6177CDC7" w14:textId="77777777" w:rsidR="00472A8C" w:rsidRPr="0080787B" w:rsidRDefault="00472A8C" w:rsidP="00472A8C">
                    <w:pPr>
                      <w:jc w:val="center"/>
                      <w:rPr>
                        <w:rFonts w:ascii="Times New Roman" w:hAnsi="Times New Roman" w:cs="Times New Roman"/>
                      </w:rPr>
                    </w:pPr>
                    <w:r w:rsidRPr="0080787B">
                      <w:rPr>
                        <w:rFonts w:ascii="Times New Roman" w:hAnsi="Times New Roman" w:cs="Times New Roman"/>
                        <w:b/>
                        <w:bCs/>
                      </w:rPr>
                      <w:t>Conformité légale </w:t>
                    </w:r>
                    <w:r w:rsidRPr="0080787B">
                      <w:rPr>
                        <w:rFonts w:ascii="Times New Roman" w:hAnsi="Times New Roman" w:cs="Times New Roman"/>
                      </w:rPr>
                      <w:t>(Respect des régulations RGPD, ePrivacy)</w:t>
                    </w:r>
                  </w:p>
                </w:txbxContent>
              </v:textbox>
            </v:shape>
            <v:shapetype id="_x0000_t32" coordsize="21600,21600" o:spt="32" o:oned="t" path="m,l21600,21600e" filled="f">
              <v:path arrowok="t" fillok="f" o:connecttype="none"/>
              <o:lock v:ext="edit" shapetype="t"/>
            </v:shapetype>
            <v:shape id="Connecteur droit avec flèche 1641624025" o:spid="_x0000_s2209" type="#_x0000_t32" style="position:absolute;left:25336;top:4857;width:11240;height:6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" strokecolor="black [3213]" strokeweight=".5pt">
              <v:stroke endarrow="open" joinstyle="miter"/>
            </v:shape>
            <v:shape id="Connecteur droit avec flèche 1806046200" o:spid="_x0000_s2210" type="#_x0000_t32" style="position:absolute;left:42005;top:4857;width:7715;height:45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" strokecolor="black [3213]" strokeweight=".5pt">
              <v:stroke endarrow="open" joinstyle="miter"/>
            </v:shape>
            <v:shape id="Connecteur droit avec flèche 1417164266" o:spid="_x0000_s2211" type="#_x0000_t32" style="position:absolute;left:16097;top:4857;width:23527;height:189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" strokecolor="black [3213]" strokeweight=".5pt">
              <v:stroke endarrow="open" joinstyle="miter"/>
            </v:shape>
            <v:shape id="Connecteur droit avec flèche 43811682" o:spid="_x0000_s2212" type="#_x0000_t32" style="position:absolute;left:44291;top:14287;width:6191;height:43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" strokecolor="black [3213]" strokeweight=".5pt">
              <v:stroke endarrow="open" joinstyle="miter"/>
            </v:shape>
            <v:shape id="Connecteur droit avec flèche 2074631784" o:spid="_x0000_s2213" type="#_x0000_t32" style="position:absolute;left:19240;top:11525;width:20765;height:1228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" strokecolor="black [3213]" strokeweight=".5pt">
              <v:stroke endarrow="open" joinstyle="miter"/>
            </v:shape>
            <v:shape id="Connecteur droit avec flèche 4876674" o:spid="_x0000_s2214" type="#_x0000_t32" style="position:absolute;left:22479;top:20859;width:8858;height:29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" strokecolor="black [3213]" strokeweight=".5pt">
              <v:stroke endarrow="open" joinstyle="miter"/>
            </v:shape>
            <v:shape id="Connecteur droit avec flèche 312778216" o:spid="_x0000_s2215" type="#_x0000_t32" style="position:absolute;left:11144;top:13525;width:3048;height:102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" strokecolor="black [3213]" strokeweight=".5pt">
              <v:stroke endarrow="open" joinstyle="miter"/>
            </v:shape>
          </v:group>
        </w:pict>
      </w:r>
      <w:r w:rsidR="00472A8C" w:rsidRPr="00DE3C4A">
        <w:rPr>
          <w:rFonts w:ascii="Times New Roman" w:hAnsi="Times New Roman" w:cs="Times New Roman"/>
          <w:sz w:val="24"/>
          <w:szCs w:val="24"/>
        </w:rPr>
        <w:t xml:space="preserve"> </w:t>
      </w:r>
    </w:p>
    <w:p w14:paraId="00F8910F" w14:textId="77777777" w:rsidR="00472A8C" w:rsidRDefault="00472A8C" w:rsidP="00472A8C">
      <w:pPr>
        <w:rPr>
          <w:rFonts w:ascii="Times New Roman" w:hAnsi="Times New Roman" w:cs="Times New Roman"/>
          <w:sz w:val="24"/>
          <w:szCs w:val="24"/>
        </w:rPr>
      </w:pPr>
    </w:p>
    <w:p w14:paraId="5AE1A013" w14:textId="77777777" w:rsidR="00472A8C" w:rsidRDefault="00472A8C" w:rsidP="00472A8C">
      <w:pPr>
        <w:rPr>
          <w:rFonts w:ascii="Times New Roman" w:hAnsi="Times New Roman" w:cs="Times New Roman"/>
          <w:sz w:val="24"/>
          <w:szCs w:val="24"/>
        </w:rPr>
      </w:pPr>
    </w:p>
    <w:p w14:paraId="1CC6D884" w14:textId="77777777" w:rsidR="00472A8C" w:rsidRDefault="00472A8C" w:rsidP="00472A8C">
      <w:pPr>
        <w:rPr>
          <w:rFonts w:ascii="Times New Roman" w:hAnsi="Times New Roman" w:cs="Times New Roman"/>
          <w:sz w:val="24"/>
          <w:szCs w:val="24"/>
        </w:rPr>
      </w:pPr>
    </w:p>
    <w:p w14:paraId="136CF634" w14:textId="77777777" w:rsidR="00472A8C" w:rsidRDefault="00472A8C" w:rsidP="00472A8C">
      <w:pPr>
        <w:rPr>
          <w:rFonts w:ascii="Times New Roman" w:hAnsi="Times New Roman" w:cs="Times New Roman"/>
          <w:sz w:val="24"/>
          <w:szCs w:val="24"/>
        </w:rPr>
      </w:pPr>
    </w:p>
    <w:p w14:paraId="562DEFD9" w14:textId="77777777" w:rsidR="00472A8C" w:rsidRDefault="00472A8C" w:rsidP="00472A8C">
      <w:pPr>
        <w:rPr>
          <w:rFonts w:ascii="Times New Roman" w:hAnsi="Times New Roman" w:cs="Times New Roman"/>
          <w:sz w:val="24"/>
          <w:szCs w:val="24"/>
        </w:rPr>
      </w:pPr>
    </w:p>
    <w:p w14:paraId="3B573232" w14:textId="77777777" w:rsidR="00472A8C" w:rsidRDefault="00472A8C" w:rsidP="00472A8C">
      <w:pPr>
        <w:rPr>
          <w:rFonts w:ascii="Times New Roman" w:hAnsi="Times New Roman" w:cs="Times New Roman"/>
          <w:sz w:val="24"/>
          <w:szCs w:val="24"/>
        </w:rPr>
      </w:pPr>
    </w:p>
    <w:p w14:paraId="1B2D8441" w14:textId="77777777" w:rsidR="00472A8C" w:rsidRDefault="00472A8C" w:rsidP="00472A8C">
      <w:pPr>
        <w:rPr>
          <w:rFonts w:ascii="Times New Roman" w:hAnsi="Times New Roman" w:cs="Times New Roman"/>
          <w:sz w:val="24"/>
          <w:szCs w:val="24"/>
        </w:rPr>
      </w:pPr>
    </w:p>
    <w:p w14:paraId="3C376E28" w14:textId="77777777" w:rsidR="00472A8C" w:rsidRDefault="00472A8C" w:rsidP="00472A8C">
      <w:pPr>
        <w:spacing w:before="120" w:after="120" w:line="360" w:lineRule="auto"/>
        <w:ind w:firstLine="708"/>
        <w:jc w:val="both"/>
        <w:rPr>
          <w:rFonts w:ascii="Times New Roman" w:hAnsi="Times New Roman" w:cs="Times New Roman"/>
          <w:sz w:val="24"/>
          <w:szCs w:val="24"/>
        </w:rPr>
      </w:pPr>
    </w:p>
    <w:p w14:paraId="7183AEE7" w14:textId="2BB94A69" w:rsidR="00EA3653" w:rsidRDefault="00EA3653" w:rsidP="00472A8C">
      <w:pPr>
        <w:spacing w:before="120" w:after="120" w:line="360" w:lineRule="auto"/>
        <w:ind w:firstLine="708"/>
        <w:jc w:val="both"/>
        <w:rPr>
          <w:rFonts w:ascii="Times New Roman" w:hAnsi="Times New Roman" w:cs="Times New Roman"/>
          <w:sz w:val="24"/>
          <w:szCs w:val="24"/>
        </w:rPr>
      </w:pPr>
      <w:r w:rsidRPr="00EA3653">
        <w:rPr>
          <w:rFonts w:ascii="Times New Roman" w:hAnsi="Times New Roman" w:cs="Times New Roman"/>
          <w:b/>
          <w:bCs/>
          <w:sz w:val="24"/>
          <w:szCs w:val="24"/>
        </w:rPr>
        <w:t>Source</w:t>
      </w:r>
      <w:r>
        <w:rPr>
          <w:rFonts w:ascii="Times New Roman" w:hAnsi="Times New Roman" w:cs="Times New Roman"/>
          <w:sz w:val="24"/>
          <w:szCs w:val="24"/>
        </w:rPr>
        <w:t> : Auteur</w:t>
      </w:r>
    </w:p>
    <w:p w14:paraId="3589C561" w14:textId="3A412DB8"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7F6C51">
        <w:rPr>
          <w:rFonts w:ascii="Times New Roman" w:hAnsi="Times New Roman" w:cs="Times New Roman"/>
          <w:sz w:val="24"/>
          <w:szCs w:val="24"/>
        </w:rPr>
        <w:t>Ce modèle conceptuel s’articule autour de plusieurs axes majeurs qui soulignent l’importance d’une gestion responsable des données. Il met en évidence le lien essentiel entre la conformité réglementaire et les pratiques de gestion des données, l’impact des technologies de protection sur la sécurité et la perception des consommateurs, ainsi que la relation entre transparence, confiance des utilisateurs et performance marketing. Chacun de ces éléments contribue à une approche intégrée visant à renforcer la protection des données personnelles tout en optimisant la stratégie marketing et la valeur commerciale.</w:t>
      </w:r>
    </w:p>
    <w:p w14:paraId="0165F3B5" w14:textId="77777777" w:rsidR="00472A8C" w:rsidRPr="00D67FF8" w:rsidRDefault="00472A8C" w:rsidP="00D67FF8">
      <w:pPr>
        <w:pStyle w:val="Titre3"/>
        <w:spacing w:line="360" w:lineRule="auto"/>
        <w:jc w:val="both"/>
        <w:rPr>
          <w:rFonts w:ascii="Times New Roman" w:hAnsi="Times New Roman" w:cs="Times New Roman"/>
          <w:b/>
          <w:color w:val="auto"/>
        </w:rPr>
      </w:pPr>
      <w:bookmarkStart w:id="72" w:name="_Toc194255027"/>
      <w:r w:rsidRPr="00D67FF8">
        <w:rPr>
          <w:rFonts w:ascii="Times New Roman" w:hAnsi="Times New Roman" w:cs="Times New Roman"/>
          <w:b/>
          <w:color w:val="auto"/>
        </w:rPr>
        <w:lastRenderedPageBreak/>
        <w:t>II.2.2.1. Lien entre gestion des données et conformité réglementaire</w:t>
      </w:r>
      <w:bookmarkEnd w:id="72"/>
    </w:p>
    <w:p w14:paraId="3F431596"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Une gestion rigoureuse des données, incluant la collecte, le traitement et le stockage selon des pratiques responsables, facilite la conformité avec les régulations telles que le RGPD et le règlement ePrivacy.</w:t>
      </w:r>
    </w:p>
    <w:p w14:paraId="0B9FE321"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L’application stricte de ces règles favorise la transparence et réduit les risques juridiques pour l’entreprise.</w:t>
      </w:r>
    </w:p>
    <w:p w14:paraId="0FD91A72" w14:textId="77777777" w:rsidR="00472A8C" w:rsidRPr="00D67FF8" w:rsidRDefault="00472A8C" w:rsidP="00D67FF8">
      <w:pPr>
        <w:pStyle w:val="Titre3"/>
        <w:spacing w:line="360" w:lineRule="auto"/>
        <w:jc w:val="both"/>
        <w:rPr>
          <w:rFonts w:ascii="Times New Roman" w:hAnsi="Times New Roman" w:cs="Times New Roman"/>
          <w:b/>
          <w:color w:val="auto"/>
        </w:rPr>
      </w:pPr>
      <w:bookmarkStart w:id="73" w:name="_Toc194255028"/>
      <w:r w:rsidRPr="00D67FF8">
        <w:rPr>
          <w:rFonts w:ascii="Times New Roman" w:hAnsi="Times New Roman" w:cs="Times New Roman"/>
          <w:b/>
          <w:color w:val="auto"/>
        </w:rPr>
        <w:t>II.2.2.2. Impact des technologies de protection des données</w:t>
      </w:r>
      <w:bookmarkEnd w:id="73"/>
    </w:p>
    <w:p w14:paraId="16D83666"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Les solutions comme la blockchain, l’anonymisation et l’architecture zero-trust garantissent la confidentialité et la sécurité des données.</w:t>
      </w:r>
    </w:p>
    <w:p w14:paraId="7FAB9642"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En renforçant la protection des données, ces technologies améliorent la perception des consommateurs et limitent les risques de violations.</w:t>
      </w:r>
    </w:p>
    <w:p w14:paraId="74B04C72" w14:textId="77777777" w:rsidR="00472A8C" w:rsidRPr="00BE34DC" w:rsidRDefault="00472A8C" w:rsidP="00472A8C">
      <w:pPr>
        <w:spacing w:after="120" w:line="360" w:lineRule="auto"/>
        <w:jc w:val="both"/>
        <w:rPr>
          <w:rFonts w:ascii="Times New Roman" w:hAnsi="Times New Roman" w:cs="Times New Roman"/>
          <w:b/>
          <w:bCs/>
          <w:sz w:val="24"/>
          <w:szCs w:val="24"/>
        </w:rPr>
      </w:pPr>
      <w:r w:rsidRPr="00D67FF8">
        <w:rPr>
          <w:rFonts w:ascii="Times New Roman" w:eastAsiaTheme="majorEastAsia" w:hAnsi="Times New Roman" w:cs="Times New Roman"/>
          <w:b/>
          <w:sz w:val="24"/>
          <w:szCs w:val="24"/>
        </w:rPr>
        <w:t>II.2.2.3. Relation entre transparence, confiance des consommateurs et performance</w:t>
      </w:r>
      <w:r w:rsidRPr="00BE34DC">
        <w:rPr>
          <w:rFonts w:ascii="Times New Roman" w:hAnsi="Times New Roman" w:cs="Times New Roman"/>
          <w:b/>
          <w:bCs/>
          <w:sz w:val="24"/>
          <w:szCs w:val="24"/>
        </w:rPr>
        <w:t xml:space="preserve"> marketing</w:t>
      </w:r>
    </w:p>
    <w:p w14:paraId="2A71B5F7"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Une gestion éthique des données et le respect des régulations accroissent la confiance des utilisateurs.</w:t>
      </w:r>
    </w:p>
    <w:p w14:paraId="675E84A4" w14:textId="77777777" w:rsidR="00472A8C" w:rsidRPr="00201CD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Cette confiance influence directement leur engagement, leur fidélité et leur satisfaction.</w:t>
      </w:r>
    </w:p>
    <w:p w14:paraId="30138575" w14:textId="77777777" w:rsidR="00472A8C" w:rsidRDefault="00472A8C" w:rsidP="00472A8C">
      <w:pPr>
        <w:spacing w:before="120" w:after="120" w:line="360" w:lineRule="auto"/>
        <w:ind w:firstLine="708"/>
        <w:jc w:val="both"/>
        <w:rPr>
          <w:rFonts w:ascii="Times New Roman" w:hAnsi="Times New Roman" w:cs="Times New Roman"/>
          <w:sz w:val="24"/>
          <w:szCs w:val="24"/>
        </w:rPr>
      </w:pPr>
      <w:r w:rsidRPr="00201CDC">
        <w:rPr>
          <w:rFonts w:ascii="Times New Roman" w:hAnsi="Times New Roman" w:cs="Times New Roman"/>
          <w:sz w:val="24"/>
          <w:szCs w:val="24"/>
        </w:rPr>
        <w:t>Une meilleure fidélité et un engagement accru se traduisent par une optimisation du retour sur investissement (ROI) des campagnes marketing et une amélioration globale de la performance des entreprises.</w:t>
      </w:r>
    </w:p>
    <w:p w14:paraId="77F3B956" w14:textId="77777777" w:rsidR="00472A8C" w:rsidRDefault="00472A8C" w:rsidP="00472A8C">
      <w:pPr>
        <w:spacing w:before="120" w:after="120" w:line="360" w:lineRule="auto"/>
        <w:ind w:firstLine="708"/>
        <w:jc w:val="both"/>
        <w:rPr>
          <w:rFonts w:ascii="Times New Roman" w:hAnsi="Times New Roman" w:cs="Times New Roman"/>
          <w:sz w:val="24"/>
          <w:szCs w:val="24"/>
        </w:rPr>
      </w:pPr>
      <w:r w:rsidRPr="00BE34DC">
        <w:rPr>
          <w:rFonts w:ascii="Times New Roman" w:hAnsi="Times New Roman" w:cs="Times New Roman"/>
          <w:sz w:val="24"/>
          <w:szCs w:val="24"/>
        </w:rPr>
        <w:t>En synthèse, ce schéma conceptuel met en évidence l'importance d'une approche intégrée combinant conformité réglementaire, innovation technologique et stratégie marketing centrée sur la protection des données personnelles.</w:t>
      </w:r>
    </w:p>
    <w:p w14:paraId="5C19FE4B" w14:textId="77777777" w:rsidR="00472A8C" w:rsidRPr="00B00427" w:rsidRDefault="00472A8C" w:rsidP="00472A8C">
      <w:pPr>
        <w:rPr>
          <w:rFonts w:ascii="Times New Roman" w:hAnsi="Times New Roman" w:cs="Times New Roman"/>
          <w:sz w:val="2"/>
          <w:szCs w:val="2"/>
        </w:rPr>
      </w:pPr>
    </w:p>
    <w:p w14:paraId="6C3D6C5E" w14:textId="77777777" w:rsidR="00472A8C" w:rsidRPr="00472A8C" w:rsidRDefault="00472A8C" w:rsidP="00472A8C">
      <w:pPr>
        <w:pStyle w:val="Titre2"/>
        <w:rPr>
          <w:rFonts w:ascii="Arial Rounded MT Bold" w:hAnsi="Arial Rounded MT Bold"/>
          <w:color w:val="auto"/>
        </w:rPr>
      </w:pPr>
      <w:r w:rsidRPr="00472A8C">
        <w:rPr>
          <w:rFonts w:ascii="Arial Rounded MT Bold" w:hAnsi="Arial Rounded MT Bold"/>
          <w:color w:val="auto"/>
        </w:rPr>
        <w:t xml:space="preserve"> </w:t>
      </w:r>
      <w:bookmarkStart w:id="74" w:name="_Toc194255029"/>
      <w:r w:rsidRPr="00472A8C">
        <w:rPr>
          <w:rFonts w:ascii="Arial Rounded MT Bold" w:hAnsi="Arial Rounded MT Bold"/>
          <w:color w:val="auto"/>
        </w:rPr>
        <w:t>II.3. Définition des concepts clés</w:t>
      </w:r>
      <w:bookmarkEnd w:id="74"/>
    </w:p>
    <w:p w14:paraId="0B734C49" w14:textId="77777777" w:rsidR="00472A8C" w:rsidRPr="00440AAE"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Afin de mieux comprendre les interactions décrites dans le modèle conceptuel, cette section définit les principaux concepts sur lesquels repose cette recherche. Ces notions permettent d’établir un cadre précis pour analyser les liens entre la gestion des données, la conformité réglementaire, la confiance des consommateurs et la performance marketing.</w:t>
      </w:r>
    </w:p>
    <w:p w14:paraId="4610E623" w14:textId="77777777" w:rsidR="00472A8C" w:rsidRPr="00A60AC7" w:rsidRDefault="00472A8C" w:rsidP="00A60AC7">
      <w:pPr>
        <w:pStyle w:val="Titre3"/>
        <w:spacing w:after="120"/>
        <w:rPr>
          <w:rFonts w:ascii="Times New Roman" w:hAnsi="Times New Roman" w:cs="Times New Roman"/>
          <w:b/>
          <w:color w:val="auto"/>
        </w:rPr>
      </w:pPr>
      <w:bookmarkStart w:id="75" w:name="_Toc194255030"/>
      <w:r w:rsidRPr="00A60AC7">
        <w:rPr>
          <w:rFonts w:ascii="Times New Roman" w:hAnsi="Times New Roman" w:cs="Times New Roman"/>
          <w:b/>
          <w:color w:val="auto"/>
        </w:rPr>
        <w:t>II.3.1. Gestion des données</w:t>
      </w:r>
      <w:bookmarkEnd w:id="75"/>
    </w:p>
    <w:p w14:paraId="11599AB8" w14:textId="77777777" w:rsidR="00472A8C" w:rsidRPr="00440AAE"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 xml:space="preserve">La gestion des données regroupe l’ensemble des processus liés à la collecte, au traitement et au stockage des informations personnelles. Elle repose sur des principes fondamentaux tels que la minimisation des données, la limitation des finalités et la pseudonymisation, garantissant ainsi </w:t>
      </w:r>
      <w:r w:rsidRPr="00440AAE">
        <w:rPr>
          <w:rFonts w:ascii="Times New Roman" w:hAnsi="Times New Roman" w:cs="Times New Roman"/>
          <w:sz w:val="24"/>
          <w:szCs w:val="24"/>
        </w:rPr>
        <w:lastRenderedPageBreak/>
        <w:t>une utilisation conforme aux réglementations et respectueuse des droits des utilisateurs (Voigt &amp; Von dem Bussche, 2017).</w:t>
      </w:r>
    </w:p>
    <w:p w14:paraId="35913BB1" w14:textId="77777777" w:rsidR="00472A8C" w:rsidRPr="00A60AC7" w:rsidRDefault="00472A8C" w:rsidP="00A60AC7">
      <w:pPr>
        <w:pStyle w:val="Titre3"/>
        <w:spacing w:after="120"/>
        <w:rPr>
          <w:rFonts w:ascii="Times New Roman" w:hAnsi="Times New Roman" w:cs="Times New Roman"/>
          <w:b/>
          <w:color w:val="auto"/>
        </w:rPr>
      </w:pPr>
      <w:bookmarkStart w:id="76" w:name="_Toc194255031"/>
      <w:r w:rsidRPr="00A60AC7">
        <w:rPr>
          <w:rFonts w:ascii="Times New Roman" w:hAnsi="Times New Roman" w:cs="Times New Roman"/>
          <w:b/>
          <w:color w:val="auto"/>
        </w:rPr>
        <w:t>II.3.2. Conformité légale</w:t>
      </w:r>
      <w:bookmarkEnd w:id="76"/>
    </w:p>
    <w:p w14:paraId="1FABCDA5" w14:textId="77777777" w:rsidR="00472A8C" w:rsidRPr="00440AAE"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La conformité légale concerne l’ensemble des obligations imposées aux entreprises en matière de protection des données, notamment par des réglementations comme le RGPD et le règlement ePrivacy. Elle impose des pratiques telles que le recueil du consentement explicite, le droit à l’oubli et la mise en place de mesures de sécurité pour protéger les données personnelles (European Commission, 2023).</w:t>
      </w:r>
    </w:p>
    <w:p w14:paraId="1CFCEC57" w14:textId="77777777" w:rsidR="00472A8C" w:rsidRPr="00A60AC7" w:rsidRDefault="00472A8C" w:rsidP="00A60AC7">
      <w:pPr>
        <w:pStyle w:val="Titre3"/>
        <w:spacing w:after="120"/>
        <w:rPr>
          <w:rFonts w:ascii="Times New Roman" w:hAnsi="Times New Roman" w:cs="Times New Roman"/>
          <w:b/>
          <w:color w:val="auto"/>
        </w:rPr>
      </w:pPr>
      <w:bookmarkStart w:id="77" w:name="_Toc194255032"/>
      <w:r w:rsidRPr="00A60AC7">
        <w:rPr>
          <w:rFonts w:ascii="Times New Roman" w:hAnsi="Times New Roman" w:cs="Times New Roman"/>
          <w:b/>
          <w:color w:val="auto"/>
        </w:rPr>
        <w:t>II.3.3. Technologies de protection</w:t>
      </w:r>
      <w:bookmarkEnd w:id="77"/>
    </w:p>
    <w:p w14:paraId="2E037E54" w14:textId="77777777" w:rsidR="00472A8C" w:rsidRPr="00440AAE"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Les technologies de protection des données englobent des outils et méthodes visant à sécuriser les informations personnelles et à prévenir leur exploitation abusive. Parmi elles, le chiffrement, la blockchain et l’architecture zero-trust permettent de garantir l’intégrité et la confidentialité des données, renforçant ainsi la confiance des utilisateurs et réduisant les risques de violations (ENISA, 2023).</w:t>
      </w:r>
    </w:p>
    <w:p w14:paraId="5712233F" w14:textId="77777777" w:rsidR="00472A8C" w:rsidRPr="00A60AC7" w:rsidRDefault="00472A8C" w:rsidP="00A60AC7">
      <w:pPr>
        <w:pStyle w:val="Titre3"/>
        <w:spacing w:after="120"/>
        <w:rPr>
          <w:rFonts w:ascii="Times New Roman" w:hAnsi="Times New Roman" w:cs="Times New Roman"/>
          <w:b/>
          <w:color w:val="auto"/>
        </w:rPr>
      </w:pPr>
      <w:bookmarkStart w:id="78" w:name="_Toc194255033"/>
      <w:r w:rsidRPr="00A60AC7">
        <w:rPr>
          <w:rFonts w:ascii="Times New Roman" w:hAnsi="Times New Roman" w:cs="Times New Roman"/>
          <w:b/>
          <w:color w:val="auto"/>
        </w:rPr>
        <w:t>II.3.4. Confiance des consommateurs</w:t>
      </w:r>
      <w:bookmarkEnd w:id="78"/>
    </w:p>
    <w:p w14:paraId="6DDF13B5" w14:textId="77777777" w:rsidR="00472A8C" w:rsidRPr="00440AAE"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La confiance des consommateurs désigne leur perception quant à la transparence et à l’éthique des pratiques d’une entreprise en matière de gestion des données. Une politique de protection respectueuse des droits des utilisateurs contribue à renforcer cette confiance, influençant directement leur engagement et leur fidélité à une marque (PwC, 2022).</w:t>
      </w:r>
    </w:p>
    <w:p w14:paraId="2203EF35" w14:textId="77777777" w:rsidR="00472A8C" w:rsidRPr="00A60AC7" w:rsidRDefault="00472A8C" w:rsidP="00A60AC7">
      <w:pPr>
        <w:pStyle w:val="Titre3"/>
        <w:spacing w:after="120"/>
        <w:rPr>
          <w:rFonts w:ascii="Times New Roman" w:hAnsi="Times New Roman" w:cs="Times New Roman"/>
          <w:b/>
          <w:color w:val="auto"/>
        </w:rPr>
      </w:pPr>
      <w:bookmarkStart w:id="79" w:name="_Toc194255034"/>
      <w:r w:rsidRPr="00A60AC7">
        <w:rPr>
          <w:rFonts w:ascii="Times New Roman" w:hAnsi="Times New Roman" w:cs="Times New Roman"/>
          <w:b/>
          <w:color w:val="auto"/>
        </w:rPr>
        <w:t>II.3.5. Performance marketing</w:t>
      </w:r>
      <w:bookmarkEnd w:id="79"/>
    </w:p>
    <w:p w14:paraId="0BFC7FD3" w14:textId="77777777" w:rsidR="00472A8C" w:rsidRDefault="00472A8C" w:rsidP="00472A8C">
      <w:pPr>
        <w:spacing w:before="120" w:after="120" w:line="360" w:lineRule="auto"/>
        <w:ind w:firstLine="708"/>
        <w:jc w:val="both"/>
        <w:rPr>
          <w:rFonts w:ascii="Times New Roman" w:hAnsi="Times New Roman" w:cs="Times New Roman"/>
          <w:sz w:val="24"/>
          <w:szCs w:val="24"/>
        </w:rPr>
      </w:pPr>
      <w:r w:rsidRPr="00440AAE">
        <w:rPr>
          <w:rFonts w:ascii="Times New Roman" w:hAnsi="Times New Roman" w:cs="Times New Roman"/>
          <w:sz w:val="24"/>
          <w:szCs w:val="24"/>
        </w:rPr>
        <w:t>La performance marketing se réfère à l’efficacité des stratégies publicitaires et commerciales d’une entreprise. Elle se mesure à travers des indicateurs tels que le retour sur investissement (ROI), la satisfaction client et la fidélité. Une gestion responsable des données permet d’optimiser ces performances en améliorant la pertinence des campagnes et en renforçant l’engagement des consommateurs (Smith &amp; Johnson, 2022).</w:t>
      </w:r>
    </w:p>
    <w:p w14:paraId="2712D56F" w14:textId="77777777" w:rsidR="00472A8C" w:rsidRDefault="00472A8C" w:rsidP="00E37680">
      <w:pPr>
        <w:pStyle w:val="Titre2"/>
        <w:rPr>
          <w:rFonts w:ascii="Arial Rounded MT Bold" w:hAnsi="Arial Rounded MT Bold"/>
          <w:color w:val="auto"/>
        </w:rPr>
      </w:pPr>
    </w:p>
    <w:bookmarkEnd w:id="63"/>
    <w:p w14:paraId="58D9674A" w14:textId="77777777" w:rsidR="0018512E" w:rsidRDefault="0018512E" w:rsidP="008B57C6">
      <w:pPr>
        <w:spacing w:before="120" w:after="100" w:afterAutospacing="1" w:line="324" w:lineRule="auto"/>
        <w:rPr>
          <w:rFonts w:ascii="Times New Roman" w:hAnsi="Times New Roman" w:cs="Times New Roman"/>
          <w:sz w:val="24"/>
          <w:szCs w:val="24"/>
        </w:rPr>
      </w:pPr>
    </w:p>
    <w:p w14:paraId="275C7353" w14:textId="77777777" w:rsidR="00543781" w:rsidRDefault="00543781" w:rsidP="008B57C6">
      <w:pPr>
        <w:spacing w:before="120" w:after="100" w:afterAutospacing="1" w:line="324" w:lineRule="auto"/>
        <w:rPr>
          <w:rFonts w:ascii="Times New Roman" w:hAnsi="Times New Roman" w:cs="Times New Roman"/>
          <w:b/>
          <w:sz w:val="24"/>
          <w:szCs w:val="24"/>
        </w:rPr>
      </w:pPr>
    </w:p>
    <w:p w14:paraId="20C11125" w14:textId="77777777" w:rsidR="008805B0" w:rsidRPr="008805B0" w:rsidRDefault="008805B0" w:rsidP="008B57C6">
      <w:pPr>
        <w:spacing w:before="120" w:after="100" w:afterAutospacing="1" w:line="324" w:lineRule="auto"/>
        <w:rPr>
          <w:rFonts w:ascii="Times New Roman" w:hAnsi="Times New Roman" w:cs="Times New Roman"/>
          <w:b/>
          <w:sz w:val="8"/>
          <w:szCs w:val="8"/>
        </w:rPr>
      </w:pPr>
    </w:p>
    <w:p w14:paraId="29BB71B0" w14:textId="77777777" w:rsidR="0018512E" w:rsidRPr="00332531" w:rsidRDefault="0018512E" w:rsidP="0018512E">
      <w:pPr>
        <w:tabs>
          <w:tab w:val="left" w:pos="1725"/>
        </w:tabs>
        <w:spacing w:line="360" w:lineRule="auto"/>
        <w:rPr>
          <w:sz w:val="24"/>
          <w:szCs w:val="24"/>
        </w:rPr>
      </w:pPr>
    </w:p>
    <w:p w14:paraId="17053E16" w14:textId="77777777" w:rsidR="00A0098E" w:rsidRDefault="00A0098E">
      <w:pPr>
        <w:rPr>
          <w:rFonts w:ascii="Baskerville Old Face" w:hAnsi="Baskerville Old Face"/>
          <w:sz w:val="80"/>
          <w:szCs w:val="80"/>
        </w:rPr>
      </w:pPr>
    </w:p>
    <w:p w14:paraId="3F2BA0F8" w14:textId="77777777" w:rsidR="00A0098E" w:rsidRPr="00EF4D08" w:rsidRDefault="00A0098E">
      <w:pPr>
        <w:rPr>
          <w:rFonts w:ascii="Baskerville Old Face" w:hAnsi="Baskerville Old Face"/>
          <w:sz w:val="10"/>
          <w:szCs w:val="10"/>
        </w:rPr>
      </w:pPr>
    </w:p>
    <w:p w14:paraId="07CB0ECF" w14:textId="77777777" w:rsidR="00A0098E" w:rsidRDefault="00000000">
      <w:pPr>
        <w:rPr>
          <w:rFonts w:ascii="Baskerville Old Face" w:hAnsi="Baskerville Old Face"/>
          <w:sz w:val="80"/>
          <w:szCs w:val="80"/>
        </w:rPr>
      </w:pPr>
      <w:r>
        <w:rPr>
          <w:noProof/>
          <w:color w:val="000000" w:themeColor="text1"/>
          <w:sz w:val="4"/>
          <w:szCs w:val="4"/>
          <w:lang w:eastAsia="fr-FR"/>
        </w:rPr>
        <w:pict w14:anchorId="7735A66E">
          <v:shape id="Parchemin horizontal 13" o:spid="_x0000_s2185" type="#_x0000_t98" style="position:absolute;margin-left:-3.4pt;margin-top:54.8pt;width:461.25pt;height:213.75pt;z-index:-251659264;visibility:visible;mso-position-horizontal-relative:margin;mso-width-relative:margin;mso-height-relative:margin;v-text-anchor:middle" fillcolor="#2e74b5 [2404]" strokecolor="#4472c4 [3208]" strokeweight=".5pt">
            <v:fill color2="#9cca86" rotate="t"/>
            <v:stroke joinstyle="miter"/>
            <v:textbox style="mso-next-textbox:#Parchemin horizontal 13">
              <w:txbxContent>
                <w:p w14:paraId="6C901828" w14:textId="77777777" w:rsidR="000F5528" w:rsidRPr="00DB5E5B" w:rsidRDefault="000F5528" w:rsidP="00DB5E5B">
                  <w:pPr>
                    <w:pStyle w:val="Sansinterligne"/>
                    <w:jc w:val="center"/>
                    <w:rPr>
                      <w:rFonts w:ascii="Baskerville Old Face" w:hAnsi="Baskerville Old Face"/>
                      <w:sz w:val="50"/>
                      <w:szCs w:val="50"/>
                    </w:rPr>
                  </w:pPr>
                </w:p>
                <w:p w14:paraId="6EFB97B6" w14:textId="77777777" w:rsidR="000F5528" w:rsidRPr="008755CA" w:rsidRDefault="000F5528" w:rsidP="00DB5E5B">
                  <w:pPr>
                    <w:pStyle w:val="Sansinterligne"/>
                    <w:jc w:val="center"/>
                    <w:rPr>
                      <w:rFonts w:ascii="Baskerville Old Face" w:hAnsi="Baskerville Old Face"/>
                      <w:sz w:val="80"/>
                      <w:szCs w:val="80"/>
                    </w:rPr>
                  </w:pPr>
                </w:p>
                <w:p w14:paraId="44F81196" w14:textId="77777777" w:rsidR="000F5528" w:rsidRPr="009E6E5B" w:rsidRDefault="000F5528" w:rsidP="00B52CE9">
                  <w:pPr>
                    <w:jc w:val="center"/>
                    <w:rPr>
                      <w:sz w:val="40"/>
                      <w:szCs w:val="40"/>
                    </w:rPr>
                  </w:pPr>
                </w:p>
              </w:txbxContent>
            </v:textbox>
            <w10:wrap anchorx="margin"/>
          </v:shape>
        </w:pict>
      </w:r>
    </w:p>
    <w:p w14:paraId="1403BDF8" w14:textId="77777777" w:rsidR="00A0098E" w:rsidRDefault="00A0098E">
      <w:pPr>
        <w:rPr>
          <w:rFonts w:ascii="Baskerville Old Face" w:hAnsi="Baskerville Old Face"/>
          <w:sz w:val="80"/>
          <w:szCs w:val="80"/>
        </w:rPr>
      </w:pPr>
    </w:p>
    <w:p w14:paraId="6E9B915B" w14:textId="615CA582" w:rsidR="005D56C7" w:rsidRPr="002D46A9" w:rsidRDefault="00EF4D08" w:rsidP="002D46A9">
      <w:pPr>
        <w:pStyle w:val="Titre1"/>
        <w:jc w:val="center"/>
        <w:rPr>
          <w:rFonts w:ascii="Arial Rounded MT Bold" w:hAnsi="Arial Rounded MT Bold" w:cs="Times New Roman"/>
          <w:b/>
          <w:color w:val="auto"/>
          <w:sz w:val="80"/>
          <w:szCs w:val="80"/>
        </w:rPr>
      </w:pPr>
      <w:bookmarkStart w:id="80" w:name="_Toc194255035"/>
      <w:r w:rsidRPr="002D46A9">
        <w:rPr>
          <w:rFonts w:ascii="Arial Rounded MT Bold" w:hAnsi="Arial Rounded MT Bold" w:cs="Times New Roman"/>
          <w:b/>
          <w:color w:val="auto"/>
          <w:sz w:val="80"/>
          <w:szCs w:val="80"/>
        </w:rPr>
        <w:t>CHAPITRE III</w:t>
      </w:r>
      <w:r w:rsidR="00A0098E" w:rsidRPr="002D46A9">
        <w:rPr>
          <w:rFonts w:ascii="Arial Rounded MT Bold" w:hAnsi="Arial Rounded MT Bold" w:cs="Times New Roman"/>
          <w:b/>
          <w:color w:val="auto"/>
          <w:sz w:val="80"/>
          <w:szCs w:val="80"/>
        </w:rPr>
        <w:t xml:space="preserve">: </w:t>
      </w:r>
      <w:r w:rsidR="00D67FF8" w:rsidRPr="00D67FF8">
        <w:rPr>
          <w:rFonts w:ascii="Arial Rounded MT Bold" w:hAnsi="Arial Rounded MT Bold" w:cs="Times New Roman"/>
          <w:b/>
          <w:color w:val="auto"/>
          <w:sz w:val="80"/>
          <w:szCs w:val="80"/>
        </w:rPr>
        <w:t>Aspects méthodologiques</w:t>
      </w:r>
      <w:bookmarkEnd w:id="80"/>
      <w:r w:rsidR="00A0098E" w:rsidRPr="002D46A9">
        <w:rPr>
          <w:rFonts w:ascii="Arial Rounded MT Bold" w:hAnsi="Arial Rounded MT Bold" w:cs="Times New Roman"/>
          <w:b/>
          <w:color w:val="auto"/>
          <w:sz w:val="80"/>
          <w:szCs w:val="80"/>
        </w:rPr>
        <w:t xml:space="preserve"> </w:t>
      </w:r>
      <w:r w:rsidR="005D56C7" w:rsidRPr="002D46A9">
        <w:rPr>
          <w:rFonts w:ascii="Arial Rounded MT Bold" w:hAnsi="Arial Rounded MT Bold" w:cs="Times New Roman"/>
          <w:b/>
          <w:color w:val="auto"/>
          <w:sz w:val="80"/>
          <w:szCs w:val="80"/>
        </w:rPr>
        <w:br w:type="page"/>
      </w:r>
    </w:p>
    <w:p w14:paraId="61244E16" w14:textId="77777777" w:rsidR="003A4AED" w:rsidRPr="002703D7" w:rsidRDefault="003A4AED" w:rsidP="003A4AED">
      <w:pPr>
        <w:pStyle w:val="Lgende"/>
        <w:jc w:val="center"/>
        <w:rPr>
          <w:b w:val="0"/>
          <w:color w:val="auto"/>
          <w:sz w:val="4"/>
          <w:szCs w:val="4"/>
        </w:rPr>
      </w:pPr>
    </w:p>
    <w:p w14:paraId="07832ABF" w14:textId="77777777" w:rsidR="002313DE" w:rsidRDefault="002313DE" w:rsidP="002313DE">
      <w:pPr>
        <w:spacing w:after="120" w:line="360" w:lineRule="auto"/>
        <w:ind w:firstLine="708"/>
        <w:jc w:val="both"/>
        <w:rPr>
          <w:rFonts w:ascii="Times New Roman" w:hAnsi="Times New Roman" w:cs="Times New Roman"/>
          <w:sz w:val="24"/>
          <w:szCs w:val="24"/>
        </w:rPr>
      </w:pPr>
      <w:r w:rsidRPr="00CF580C">
        <w:rPr>
          <w:rFonts w:ascii="Times New Roman" w:hAnsi="Times New Roman" w:cs="Times New Roman"/>
          <w:sz w:val="24"/>
          <w:szCs w:val="24"/>
        </w:rPr>
        <w:t>Ce chapitre présente en détail la démarche méthodologique adoptée pour conduire cette recherche. Il constitue une base essentielle pour collecter, analyser et interpréter les données, en vue de répondre aux questions de recherche et de vérifier les hypothèses définies dans le cadre conceptuel. La méthodologie couvre l’approche retenue, le type de recherche, la définition de la population cible et des techniques d’échantillonnage, les méthodes de collecte des données, ainsi que les outils et techniques d’analyse nécessaires pour garantir la rigueur et la fiabilité des résultats.</w:t>
      </w:r>
    </w:p>
    <w:p w14:paraId="4E0BA08D" w14:textId="77777777" w:rsidR="002313DE" w:rsidRDefault="002313DE" w:rsidP="002313DE">
      <w:pPr>
        <w:pStyle w:val="Titre2"/>
        <w:rPr>
          <w:rFonts w:ascii="Arial Rounded MT Bold" w:hAnsi="Arial Rounded MT Bold"/>
          <w:color w:val="auto"/>
        </w:rPr>
      </w:pPr>
      <w:bookmarkStart w:id="81" w:name="_Toc194255036"/>
      <w:r w:rsidRPr="002313DE">
        <w:rPr>
          <w:rFonts w:ascii="Arial Rounded MT Bold" w:hAnsi="Arial Rounded MT Bold"/>
          <w:color w:val="auto"/>
        </w:rPr>
        <w:t>III.1- Approche méthodologique</w:t>
      </w:r>
      <w:bookmarkEnd w:id="81"/>
    </w:p>
    <w:p w14:paraId="72A5C4DA" w14:textId="77777777" w:rsidR="00B00427" w:rsidRPr="00B00427" w:rsidRDefault="00B00427" w:rsidP="00B00427">
      <w:pPr>
        <w:rPr>
          <w:sz w:val="2"/>
          <w:szCs w:val="2"/>
        </w:rPr>
      </w:pPr>
    </w:p>
    <w:p w14:paraId="2F1B1FC9" w14:textId="77777777" w:rsidR="002313DE" w:rsidRDefault="002313DE" w:rsidP="002313DE">
      <w:pPr>
        <w:spacing w:after="120" w:line="360" w:lineRule="auto"/>
        <w:ind w:firstLine="708"/>
        <w:jc w:val="both"/>
        <w:rPr>
          <w:rFonts w:ascii="Times New Roman" w:hAnsi="Times New Roman" w:cs="Times New Roman"/>
          <w:sz w:val="24"/>
          <w:szCs w:val="24"/>
        </w:rPr>
      </w:pPr>
      <w:r w:rsidRPr="00067A2F">
        <w:rPr>
          <w:rFonts w:ascii="Times New Roman" w:hAnsi="Times New Roman" w:cs="Times New Roman"/>
          <w:sz w:val="24"/>
          <w:szCs w:val="24"/>
        </w:rPr>
        <w:t>L'approche méthodologique de cette recherche est mixte, combinant des méthodes quantitatives et qualitatives. Cette combinaison permet de recueillir des données mesurables pour valider des hypothèses (quantitatif), tout en explorant des perceptions détaillées des employés et des experts du secteur (qualitatif), afin de mieux comprendre les enjeux du marketing digital et de la confidentialité des données dans le contexte de SFR.</w:t>
      </w:r>
    </w:p>
    <w:p w14:paraId="3E9F1E56" w14:textId="77777777" w:rsidR="002313DE" w:rsidRDefault="002313DE" w:rsidP="002313DE">
      <w:pPr>
        <w:spacing w:after="120" w:line="360" w:lineRule="auto"/>
        <w:ind w:firstLine="708"/>
        <w:jc w:val="both"/>
        <w:rPr>
          <w:rFonts w:ascii="Times New Roman" w:hAnsi="Times New Roman" w:cs="Times New Roman"/>
          <w:sz w:val="24"/>
          <w:szCs w:val="24"/>
        </w:rPr>
      </w:pPr>
      <w:r w:rsidRPr="00067A2F">
        <w:rPr>
          <w:rFonts w:ascii="Times New Roman" w:hAnsi="Times New Roman" w:cs="Times New Roman"/>
          <w:sz w:val="24"/>
          <w:szCs w:val="24"/>
        </w:rPr>
        <w:t xml:space="preserve"> • </w:t>
      </w:r>
      <w:r w:rsidRPr="00067A2F">
        <w:rPr>
          <w:rFonts w:ascii="Times New Roman" w:hAnsi="Times New Roman" w:cs="Times New Roman"/>
          <w:b/>
          <w:bCs/>
          <w:sz w:val="24"/>
          <w:szCs w:val="24"/>
        </w:rPr>
        <w:t xml:space="preserve">Méthode quantitative </w:t>
      </w:r>
      <w:r w:rsidRPr="00067A2F">
        <w:rPr>
          <w:rFonts w:ascii="Times New Roman" w:hAnsi="Times New Roman" w:cs="Times New Roman"/>
          <w:sz w:val="24"/>
          <w:szCs w:val="24"/>
        </w:rPr>
        <w:t xml:space="preserve">: </w:t>
      </w:r>
      <w:r w:rsidRPr="00B862BA">
        <w:rPr>
          <w:rFonts w:ascii="Times New Roman" w:hAnsi="Times New Roman" w:cs="Times New Roman"/>
          <w:sz w:val="24"/>
          <w:szCs w:val="24"/>
        </w:rPr>
        <w:t>Des questionnaires structurés seront administrés aux employés de SFR, ciblant principalement ceux impliqués dans les fonctions marketing et gestion des données. Ces questionnaires visent à évaluer leurs perceptions concernant l’impact des politiques de gestion et de protection des données sur les performances marketing, ainsi que leur compréhension des réglementations telles que le RGPD.</w:t>
      </w:r>
    </w:p>
    <w:p w14:paraId="795BAB8C" w14:textId="77777777" w:rsidR="002313DE" w:rsidRDefault="002313DE" w:rsidP="002313DE">
      <w:pPr>
        <w:spacing w:after="120" w:line="360" w:lineRule="auto"/>
        <w:ind w:firstLine="708"/>
        <w:jc w:val="both"/>
        <w:rPr>
          <w:rFonts w:ascii="Times New Roman" w:hAnsi="Times New Roman" w:cs="Times New Roman"/>
          <w:sz w:val="24"/>
          <w:szCs w:val="24"/>
        </w:rPr>
      </w:pPr>
      <w:r w:rsidRPr="00067A2F">
        <w:rPr>
          <w:rFonts w:ascii="Times New Roman" w:hAnsi="Times New Roman" w:cs="Times New Roman"/>
          <w:sz w:val="24"/>
          <w:szCs w:val="24"/>
        </w:rPr>
        <w:t xml:space="preserve">• </w:t>
      </w:r>
      <w:r w:rsidRPr="00067A2F">
        <w:rPr>
          <w:rFonts w:ascii="Times New Roman" w:hAnsi="Times New Roman" w:cs="Times New Roman"/>
          <w:b/>
          <w:bCs/>
          <w:sz w:val="24"/>
          <w:szCs w:val="24"/>
        </w:rPr>
        <w:t xml:space="preserve">Méthode qualitative </w:t>
      </w:r>
      <w:r w:rsidRPr="00067A2F">
        <w:rPr>
          <w:rFonts w:ascii="Times New Roman" w:hAnsi="Times New Roman" w:cs="Times New Roman"/>
          <w:sz w:val="24"/>
          <w:szCs w:val="24"/>
        </w:rPr>
        <w:t xml:space="preserve">: </w:t>
      </w:r>
      <w:r w:rsidRPr="00B862BA">
        <w:rPr>
          <w:rFonts w:ascii="Times New Roman" w:hAnsi="Times New Roman" w:cs="Times New Roman"/>
          <w:sz w:val="24"/>
          <w:szCs w:val="24"/>
        </w:rPr>
        <w:t>Des entretiens semi-directifs seront réalisés avec des responsables clés chez SFR, notamment des cadres marketing, des experts en conformité, et des spécialistes en sécurité des données. Ces entretiens approfondiront des thématiques telles que les défis liés à l’exploitation des données pour la personnalisation des campagnes, les tensions entre innovation et respect des réglementations, et les solutions envisagées pour renforcer la confiance des consommateurs.</w:t>
      </w:r>
    </w:p>
    <w:p w14:paraId="4CD0FFB0" w14:textId="77777777" w:rsidR="002313DE" w:rsidRDefault="002313DE" w:rsidP="002313DE">
      <w:pPr>
        <w:spacing w:after="120" w:line="360" w:lineRule="auto"/>
        <w:ind w:firstLine="708"/>
        <w:jc w:val="both"/>
        <w:rPr>
          <w:rFonts w:ascii="Times New Roman" w:hAnsi="Times New Roman" w:cs="Times New Roman"/>
          <w:sz w:val="24"/>
          <w:szCs w:val="24"/>
        </w:rPr>
      </w:pPr>
      <w:r w:rsidRPr="00B862BA">
        <w:rPr>
          <w:rFonts w:ascii="Times New Roman" w:hAnsi="Times New Roman" w:cs="Times New Roman"/>
          <w:sz w:val="24"/>
          <w:szCs w:val="24"/>
        </w:rPr>
        <w:t>Cette approche mixte est justifiée par le besoin de combiner des données objectives provenant des employés de SFR et des insights qualitatifs riches pour saisir l’étendue des pratiques, des défis et des opportunités dans le cadre du marketing digital et de la protection des données personnelles.</w:t>
      </w:r>
      <w:r w:rsidRPr="00067A2F">
        <w:rPr>
          <w:rFonts w:ascii="Times New Roman" w:hAnsi="Times New Roman" w:cs="Times New Roman"/>
          <w:sz w:val="24"/>
          <w:szCs w:val="24"/>
        </w:rPr>
        <w:t xml:space="preserve"> </w:t>
      </w:r>
      <w:r w:rsidRPr="00693752">
        <w:rPr>
          <w:rFonts w:ascii="Times New Roman" w:hAnsi="Times New Roman" w:cs="Times New Roman"/>
          <w:sz w:val="24"/>
          <w:szCs w:val="24"/>
        </w:rPr>
        <w:t>Cette combinaison de méthodes permet d’adopter une démarche de recherche qui, comme nous allons le voir, est à la fois exploratoire et explicative.</w:t>
      </w:r>
    </w:p>
    <w:p w14:paraId="5327606E" w14:textId="0DE6E2C3" w:rsidR="002313DE" w:rsidRDefault="002313DE" w:rsidP="002313DE">
      <w:pPr>
        <w:pStyle w:val="Titre2"/>
        <w:rPr>
          <w:rFonts w:ascii="Arial Rounded MT Bold" w:hAnsi="Arial Rounded MT Bold"/>
          <w:color w:val="auto"/>
        </w:rPr>
      </w:pPr>
      <w:bookmarkStart w:id="82" w:name="_Toc194255037"/>
      <w:r w:rsidRPr="002313DE">
        <w:rPr>
          <w:rFonts w:ascii="Arial Rounded MT Bold" w:hAnsi="Arial Rounded MT Bold"/>
          <w:color w:val="auto"/>
        </w:rPr>
        <w:t>III.2- Type de recherche</w:t>
      </w:r>
      <w:bookmarkEnd w:id="82"/>
    </w:p>
    <w:p w14:paraId="5FCE4D64" w14:textId="77777777" w:rsidR="00B00427" w:rsidRPr="00B00427" w:rsidRDefault="00B00427" w:rsidP="00B00427">
      <w:pPr>
        <w:rPr>
          <w:sz w:val="2"/>
          <w:szCs w:val="2"/>
        </w:rPr>
      </w:pPr>
    </w:p>
    <w:p w14:paraId="28AB3414" w14:textId="77777777" w:rsidR="002313DE" w:rsidRPr="00B862BA" w:rsidRDefault="002313DE" w:rsidP="002313DE">
      <w:pPr>
        <w:spacing w:after="120" w:line="360" w:lineRule="auto"/>
        <w:ind w:firstLine="708"/>
        <w:jc w:val="both"/>
        <w:rPr>
          <w:rFonts w:ascii="Times New Roman" w:hAnsi="Times New Roman" w:cs="Times New Roman"/>
          <w:sz w:val="24"/>
          <w:szCs w:val="24"/>
        </w:rPr>
      </w:pPr>
      <w:r w:rsidRPr="00B862BA">
        <w:rPr>
          <w:rFonts w:ascii="Times New Roman" w:hAnsi="Times New Roman" w:cs="Times New Roman"/>
          <w:sz w:val="24"/>
          <w:szCs w:val="24"/>
        </w:rPr>
        <w:t xml:space="preserve">Le type de recherche de cette étude est à la fois exploratoire et explicatif. Cette double orientation permet d’examiner les enjeux du marketing digital et de la confidentialité des données </w:t>
      </w:r>
      <w:r w:rsidRPr="00B862BA">
        <w:rPr>
          <w:rFonts w:ascii="Times New Roman" w:hAnsi="Times New Roman" w:cs="Times New Roman"/>
          <w:sz w:val="24"/>
          <w:szCs w:val="24"/>
        </w:rPr>
        <w:lastRenderedPageBreak/>
        <w:t>dans le contexte de SFR, tout en analysant les relations entre la gestion des données et les performances marketing.</w:t>
      </w:r>
    </w:p>
    <w:p w14:paraId="4AF9AE1E" w14:textId="77777777" w:rsidR="002313DE" w:rsidRDefault="002313DE" w:rsidP="002313DE">
      <w:pPr>
        <w:numPr>
          <w:ilvl w:val="0"/>
          <w:numId w:val="44"/>
        </w:numPr>
        <w:spacing w:after="120" w:line="360" w:lineRule="auto"/>
        <w:jc w:val="both"/>
        <w:rPr>
          <w:rFonts w:ascii="Times New Roman" w:hAnsi="Times New Roman" w:cs="Times New Roman"/>
          <w:sz w:val="24"/>
          <w:szCs w:val="24"/>
        </w:rPr>
      </w:pPr>
      <w:r w:rsidRPr="00B862BA">
        <w:rPr>
          <w:rFonts w:ascii="Times New Roman" w:hAnsi="Times New Roman" w:cs="Times New Roman"/>
          <w:b/>
          <w:bCs/>
          <w:sz w:val="24"/>
          <w:szCs w:val="24"/>
        </w:rPr>
        <w:t>Recherche exploratoire</w:t>
      </w:r>
      <w:r w:rsidRPr="00B862BA">
        <w:rPr>
          <w:rFonts w:ascii="Times New Roman" w:hAnsi="Times New Roman" w:cs="Times New Roman"/>
          <w:sz w:val="24"/>
          <w:szCs w:val="24"/>
        </w:rPr>
        <w:t> : Cette recherche vise à identifier les défis spécifiques liés à l’utilisation des données personnelles dans le marketing digital au sein de SFR. Elle explore des problématiques peu documentées, telles que les tensions entre personnalisation des campagnes et respect des réglementations, ou les attentes des employés quant à la conformité et à la sécurité des données.</w:t>
      </w:r>
    </w:p>
    <w:p w14:paraId="6799A058" w14:textId="77777777" w:rsidR="002313DE" w:rsidRPr="00BA19D5" w:rsidRDefault="002313DE" w:rsidP="002313DE">
      <w:pPr>
        <w:pStyle w:val="Paragraphedeliste"/>
        <w:numPr>
          <w:ilvl w:val="0"/>
          <w:numId w:val="44"/>
        </w:numPr>
        <w:spacing w:after="120" w:line="360" w:lineRule="auto"/>
        <w:jc w:val="both"/>
        <w:rPr>
          <w:rFonts w:ascii="Times New Roman" w:hAnsi="Times New Roman" w:cs="Times New Roman"/>
          <w:sz w:val="24"/>
          <w:szCs w:val="24"/>
        </w:rPr>
      </w:pPr>
      <w:r w:rsidRPr="00BA19D5">
        <w:rPr>
          <w:rFonts w:ascii="Times New Roman" w:hAnsi="Times New Roman" w:cs="Times New Roman"/>
          <w:b/>
          <w:sz w:val="24"/>
          <w:szCs w:val="24"/>
        </w:rPr>
        <w:t>Recherche explicative</w:t>
      </w:r>
      <w:r w:rsidRPr="00BA19D5">
        <w:rPr>
          <w:rFonts w:ascii="Times New Roman" w:hAnsi="Times New Roman" w:cs="Times New Roman"/>
          <w:sz w:val="24"/>
          <w:szCs w:val="24"/>
        </w:rPr>
        <w:t xml:space="preserve"> : La partie explicative analyse les relations entre la gestion des données personnelles, la conformité réglementaire (ex</w:t>
      </w:r>
      <w:r>
        <w:rPr>
          <w:rFonts w:ascii="Times New Roman" w:hAnsi="Times New Roman" w:cs="Times New Roman"/>
          <w:sz w:val="24"/>
          <w:szCs w:val="24"/>
        </w:rPr>
        <w:t>emple</w:t>
      </w:r>
      <w:r w:rsidRPr="00BA19D5">
        <w:rPr>
          <w:rFonts w:ascii="Times New Roman" w:hAnsi="Times New Roman" w:cs="Times New Roman"/>
          <w:sz w:val="24"/>
          <w:szCs w:val="24"/>
        </w:rPr>
        <w:t xml:space="preserve"> RGPD), et les performances marketing. L’objectif est d’expliquer comment une gestion responsable des données peut influencer des aspects critiques, tels que la fidélisation des clients, l’efficacité des campagnes marketing, et la perception de la marque par les consommateurs.</w:t>
      </w:r>
    </w:p>
    <w:p w14:paraId="0BA93BF2" w14:textId="77777777" w:rsidR="002313DE" w:rsidRPr="00B862BA" w:rsidRDefault="002313DE" w:rsidP="008E414E">
      <w:pPr>
        <w:spacing w:after="120" w:line="360" w:lineRule="auto"/>
        <w:ind w:firstLine="709"/>
        <w:jc w:val="both"/>
        <w:rPr>
          <w:rFonts w:ascii="Times New Roman" w:hAnsi="Times New Roman" w:cs="Times New Roman"/>
          <w:sz w:val="24"/>
          <w:szCs w:val="24"/>
        </w:rPr>
      </w:pPr>
      <w:r w:rsidRPr="00BA19D5">
        <w:rPr>
          <w:rFonts w:ascii="Times New Roman" w:hAnsi="Times New Roman" w:cs="Times New Roman"/>
          <w:sz w:val="24"/>
          <w:szCs w:val="24"/>
        </w:rPr>
        <w:t>Cette double orientation offre une vision globale en explorant de nouvelles perspectives sur les pratiques de SFR, tout en fournissant des explications sur les relations de causalité entre la gestion des données, les réglementations, et la performance marketing.</w:t>
      </w:r>
      <w:r>
        <w:rPr>
          <w:rFonts w:ascii="Times New Roman" w:hAnsi="Times New Roman" w:cs="Times New Roman"/>
          <w:sz w:val="24"/>
          <w:szCs w:val="24"/>
        </w:rPr>
        <w:t xml:space="preserve"> </w:t>
      </w:r>
      <w:r w:rsidRPr="00693752">
        <w:rPr>
          <w:rFonts w:ascii="Times New Roman" w:hAnsi="Times New Roman" w:cs="Times New Roman"/>
          <w:sz w:val="24"/>
          <w:szCs w:val="24"/>
        </w:rPr>
        <w:t>Afin de garantir la pertinence des analyses exploratoires et explicatives, il est essentiel de sélectionner une population cible représentative des enjeux étudiés.</w:t>
      </w:r>
    </w:p>
    <w:p w14:paraId="5C854CF1" w14:textId="77777777" w:rsidR="002313DE" w:rsidRPr="002313DE" w:rsidRDefault="002313DE" w:rsidP="002313DE">
      <w:pPr>
        <w:pStyle w:val="Titre2"/>
        <w:rPr>
          <w:rFonts w:ascii="Arial Rounded MT Bold" w:hAnsi="Arial Rounded MT Bold"/>
          <w:color w:val="auto"/>
        </w:rPr>
      </w:pPr>
      <w:bookmarkStart w:id="83" w:name="_Toc194255038"/>
      <w:bookmarkStart w:id="84" w:name="_Hlk188449512"/>
      <w:r w:rsidRPr="002313DE">
        <w:rPr>
          <w:rFonts w:ascii="Arial Rounded MT Bold" w:hAnsi="Arial Rounded MT Bold"/>
          <w:color w:val="auto"/>
        </w:rPr>
        <w:t>III.3- Population et échantillon</w:t>
      </w:r>
      <w:bookmarkEnd w:id="83"/>
    </w:p>
    <w:p w14:paraId="00E595CB" w14:textId="77777777" w:rsidR="002313DE" w:rsidRPr="002313DE" w:rsidRDefault="002313DE" w:rsidP="002313DE">
      <w:pPr>
        <w:pStyle w:val="Titre3"/>
        <w:spacing w:after="120"/>
        <w:rPr>
          <w:rFonts w:ascii="Times New Roman" w:hAnsi="Times New Roman" w:cs="Times New Roman"/>
          <w:b/>
          <w:color w:val="auto"/>
        </w:rPr>
      </w:pPr>
      <w:bookmarkStart w:id="85" w:name="_Toc194255039"/>
      <w:r w:rsidRPr="002313DE">
        <w:rPr>
          <w:rFonts w:ascii="Times New Roman" w:hAnsi="Times New Roman" w:cs="Times New Roman"/>
          <w:b/>
          <w:color w:val="auto"/>
        </w:rPr>
        <w:t>III.3.1- Population cible</w:t>
      </w:r>
      <w:bookmarkEnd w:id="85"/>
    </w:p>
    <w:bookmarkEnd w:id="84"/>
    <w:p w14:paraId="02B030DE" w14:textId="77777777" w:rsidR="002313DE" w:rsidRPr="0067110E" w:rsidRDefault="002313DE" w:rsidP="002313DE">
      <w:pPr>
        <w:spacing w:after="120" w:line="360" w:lineRule="auto"/>
        <w:ind w:firstLine="708"/>
        <w:jc w:val="both"/>
        <w:rPr>
          <w:rFonts w:ascii="Times New Roman" w:hAnsi="Times New Roman" w:cs="Times New Roman"/>
          <w:sz w:val="24"/>
          <w:szCs w:val="24"/>
        </w:rPr>
      </w:pPr>
      <w:r w:rsidRPr="0067110E">
        <w:rPr>
          <w:rFonts w:ascii="Times New Roman" w:hAnsi="Times New Roman" w:cs="Times New Roman"/>
          <w:sz w:val="24"/>
          <w:szCs w:val="24"/>
        </w:rPr>
        <w:t>La population cible de cette étude inclut des employés de SFR occupant des postes clés liés à la gestion des données et au marketing digital. Ces professionnels ont été sélectionnés pour leur expertise et leur rôle dans les processus de gestion et de confidentialité des données au sein de l'entreprise. Ils incluent :</w:t>
      </w:r>
    </w:p>
    <w:p w14:paraId="3C4F56E4" w14:textId="77777777" w:rsidR="002313DE" w:rsidRPr="0067110E" w:rsidRDefault="002313DE" w:rsidP="002313DE">
      <w:pPr>
        <w:numPr>
          <w:ilvl w:val="0"/>
          <w:numId w:val="45"/>
        </w:numPr>
        <w:spacing w:after="120" w:line="360" w:lineRule="auto"/>
        <w:jc w:val="both"/>
        <w:rPr>
          <w:rFonts w:ascii="Times New Roman" w:hAnsi="Times New Roman" w:cs="Times New Roman"/>
          <w:sz w:val="24"/>
          <w:szCs w:val="24"/>
        </w:rPr>
      </w:pPr>
      <w:r w:rsidRPr="0067110E">
        <w:rPr>
          <w:rFonts w:ascii="Times New Roman" w:hAnsi="Times New Roman" w:cs="Times New Roman"/>
          <w:b/>
          <w:bCs/>
          <w:sz w:val="24"/>
          <w:szCs w:val="24"/>
        </w:rPr>
        <w:t>Responsables marketing et data</w:t>
      </w:r>
      <w:r w:rsidRPr="0067110E">
        <w:rPr>
          <w:rFonts w:ascii="Times New Roman" w:hAnsi="Times New Roman" w:cs="Times New Roman"/>
          <w:sz w:val="24"/>
          <w:szCs w:val="24"/>
        </w:rPr>
        <w:t> : Chargés de la conception et de l'exécution des campagnes marketing, ces employés exploitent des données client pour améliorer la personnalisation et l'efficacité des campagnes.</w:t>
      </w:r>
    </w:p>
    <w:p w14:paraId="4AC54E8A" w14:textId="77777777" w:rsidR="002313DE" w:rsidRPr="0067110E" w:rsidRDefault="002313DE" w:rsidP="002313DE">
      <w:pPr>
        <w:numPr>
          <w:ilvl w:val="0"/>
          <w:numId w:val="45"/>
        </w:numPr>
        <w:spacing w:after="120" w:line="360" w:lineRule="auto"/>
        <w:jc w:val="both"/>
        <w:rPr>
          <w:rFonts w:ascii="Times New Roman" w:hAnsi="Times New Roman" w:cs="Times New Roman"/>
          <w:sz w:val="24"/>
          <w:szCs w:val="24"/>
        </w:rPr>
      </w:pPr>
      <w:r w:rsidRPr="0067110E">
        <w:rPr>
          <w:rFonts w:ascii="Times New Roman" w:hAnsi="Times New Roman" w:cs="Times New Roman"/>
          <w:b/>
          <w:bCs/>
          <w:sz w:val="24"/>
          <w:szCs w:val="24"/>
        </w:rPr>
        <w:t>Responsables de la sécurité des systèmes d'information (RSSI)</w:t>
      </w:r>
      <w:r w:rsidRPr="0067110E">
        <w:rPr>
          <w:rFonts w:ascii="Times New Roman" w:hAnsi="Times New Roman" w:cs="Times New Roman"/>
          <w:sz w:val="24"/>
          <w:szCs w:val="24"/>
        </w:rPr>
        <w:t> : En charge de la sécurité des données, ces responsables veillent à la protection des informations sensibles et à la conformité avec les régulations.</w:t>
      </w:r>
    </w:p>
    <w:p w14:paraId="0E62F055" w14:textId="77777777" w:rsidR="002313DE" w:rsidRPr="0067110E" w:rsidRDefault="002313DE" w:rsidP="002313DE">
      <w:pPr>
        <w:numPr>
          <w:ilvl w:val="0"/>
          <w:numId w:val="45"/>
        </w:numPr>
        <w:spacing w:after="120" w:line="360" w:lineRule="auto"/>
        <w:jc w:val="both"/>
        <w:rPr>
          <w:rFonts w:ascii="Times New Roman" w:hAnsi="Times New Roman" w:cs="Times New Roman"/>
          <w:sz w:val="24"/>
          <w:szCs w:val="24"/>
        </w:rPr>
      </w:pPr>
      <w:r w:rsidRPr="0067110E">
        <w:rPr>
          <w:rFonts w:ascii="Times New Roman" w:hAnsi="Times New Roman" w:cs="Times New Roman"/>
          <w:b/>
          <w:bCs/>
          <w:sz w:val="24"/>
          <w:szCs w:val="24"/>
        </w:rPr>
        <w:t>Analystes de données et ingénieurs de données</w:t>
      </w:r>
      <w:r w:rsidRPr="0067110E">
        <w:rPr>
          <w:rFonts w:ascii="Times New Roman" w:hAnsi="Times New Roman" w:cs="Times New Roman"/>
          <w:sz w:val="24"/>
          <w:szCs w:val="24"/>
        </w:rPr>
        <w:t> : Impliqués dans l'agrégation et l'analyse des données, ces profils fournissent des indicateurs clés pour orienter les stratégies marketing.</w:t>
      </w:r>
    </w:p>
    <w:p w14:paraId="04AAAB73" w14:textId="77777777" w:rsidR="002313DE" w:rsidRPr="0067110E" w:rsidRDefault="002313DE" w:rsidP="002313DE">
      <w:pPr>
        <w:pStyle w:val="Paragraphedeliste"/>
        <w:numPr>
          <w:ilvl w:val="0"/>
          <w:numId w:val="45"/>
        </w:numPr>
        <w:spacing w:after="120" w:line="360" w:lineRule="auto"/>
        <w:jc w:val="both"/>
        <w:rPr>
          <w:rFonts w:ascii="Times New Roman" w:hAnsi="Times New Roman" w:cs="Times New Roman"/>
          <w:sz w:val="24"/>
          <w:szCs w:val="24"/>
        </w:rPr>
      </w:pPr>
      <w:r w:rsidRPr="0067110E">
        <w:rPr>
          <w:rFonts w:ascii="Times New Roman" w:hAnsi="Times New Roman" w:cs="Times New Roman"/>
          <w:b/>
          <w:sz w:val="24"/>
          <w:szCs w:val="24"/>
        </w:rPr>
        <w:lastRenderedPageBreak/>
        <w:t>Spécialistes de la relation client et du reporting</w:t>
      </w:r>
      <w:r w:rsidRPr="0067110E">
        <w:rPr>
          <w:rFonts w:ascii="Times New Roman" w:hAnsi="Times New Roman" w:cs="Times New Roman"/>
          <w:sz w:val="24"/>
          <w:szCs w:val="24"/>
        </w:rPr>
        <w:t xml:space="preserve"> : Manipulant des données sur les appels, les tickets clients et les parcs, ils génèrent des rapports pour améliorer la satisfaction et les performances des équipes commerciales.</w:t>
      </w:r>
    </w:p>
    <w:p w14:paraId="23C9DB25" w14:textId="77777777" w:rsidR="002313DE" w:rsidRPr="002313DE" w:rsidRDefault="002313DE" w:rsidP="002313DE">
      <w:pPr>
        <w:pStyle w:val="Titre3"/>
        <w:spacing w:after="120"/>
        <w:rPr>
          <w:rFonts w:ascii="Times New Roman" w:hAnsi="Times New Roman" w:cs="Times New Roman"/>
          <w:b/>
          <w:color w:val="auto"/>
        </w:rPr>
      </w:pPr>
      <w:bookmarkStart w:id="86" w:name="_Toc194255040"/>
      <w:bookmarkStart w:id="87" w:name="_Hlk188449526"/>
      <w:r w:rsidRPr="002313DE">
        <w:rPr>
          <w:rFonts w:ascii="Times New Roman" w:hAnsi="Times New Roman" w:cs="Times New Roman"/>
          <w:b/>
          <w:color w:val="auto"/>
        </w:rPr>
        <w:t>III.3.2- Echantillonnage</w:t>
      </w:r>
      <w:bookmarkEnd w:id="86"/>
    </w:p>
    <w:bookmarkEnd w:id="87"/>
    <w:p w14:paraId="11E8D364" w14:textId="77777777" w:rsidR="002313DE" w:rsidRPr="0067110E" w:rsidRDefault="002313DE" w:rsidP="002313DE">
      <w:pPr>
        <w:spacing w:after="120" w:line="360" w:lineRule="auto"/>
        <w:ind w:firstLine="708"/>
        <w:jc w:val="both"/>
        <w:rPr>
          <w:rFonts w:ascii="Times New Roman" w:hAnsi="Times New Roman" w:cs="Times New Roman"/>
          <w:sz w:val="24"/>
          <w:szCs w:val="24"/>
        </w:rPr>
      </w:pPr>
      <w:r w:rsidRPr="0067110E">
        <w:rPr>
          <w:rFonts w:ascii="Times New Roman" w:hAnsi="Times New Roman" w:cs="Times New Roman"/>
          <w:sz w:val="24"/>
          <w:szCs w:val="24"/>
        </w:rPr>
        <w:t>Selon Krejcie et Morgan (1970), un échantillon de 30 à 50 participants est souvent suffisant pour des études exploratoires ou préliminaires, tandis que des tailles plus importantes sont recommandées pour des analyses quantitatives plus complexes. En complément, Marshall (1996) souligne que pour des entretiens qualitatifs approfondis, un échantillon de 5 à 30 participants peut suffire, car l’objectif est d’obtenir des perspectives riches et détaillées plutôt que de produire des données généralisables.</w:t>
      </w:r>
    </w:p>
    <w:p w14:paraId="2C02589B" w14:textId="77777777" w:rsidR="002313DE" w:rsidRPr="0067110E" w:rsidRDefault="002313DE" w:rsidP="002313DE">
      <w:pPr>
        <w:spacing w:after="120" w:line="360" w:lineRule="auto"/>
        <w:ind w:firstLine="708"/>
        <w:jc w:val="both"/>
        <w:rPr>
          <w:rFonts w:ascii="Times New Roman" w:hAnsi="Times New Roman" w:cs="Times New Roman"/>
          <w:sz w:val="24"/>
          <w:szCs w:val="24"/>
        </w:rPr>
      </w:pPr>
      <w:r w:rsidRPr="0067110E">
        <w:rPr>
          <w:rFonts w:ascii="Times New Roman" w:hAnsi="Times New Roman" w:cs="Times New Roman"/>
          <w:sz w:val="24"/>
          <w:szCs w:val="24"/>
        </w:rPr>
        <w:t>Dans le contexte des télécommunications, des études similaires ont utilisé des échantillons comparables. Par exemple, Fox et al. (2019) ont exploré l’impact des stratégies de gestion des données sur la fidélité des clients, tandis que Martins et al. (2020) ont examiné l’intégration des technologies de protection des données dans les campagnes marketing. Ces recherches démontrent qu’une taille d’échantillon adaptée aux objectifs spécifiques permet de générer des résultats pertinents.</w:t>
      </w:r>
    </w:p>
    <w:p w14:paraId="710DEB67" w14:textId="77777777" w:rsidR="002313DE" w:rsidRPr="00127B84" w:rsidRDefault="002313DE" w:rsidP="002313DE">
      <w:pPr>
        <w:spacing w:after="120" w:line="360" w:lineRule="auto"/>
        <w:ind w:firstLine="708"/>
        <w:jc w:val="both"/>
        <w:rPr>
          <w:rFonts w:ascii="Times New Roman" w:hAnsi="Times New Roman" w:cs="Times New Roman"/>
          <w:sz w:val="24"/>
          <w:szCs w:val="24"/>
        </w:rPr>
      </w:pPr>
      <w:r w:rsidRPr="00127B84">
        <w:rPr>
          <w:rFonts w:ascii="Times New Roman" w:hAnsi="Times New Roman" w:cs="Times New Roman"/>
          <w:sz w:val="24"/>
          <w:szCs w:val="24"/>
        </w:rPr>
        <w:t>Pour cette étude, un échantillon de </w:t>
      </w:r>
      <w:r w:rsidRPr="00127B84">
        <w:rPr>
          <w:rFonts w:ascii="Times New Roman" w:hAnsi="Times New Roman" w:cs="Times New Roman"/>
          <w:b/>
          <w:bCs/>
          <w:sz w:val="24"/>
          <w:szCs w:val="24"/>
        </w:rPr>
        <w:t>50 participants</w:t>
      </w:r>
      <w:r w:rsidRPr="00127B84">
        <w:rPr>
          <w:rFonts w:ascii="Times New Roman" w:hAnsi="Times New Roman" w:cs="Times New Roman"/>
          <w:sz w:val="24"/>
          <w:szCs w:val="24"/>
        </w:rPr>
        <w:t> a été sélectionné parmi les employés de SFR, incluant divers profils directement impliqués dans le marketing digital et la gestion des données. La composition de l’échantillon est la suivante :</w:t>
      </w:r>
    </w:p>
    <w:p w14:paraId="3E0CB7FE" w14:textId="77777777" w:rsidR="002313DE" w:rsidRPr="00127B84" w:rsidRDefault="002313DE" w:rsidP="002313DE">
      <w:pPr>
        <w:numPr>
          <w:ilvl w:val="0"/>
          <w:numId w:val="46"/>
        </w:numPr>
        <w:spacing w:after="120" w:line="360" w:lineRule="auto"/>
        <w:jc w:val="both"/>
        <w:rPr>
          <w:rFonts w:ascii="Times New Roman" w:hAnsi="Times New Roman" w:cs="Times New Roman"/>
          <w:sz w:val="24"/>
          <w:szCs w:val="24"/>
        </w:rPr>
      </w:pPr>
      <w:r w:rsidRPr="00127B84">
        <w:rPr>
          <w:rFonts w:ascii="Times New Roman" w:hAnsi="Times New Roman" w:cs="Times New Roman"/>
          <w:bCs/>
          <w:sz w:val="24"/>
          <w:szCs w:val="24"/>
        </w:rPr>
        <w:t>15 responsables marketing et data</w:t>
      </w:r>
      <w:r>
        <w:rPr>
          <w:rFonts w:ascii="Times New Roman" w:hAnsi="Times New Roman" w:cs="Times New Roman"/>
          <w:sz w:val="24"/>
          <w:szCs w:val="24"/>
        </w:rPr>
        <w:t> ;</w:t>
      </w:r>
    </w:p>
    <w:p w14:paraId="08FB6292" w14:textId="77777777" w:rsidR="002313DE" w:rsidRPr="00127B84" w:rsidRDefault="002313DE" w:rsidP="002313DE">
      <w:pPr>
        <w:numPr>
          <w:ilvl w:val="0"/>
          <w:numId w:val="46"/>
        </w:numPr>
        <w:spacing w:after="120" w:line="360" w:lineRule="auto"/>
        <w:jc w:val="both"/>
        <w:rPr>
          <w:rFonts w:ascii="Times New Roman" w:hAnsi="Times New Roman" w:cs="Times New Roman"/>
          <w:sz w:val="24"/>
          <w:szCs w:val="24"/>
        </w:rPr>
      </w:pPr>
      <w:r w:rsidRPr="00127B84">
        <w:rPr>
          <w:rFonts w:ascii="Times New Roman" w:hAnsi="Times New Roman" w:cs="Times New Roman"/>
          <w:bCs/>
          <w:sz w:val="24"/>
          <w:szCs w:val="24"/>
        </w:rPr>
        <w:t>15 responsables de la sécurité des systèmes d'information (RSSI)</w:t>
      </w:r>
      <w:r>
        <w:rPr>
          <w:rFonts w:ascii="Times New Roman" w:hAnsi="Times New Roman" w:cs="Times New Roman"/>
          <w:sz w:val="24"/>
          <w:szCs w:val="24"/>
        </w:rPr>
        <w:t> ;</w:t>
      </w:r>
    </w:p>
    <w:p w14:paraId="2F011F9B" w14:textId="77777777" w:rsidR="002313DE" w:rsidRPr="00127B84" w:rsidRDefault="002313DE" w:rsidP="002313DE">
      <w:pPr>
        <w:numPr>
          <w:ilvl w:val="0"/>
          <w:numId w:val="46"/>
        </w:numPr>
        <w:spacing w:after="120" w:line="360" w:lineRule="auto"/>
        <w:jc w:val="both"/>
        <w:rPr>
          <w:rFonts w:ascii="Times New Roman" w:hAnsi="Times New Roman" w:cs="Times New Roman"/>
          <w:sz w:val="24"/>
          <w:szCs w:val="24"/>
        </w:rPr>
      </w:pPr>
      <w:r w:rsidRPr="00127B84">
        <w:rPr>
          <w:rFonts w:ascii="Times New Roman" w:hAnsi="Times New Roman" w:cs="Times New Roman"/>
          <w:bCs/>
          <w:sz w:val="24"/>
          <w:szCs w:val="24"/>
        </w:rPr>
        <w:t>10 analystes de données et ingénieurs</w:t>
      </w:r>
      <w:r>
        <w:rPr>
          <w:rFonts w:ascii="Times New Roman" w:hAnsi="Times New Roman" w:cs="Times New Roman"/>
          <w:sz w:val="24"/>
          <w:szCs w:val="24"/>
        </w:rPr>
        <w:t> ;</w:t>
      </w:r>
    </w:p>
    <w:p w14:paraId="5926495C" w14:textId="77777777" w:rsidR="002313DE" w:rsidRPr="00127B84" w:rsidRDefault="002313DE" w:rsidP="002313DE">
      <w:pPr>
        <w:numPr>
          <w:ilvl w:val="0"/>
          <w:numId w:val="46"/>
        </w:numPr>
        <w:spacing w:after="120" w:line="360" w:lineRule="auto"/>
        <w:jc w:val="both"/>
        <w:rPr>
          <w:rFonts w:ascii="Times New Roman" w:hAnsi="Times New Roman" w:cs="Times New Roman"/>
          <w:sz w:val="24"/>
          <w:szCs w:val="24"/>
        </w:rPr>
      </w:pPr>
      <w:r w:rsidRPr="00127B84">
        <w:rPr>
          <w:rFonts w:ascii="Times New Roman" w:hAnsi="Times New Roman" w:cs="Times New Roman"/>
          <w:bCs/>
          <w:sz w:val="24"/>
          <w:szCs w:val="24"/>
        </w:rPr>
        <w:t>10 spécialistes de la relation client et du reporting</w:t>
      </w:r>
      <w:r>
        <w:rPr>
          <w:rFonts w:ascii="Times New Roman" w:hAnsi="Times New Roman" w:cs="Times New Roman"/>
          <w:sz w:val="24"/>
          <w:szCs w:val="24"/>
        </w:rPr>
        <w:t>.</w:t>
      </w:r>
    </w:p>
    <w:p w14:paraId="2CD93646" w14:textId="77777777" w:rsidR="002313DE" w:rsidRDefault="002313DE" w:rsidP="002313DE">
      <w:pPr>
        <w:spacing w:after="120" w:line="360" w:lineRule="auto"/>
        <w:ind w:firstLine="708"/>
        <w:jc w:val="both"/>
        <w:rPr>
          <w:rFonts w:ascii="Times New Roman" w:hAnsi="Times New Roman" w:cs="Times New Roman"/>
          <w:sz w:val="24"/>
          <w:szCs w:val="24"/>
        </w:rPr>
      </w:pPr>
      <w:r w:rsidRPr="00127B84">
        <w:rPr>
          <w:rFonts w:ascii="Times New Roman" w:hAnsi="Times New Roman" w:cs="Times New Roman"/>
          <w:sz w:val="24"/>
          <w:szCs w:val="24"/>
        </w:rPr>
        <w:t>Cet échantillon a été structuré pour capturer une vision multidimensionnelle des pratiques de SFR en matière de gestion et de confidentialité des données. Il offre une perspective équilibrée entre les différents métiers et responsabilités, garantissant ainsi la diversité des points de vue.</w:t>
      </w:r>
      <w:r>
        <w:rPr>
          <w:rFonts w:ascii="Times New Roman" w:hAnsi="Times New Roman" w:cs="Times New Roman"/>
          <w:sz w:val="24"/>
          <w:szCs w:val="24"/>
        </w:rPr>
        <w:t xml:space="preserve"> </w:t>
      </w:r>
      <w:r w:rsidRPr="00693752">
        <w:rPr>
          <w:rFonts w:ascii="Times New Roman" w:hAnsi="Times New Roman" w:cs="Times New Roman"/>
          <w:sz w:val="24"/>
          <w:szCs w:val="24"/>
        </w:rPr>
        <w:t>Une fois l’échantillon défini, il est crucial de mettre en place des techniques de collecte adaptées afin d’obtenir des données fiables et exploitables.</w:t>
      </w:r>
    </w:p>
    <w:p w14:paraId="457AFA09" w14:textId="77777777" w:rsidR="002313DE" w:rsidRDefault="002313DE" w:rsidP="002313DE">
      <w:pPr>
        <w:pStyle w:val="Titre2"/>
        <w:rPr>
          <w:rFonts w:ascii="Arial Rounded MT Bold" w:hAnsi="Arial Rounded MT Bold"/>
          <w:color w:val="auto"/>
        </w:rPr>
      </w:pPr>
      <w:bookmarkStart w:id="88" w:name="_Toc194255041"/>
      <w:bookmarkStart w:id="89" w:name="_Hlk188449540"/>
      <w:r w:rsidRPr="002313DE">
        <w:rPr>
          <w:rFonts w:ascii="Arial Rounded MT Bold" w:hAnsi="Arial Rounded MT Bold"/>
          <w:color w:val="auto"/>
        </w:rPr>
        <w:t>III.4- Techniques de collecte de données</w:t>
      </w:r>
      <w:bookmarkEnd w:id="88"/>
    </w:p>
    <w:p w14:paraId="4EC02547" w14:textId="77777777" w:rsidR="008E414E" w:rsidRPr="008E414E" w:rsidRDefault="008E414E" w:rsidP="008E414E">
      <w:pPr>
        <w:rPr>
          <w:sz w:val="2"/>
          <w:szCs w:val="2"/>
        </w:rPr>
      </w:pPr>
    </w:p>
    <w:bookmarkEnd w:id="89"/>
    <w:p w14:paraId="19D6F2D4" w14:textId="77777777" w:rsidR="002313DE" w:rsidRDefault="002313DE" w:rsidP="002313DE">
      <w:pPr>
        <w:spacing w:after="120" w:line="360" w:lineRule="auto"/>
        <w:ind w:firstLine="708"/>
        <w:jc w:val="both"/>
        <w:rPr>
          <w:rFonts w:ascii="Times New Roman" w:hAnsi="Times New Roman" w:cs="Times New Roman"/>
          <w:sz w:val="24"/>
          <w:szCs w:val="24"/>
        </w:rPr>
      </w:pPr>
      <w:r w:rsidRPr="00CD2785">
        <w:rPr>
          <w:rFonts w:ascii="Times New Roman" w:hAnsi="Times New Roman" w:cs="Times New Roman"/>
          <w:sz w:val="24"/>
          <w:szCs w:val="24"/>
        </w:rPr>
        <w:t xml:space="preserve">Les techniques de collecte de données utilisées dans cette étude sont complémentaires et permettent une triangulation des informations, renforçant ainsi la validité des résultats (Denzin, 1978). Deux outils principaux ont été mobilisés : des questionnaires structurés pour recueillir des </w:t>
      </w:r>
      <w:r w:rsidRPr="00CD2785">
        <w:rPr>
          <w:rFonts w:ascii="Times New Roman" w:hAnsi="Times New Roman" w:cs="Times New Roman"/>
          <w:sz w:val="24"/>
          <w:szCs w:val="24"/>
        </w:rPr>
        <w:lastRenderedPageBreak/>
        <w:t>données quantitatives auprès des employés de SFR et des entretiens semi-directifs pour approfondir des aspects qualitatifs relatifs au marketing digital et à la confidentialité des données.</w:t>
      </w:r>
    </w:p>
    <w:p w14:paraId="662E7466" w14:textId="77777777" w:rsidR="002313DE" w:rsidRPr="002313DE" w:rsidRDefault="002313DE" w:rsidP="002313DE">
      <w:pPr>
        <w:pStyle w:val="Titre3"/>
        <w:spacing w:after="120"/>
        <w:rPr>
          <w:rFonts w:ascii="Times New Roman" w:hAnsi="Times New Roman" w:cs="Times New Roman"/>
          <w:b/>
          <w:color w:val="auto"/>
        </w:rPr>
      </w:pPr>
      <w:bookmarkStart w:id="90" w:name="_Toc194255042"/>
      <w:bookmarkStart w:id="91" w:name="_Hlk188449566"/>
      <w:r w:rsidRPr="002313DE">
        <w:rPr>
          <w:rFonts w:ascii="Times New Roman" w:hAnsi="Times New Roman" w:cs="Times New Roman"/>
          <w:b/>
          <w:color w:val="auto"/>
        </w:rPr>
        <w:t>III.4.1- Questionnaires structurés</w:t>
      </w:r>
      <w:bookmarkEnd w:id="90"/>
    </w:p>
    <w:bookmarkEnd w:id="91"/>
    <w:p w14:paraId="1F344E8A" w14:textId="77777777" w:rsidR="002313DE" w:rsidRPr="00CD2785" w:rsidRDefault="002313DE" w:rsidP="002313DE">
      <w:pPr>
        <w:spacing w:after="120" w:line="360" w:lineRule="auto"/>
        <w:ind w:firstLine="708"/>
        <w:jc w:val="both"/>
        <w:rPr>
          <w:rFonts w:ascii="Times New Roman" w:hAnsi="Times New Roman" w:cs="Times New Roman"/>
          <w:sz w:val="24"/>
          <w:szCs w:val="24"/>
        </w:rPr>
      </w:pPr>
      <w:r w:rsidRPr="00CD2785">
        <w:rPr>
          <w:rFonts w:ascii="Times New Roman" w:hAnsi="Times New Roman" w:cs="Times New Roman"/>
          <w:sz w:val="24"/>
          <w:szCs w:val="24"/>
        </w:rPr>
        <w:t>Les questionnaires structurés ont été distribués à un échantillon de 50 employés de SFR impliqués dans la gestion des données et les activités marketing. Les questions étaient conçues pour explorer plusieurs thématiques essentielles :</w:t>
      </w:r>
    </w:p>
    <w:p w14:paraId="34B5C3AC" w14:textId="77777777" w:rsidR="002313DE" w:rsidRPr="00CD2785" w:rsidRDefault="002313DE" w:rsidP="002313DE">
      <w:pPr>
        <w:numPr>
          <w:ilvl w:val="0"/>
          <w:numId w:val="47"/>
        </w:numPr>
        <w:spacing w:after="200" w:line="360" w:lineRule="auto"/>
        <w:ind w:left="714" w:hanging="357"/>
        <w:rPr>
          <w:rFonts w:ascii="Times New Roman" w:hAnsi="Times New Roman" w:cs="Times New Roman"/>
          <w:sz w:val="24"/>
          <w:szCs w:val="24"/>
        </w:rPr>
      </w:pPr>
      <w:r w:rsidRPr="00CD2785">
        <w:rPr>
          <w:rFonts w:ascii="Times New Roman" w:hAnsi="Times New Roman" w:cs="Times New Roman"/>
          <w:b/>
          <w:bCs/>
          <w:sz w:val="24"/>
          <w:szCs w:val="24"/>
        </w:rPr>
        <w:t>Informations générales</w:t>
      </w:r>
      <w:r w:rsidRPr="00CD2785">
        <w:rPr>
          <w:rFonts w:ascii="Times New Roman" w:hAnsi="Times New Roman" w:cs="Times New Roman"/>
          <w:sz w:val="24"/>
          <w:szCs w:val="24"/>
        </w:rPr>
        <w:t> : Cette section recueille des données sur le profil des répondants, telles que leur ancienneté dans l’entreprise, leur fonction principale, et leur niveau de responsabilité en matière de gestion de données. Ces variables aident à contextualiser les réponses et à identifier les facteurs influençant les perceptions des employés vis-à-vis des politiques de confidentialité (Yin, 2014).</w:t>
      </w:r>
    </w:p>
    <w:p w14:paraId="3C207886" w14:textId="77777777" w:rsidR="002313DE" w:rsidRDefault="002313DE" w:rsidP="002313DE">
      <w:pPr>
        <w:numPr>
          <w:ilvl w:val="0"/>
          <w:numId w:val="47"/>
        </w:numPr>
        <w:spacing w:after="200" w:line="360" w:lineRule="auto"/>
        <w:ind w:left="714" w:hanging="357"/>
        <w:rPr>
          <w:rFonts w:ascii="Times New Roman" w:hAnsi="Times New Roman" w:cs="Times New Roman"/>
          <w:sz w:val="24"/>
          <w:szCs w:val="24"/>
        </w:rPr>
      </w:pPr>
      <w:r w:rsidRPr="00CD2785">
        <w:rPr>
          <w:rFonts w:ascii="Times New Roman" w:hAnsi="Times New Roman" w:cs="Times New Roman"/>
          <w:b/>
          <w:bCs/>
          <w:sz w:val="24"/>
          <w:szCs w:val="24"/>
        </w:rPr>
        <w:t>Perception des politiques de confidentialité</w:t>
      </w:r>
      <w:r w:rsidRPr="00CD2785">
        <w:rPr>
          <w:rFonts w:ascii="Times New Roman" w:hAnsi="Times New Roman" w:cs="Times New Roman"/>
          <w:sz w:val="24"/>
          <w:szCs w:val="24"/>
        </w:rPr>
        <w:t xml:space="preserve"> : Les questions portaient sur l’appréciation des </w:t>
      </w:r>
      <w:r>
        <w:rPr>
          <w:rFonts w:ascii="Times New Roman" w:hAnsi="Times New Roman" w:cs="Times New Roman"/>
          <w:sz w:val="24"/>
          <w:szCs w:val="24"/>
        </w:rPr>
        <w:t>employé</w:t>
      </w:r>
      <w:r w:rsidRPr="00CD2785">
        <w:rPr>
          <w:rFonts w:ascii="Times New Roman" w:hAnsi="Times New Roman" w:cs="Times New Roman"/>
          <w:sz w:val="24"/>
          <w:szCs w:val="24"/>
        </w:rPr>
        <w:t>s concernant l’efficacité des politiques de confidentialité et leur conformité avec les réglementations comme le RGPD. Cette thématique s’inspire des travaux de Garvin (1984) sur les perceptions qualitatives des systèmes organisationnels.</w:t>
      </w:r>
    </w:p>
    <w:p w14:paraId="44BC7AC1" w14:textId="77777777" w:rsidR="002313DE" w:rsidRPr="00A87EEB" w:rsidRDefault="002313DE" w:rsidP="002313DE">
      <w:pPr>
        <w:numPr>
          <w:ilvl w:val="0"/>
          <w:numId w:val="47"/>
        </w:numPr>
        <w:spacing w:after="200" w:line="360" w:lineRule="auto"/>
        <w:ind w:left="714" w:hanging="357"/>
        <w:rPr>
          <w:rFonts w:ascii="Times New Roman" w:hAnsi="Times New Roman" w:cs="Times New Roman"/>
          <w:bCs/>
          <w:sz w:val="24"/>
          <w:szCs w:val="24"/>
        </w:rPr>
      </w:pPr>
      <w:r w:rsidRPr="00A87EEB">
        <w:rPr>
          <w:rFonts w:ascii="Times New Roman" w:hAnsi="Times New Roman" w:cs="Times New Roman"/>
          <w:b/>
          <w:bCs/>
          <w:sz w:val="24"/>
          <w:szCs w:val="24"/>
        </w:rPr>
        <w:t xml:space="preserve">Défis liés à l’utilisation des données personnelles </w:t>
      </w:r>
      <w:r w:rsidRPr="00A87EEB">
        <w:rPr>
          <w:rFonts w:ascii="Times New Roman" w:hAnsi="Times New Roman" w:cs="Times New Roman"/>
          <w:bCs/>
          <w:sz w:val="24"/>
          <w:szCs w:val="24"/>
        </w:rPr>
        <w:t>: Cette section explore les obstacles rencontrés par les employés, comme le manque de formation, les contraintes liées à la sécurité des données, ou encore les tensions entre personnalisation et respect de la vie privée. Les travaux de Venkatesh et Bala (2008) sur les freins à l’adoption technologique ont guidé cette analyse.</w:t>
      </w:r>
    </w:p>
    <w:p w14:paraId="0DBE224C" w14:textId="77777777" w:rsidR="002313DE" w:rsidRPr="00A87EEB" w:rsidRDefault="002313DE" w:rsidP="002313DE">
      <w:pPr>
        <w:numPr>
          <w:ilvl w:val="0"/>
          <w:numId w:val="47"/>
        </w:numPr>
        <w:spacing w:after="200" w:line="360" w:lineRule="auto"/>
        <w:ind w:left="714" w:hanging="357"/>
        <w:jc w:val="both"/>
        <w:rPr>
          <w:rFonts w:ascii="Times New Roman" w:hAnsi="Times New Roman" w:cs="Times New Roman"/>
          <w:b/>
          <w:bCs/>
          <w:sz w:val="24"/>
          <w:szCs w:val="24"/>
        </w:rPr>
      </w:pPr>
      <w:r w:rsidRPr="00A87EEB">
        <w:rPr>
          <w:rFonts w:ascii="Times New Roman" w:hAnsi="Times New Roman" w:cs="Times New Roman"/>
          <w:b/>
          <w:bCs/>
          <w:sz w:val="24"/>
          <w:szCs w:val="24"/>
        </w:rPr>
        <w:t xml:space="preserve">Impact des nouvelles technologies </w:t>
      </w:r>
      <w:r w:rsidRPr="00A87EEB">
        <w:rPr>
          <w:rFonts w:ascii="Times New Roman" w:hAnsi="Times New Roman" w:cs="Times New Roman"/>
          <w:bCs/>
          <w:sz w:val="24"/>
          <w:szCs w:val="24"/>
        </w:rPr>
        <w:t>: Les questions visent à comprendre dans quelle mesure l’intégration de technologies émergentes, telles que l’intelligence artificielle ou les outils de chiffrement, influence</w:t>
      </w:r>
      <w:r>
        <w:rPr>
          <w:rFonts w:ascii="Times New Roman" w:hAnsi="Times New Roman" w:cs="Times New Roman"/>
          <w:bCs/>
          <w:sz w:val="24"/>
          <w:szCs w:val="24"/>
        </w:rPr>
        <w:t>nt</w:t>
      </w:r>
      <w:r w:rsidRPr="00A87EEB">
        <w:rPr>
          <w:rFonts w:ascii="Times New Roman" w:hAnsi="Times New Roman" w:cs="Times New Roman"/>
          <w:bCs/>
          <w:sz w:val="24"/>
          <w:szCs w:val="24"/>
        </w:rPr>
        <w:t xml:space="preserve"> la gestion des données et la conformité réglementaire. Ce thème repose sur les analyses de Teece (1986) concernant l'impact des innovations sur les processus organisationnels.</w:t>
      </w:r>
    </w:p>
    <w:p w14:paraId="52366B77" w14:textId="77777777" w:rsidR="002313DE" w:rsidRPr="00A87EEB" w:rsidRDefault="002313DE" w:rsidP="002313DE">
      <w:pPr>
        <w:numPr>
          <w:ilvl w:val="0"/>
          <w:numId w:val="47"/>
        </w:numPr>
        <w:spacing w:after="200" w:line="360" w:lineRule="auto"/>
        <w:jc w:val="both"/>
        <w:rPr>
          <w:rFonts w:ascii="Times New Roman" w:hAnsi="Times New Roman" w:cs="Times New Roman"/>
          <w:bCs/>
          <w:sz w:val="24"/>
          <w:szCs w:val="24"/>
        </w:rPr>
      </w:pPr>
      <w:r w:rsidRPr="00A87EEB">
        <w:rPr>
          <w:rFonts w:ascii="Times New Roman" w:hAnsi="Times New Roman" w:cs="Times New Roman"/>
          <w:b/>
          <w:bCs/>
          <w:sz w:val="24"/>
          <w:szCs w:val="24"/>
        </w:rPr>
        <w:t>Relation entre gestion des données et performance marketing</w:t>
      </w:r>
      <w:r w:rsidRPr="00A87EEB">
        <w:rPr>
          <w:rFonts w:ascii="Times New Roman" w:hAnsi="Times New Roman" w:cs="Times New Roman"/>
          <w:bCs/>
          <w:sz w:val="24"/>
          <w:szCs w:val="24"/>
        </w:rPr>
        <w:t xml:space="preserve"> : Enfin, les répondants ont évalué comment les pratiques de gestion des données influencent des aspects clés comme la fidélité des clients, la personnalisation des campagnes, et le retour sur investissement. Les travaux de Gunasekaran et Ngai (2004) sur les liens entre les systèmes d’information et la performance organisationnelle ont été utilisés comme cadre théorique.</w:t>
      </w:r>
    </w:p>
    <w:p w14:paraId="0CC5945E" w14:textId="77777777" w:rsidR="002313DE" w:rsidRPr="00A87EEB" w:rsidRDefault="002313DE" w:rsidP="002313DE">
      <w:pPr>
        <w:spacing w:line="360" w:lineRule="auto"/>
        <w:ind w:left="360" w:firstLine="348"/>
        <w:jc w:val="both"/>
        <w:rPr>
          <w:rFonts w:ascii="Times New Roman" w:hAnsi="Times New Roman" w:cs="Times New Roman"/>
          <w:bCs/>
          <w:sz w:val="24"/>
          <w:szCs w:val="24"/>
        </w:rPr>
      </w:pPr>
      <w:r w:rsidRPr="00A87EEB">
        <w:rPr>
          <w:rFonts w:ascii="Times New Roman" w:hAnsi="Times New Roman" w:cs="Times New Roman"/>
          <w:bCs/>
          <w:sz w:val="24"/>
          <w:szCs w:val="24"/>
        </w:rPr>
        <w:t xml:space="preserve">Les réponses obtenues permettront de quantifier les perceptions des employés de SFR concernant les pratiques en matière de gestion des données et de tester les hypothèses sur la </w:t>
      </w:r>
      <w:r w:rsidRPr="00A87EEB">
        <w:rPr>
          <w:rFonts w:ascii="Times New Roman" w:hAnsi="Times New Roman" w:cs="Times New Roman"/>
          <w:bCs/>
          <w:sz w:val="24"/>
          <w:szCs w:val="24"/>
        </w:rPr>
        <w:lastRenderedPageBreak/>
        <w:t>relation entre ces pratiques, l’intégration des nouvelles technologies, et les performances marketing.</w:t>
      </w:r>
    </w:p>
    <w:p w14:paraId="12D98F5A" w14:textId="77777777" w:rsidR="002313DE" w:rsidRPr="002313DE" w:rsidRDefault="002313DE" w:rsidP="002313DE">
      <w:pPr>
        <w:pStyle w:val="Titre3"/>
        <w:spacing w:after="120"/>
        <w:rPr>
          <w:rFonts w:ascii="Times New Roman" w:hAnsi="Times New Roman" w:cs="Times New Roman"/>
          <w:b/>
          <w:color w:val="auto"/>
        </w:rPr>
      </w:pPr>
      <w:bookmarkStart w:id="92" w:name="_Toc194255043"/>
      <w:bookmarkStart w:id="93" w:name="_Hlk188449584"/>
      <w:r w:rsidRPr="002313DE">
        <w:rPr>
          <w:rFonts w:ascii="Times New Roman" w:hAnsi="Times New Roman" w:cs="Times New Roman"/>
          <w:b/>
          <w:color w:val="auto"/>
        </w:rPr>
        <w:t>III.4.2- Entretiens semi-directifs</w:t>
      </w:r>
      <w:bookmarkEnd w:id="92"/>
    </w:p>
    <w:bookmarkEnd w:id="93"/>
    <w:p w14:paraId="3F5D21D3" w14:textId="77777777" w:rsidR="002313DE" w:rsidRPr="00AE714E" w:rsidRDefault="002313DE" w:rsidP="008E414E">
      <w:pPr>
        <w:spacing w:line="360" w:lineRule="auto"/>
        <w:ind w:firstLine="708"/>
        <w:jc w:val="both"/>
        <w:rPr>
          <w:rFonts w:ascii="Times New Roman" w:hAnsi="Times New Roman" w:cs="Times New Roman"/>
          <w:bCs/>
          <w:sz w:val="24"/>
          <w:szCs w:val="24"/>
        </w:rPr>
      </w:pPr>
      <w:r w:rsidRPr="00AE714E">
        <w:rPr>
          <w:rFonts w:ascii="Times New Roman" w:hAnsi="Times New Roman" w:cs="Times New Roman"/>
          <w:bCs/>
          <w:sz w:val="24"/>
          <w:szCs w:val="24"/>
        </w:rPr>
        <w:t>Un sous-échantillon de 9 employés de SFR, incluant des responsables marketing, des spécialistes de la sécurité des données, et des analystes, a participé à des entretiens semi-directifs. Ces entretiens ont permis d'explorer des aspects qualitatifs du marketing digital et de la confidentialité des données, en approfondiss</w:t>
      </w:r>
      <w:r>
        <w:rPr>
          <w:rFonts w:ascii="Times New Roman" w:hAnsi="Times New Roman" w:cs="Times New Roman"/>
          <w:bCs/>
          <w:sz w:val="24"/>
          <w:szCs w:val="24"/>
        </w:rPr>
        <w:t>ant les thématiques suivantes :</w:t>
      </w:r>
    </w:p>
    <w:p w14:paraId="72E762FB" w14:textId="77777777" w:rsidR="002313DE" w:rsidRPr="00AE714E" w:rsidRDefault="002313DE" w:rsidP="002313DE">
      <w:pPr>
        <w:numPr>
          <w:ilvl w:val="0"/>
          <w:numId w:val="47"/>
        </w:numPr>
        <w:spacing w:after="200" w:line="360" w:lineRule="auto"/>
        <w:jc w:val="both"/>
        <w:rPr>
          <w:rFonts w:ascii="Times New Roman" w:hAnsi="Times New Roman" w:cs="Times New Roman"/>
          <w:bCs/>
          <w:sz w:val="24"/>
          <w:szCs w:val="24"/>
        </w:rPr>
      </w:pPr>
      <w:r w:rsidRPr="00AE714E">
        <w:rPr>
          <w:rFonts w:ascii="Times New Roman" w:hAnsi="Times New Roman" w:cs="Times New Roman"/>
          <w:b/>
          <w:bCs/>
          <w:sz w:val="24"/>
          <w:szCs w:val="24"/>
        </w:rPr>
        <w:t xml:space="preserve">Défis liés à l’intégration des nouvelles technologies </w:t>
      </w:r>
      <w:r w:rsidRPr="00AE714E">
        <w:rPr>
          <w:rFonts w:ascii="Times New Roman" w:hAnsi="Times New Roman" w:cs="Times New Roman"/>
          <w:bCs/>
          <w:sz w:val="24"/>
          <w:szCs w:val="24"/>
        </w:rPr>
        <w:t>: Les entretiens ont exploré la manière dont SFR intègre des technologies émergentes dans ses systèmes existants, en analysant les barrières organisationnelles et techniques, ainsi que leurs impacts sur les processus marketing.</w:t>
      </w:r>
    </w:p>
    <w:p w14:paraId="31CD3464" w14:textId="77777777" w:rsidR="002313DE" w:rsidRDefault="002313DE" w:rsidP="002313DE">
      <w:pPr>
        <w:numPr>
          <w:ilvl w:val="0"/>
          <w:numId w:val="47"/>
        </w:numPr>
        <w:spacing w:after="200" w:line="360" w:lineRule="auto"/>
        <w:jc w:val="both"/>
        <w:rPr>
          <w:rFonts w:ascii="Times New Roman" w:hAnsi="Times New Roman" w:cs="Times New Roman"/>
          <w:b/>
          <w:bCs/>
          <w:sz w:val="24"/>
          <w:szCs w:val="24"/>
        </w:rPr>
      </w:pPr>
      <w:r w:rsidRPr="00AE714E">
        <w:rPr>
          <w:rFonts w:ascii="Times New Roman" w:hAnsi="Times New Roman" w:cs="Times New Roman"/>
          <w:b/>
          <w:bCs/>
          <w:sz w:val="24"/>
          <w:szCs w:val="24"/>
        </w:rPr>
        <w:t xml:space="preserve">Gouvernance des données </w:t>
      </w:r>
      <w:r w:rsidRPr="00AE714E">
        <w:rPr>
          <w:rFonts w:ascii="Times New Roman" w:hAnsi="Times New Roman" w:cs="Times New Roman"/>
          <w:bCs/>
          <w:sz w:val="24"/>
          <w:szCs w:val="24"/>
        </w:rPr>
        <w:t>: En s’appuyant sur des approches de gouvernance éprouvées, les participants ont discuté des stratégies de conformité et des critères décisionnels employés pour la mise en œuvre des politiques de confidentialité des données.</w:t>
      </w:r>
    </w:p>
    <w:p w14:paraId="285FA7E3" w14:textId="77777777" w:rsidR="002313DE" w:rsidRPr="00AE714E" w:rsidRDefault="002313DE" w:rsidP="002313DE">
      <w:pPr>
        <w:numPr>
          <w:ilvl w:val="0"/>
          <w:numId w:val="47"/>
        </w:numPr>
        <w:spacing w:after="200" w:line="360" w:lineRule="auto"/>
        <w:jc w:val="both"/>
        <w:rPr>
          <w:rFonts w:ascii="Times New Roman" w:hAnsi="Times New Roman" w:cs="Times New Roman"/>
          <w:bCs/>
          <w:sz w:val="24"/>
          <w:szCs w:val="24"/>
        </w:rPr>
      </w:pPr>
      <w:r w:rsidRPr="00AE714E">
        <w:rPr>
          <w:rFonts w:ascii="Times New Roman" w:hAnsi="Times New Roman" w:cs="Times New Roman"/>
          <w:b/>
          <w:bCs/>
          <w:sz w:val="24"/>
          <w:szCs w:val="24"/>
        </w:rPr>
        <w:t xml:space="preserve">Équilibre entre standardisation et innovation </w:t>
      </w:r>
      <w:r w:rsidRPr="00AE714E">
        <w:rPr>
          <w:rFonts w:ascii="Times New Roman" w:hAnsi="Times New Roman" w:cs="Times New Roman"/>
          <w:bCs/>
          <w:sz w:val="24"/>
          <w:szCs w:val="24"/>
        </w:rPr>
        <w:t>: Les échanges ont mis en lumière la manière dont SFR équilibre la standardisation de ses processus pour une efficacité accrue et l'innovation nécessaire pour rester compétitif.</w:t>
      </w:r>
    </w:p>
    <w:p w14:paraId="78B874D8" w14:textId="77777777" w:rsidR="002313DE" w:rsidRPr="00AE714E" w:rsidRDefault="002313DE" w:rsidP="002313DE">
      <w:pPr>
        <w:numPr>
          <w:ilvl w:val="0"/>
          <w:numId w:val="47"/>
        </w:numPr>
        <w:spacing w:after="200" w:line="360" w:lineRule="auto"/>
        <w:jc w:val="both"/>
        <w:rPr>
          <w:rFonts w:ascii="Times New Roman" w:hAnsi="Times New Roman" w:cs="Times New Roman"/>
          <w:bCs/>
          <w:sz w:val="24"/>
          <w:szCs w:val="24"/>
        </w:rPr>
      </w:pPr>
      <w:r w:rsidRPr="00AE714E">
        <w:rPr>
          <w:rFonts w:ascii="Times New Roman" w:hAnsi="Times New Roman" w:cs="Times New Roman"/>
          <w:b/>
          <w:bCs/>
          <w:sz w:val="24"/>
          <w:szCs w:val="24"/>
        </w:rPr>
        <w:t xml:space="preserve">Harmonisation des systèmes dans un environnement complexe </w:t>
      </w:r>
      <w:r w:rsidRPr="00AE714E">
        <w:rPr>
          <w:rFonts w:ascii="Times New Roman" w:hAnsi="Times New Roman" w:cs="Times New Roman"/>
          <w:bCs/>
          <w:sz w:val="24"/>
          <w:szCs w:val="24"/>
        </w:rPr>
        <w:t>: Enfin, les entretiens ont abordé les stratégies adoptées par SFR pour harmoniser la gestion des données dans un contexte organisationnel complexe, tout en maintenant une conformité rigoureuse et une efficacité opérationnelle.</w:t>
      </w:r>
    </w:p>
    <w:p w14:paraId="57678A50" w14:textId="77777777" w:rsidR="002313DE" w:rsidRDefault="002313DE" w:rsidP="002313DE">
      <w:pPr>
        <w:spacing w:line="360" w:lineRule="auto"/>
        <w:ind w:left="360" w:firstLine="348"/>
        <w:jc w:val="both"/>
        <w:rPr>
          <w:rFonts w:ascii="Times New Roman" w:hAnsi="Times New Roman" w:cs="Times New Roman"/>
          <w:bCs/>
          <w:sz w:val="24"/>
          <w:szCs w:val="24"/>
        </w:rPr>
      </w:pPr>
      <w:r w:rsidRPr="00AE714E">
        <w:rPr>
          <w:rFonts w:ascii="Times New Roman" w:hAnsi="Times New Roman" w:cs="Times New Roman"/>
          <w:bCs/>
          <w:sz w:val="24"/>
          <w:szCs w:val="24"/>
        </w:rPr>
        <w:t>Ces entretiens offrent des perspectives riches et détaillées, permettant de mieux comprendre les défis et opportunités liés à la confidentialité des données dans le secteur des télécommunications.</w:t>
      </w:r>
      <w:r>
        <w:rPr>
          <w:rFonts w:ascii="Times New Roman" w:hAnsi="Times New Roman" w:cs="Times New Roman"/>
          <w:bCs/>
          <w:sz w:val="24"/>
          <w:szCs w:val="24"/>
        </w:rPr>
        <w:t xml:space="preserve"> </w:t>
      </w:r>
      <w:r w:rsidRPr="00A11578">
        <w:rPr>
          <w:rFonts w:ascii="Times New Roman" w:hAnsi="Times New Roman" w:cs="Times New Roman"/>
          <w:bCs/>
          <w:sz w:val="24"/>
          <w:szCs w:val="24"/>
        </w:rPr>
        <w:t>Les données collectées à l’aide des questionnaires et des entretiens nécessitent une analyse approfondie afin d’en extraire des résultats exploitables pour la recherche.</w:t>
      </w:r>
    </w:p>
    <w:p w14:paraId="3A32050A" w14:textId="77777777" w:rsidR="002313DE" w:rsidRDefault="002313DE" w:rsidP="002313DE">
      <w:pPr>
        <w:pStyle w:val="Titre2"/>
        <w:rPr>
          <w:rFonts w:ascii="Arial Rounded MT Bold" w:hAnsi="Arial Rounded MT Bold"/>
          <w:color w:val="auto"/>
        </w:rPr>
      </w:pPr>
      <w:bookmarkStart w:id="94" w:name="_Toc194255044"/>
      <w:bookmarkStart w:id="95" w:name="_Hlk188449604"/>
      <w:r w:rsidRPr="002313DE">
        <w:rPr>
          <w:rFonts w:ascii="Arial Rounded MT Bold" w:hAnsi="Arial Rounded MT Bold"/>
          <w:color w:val="auto"/>
        </w:rPr>
        <w:t>III.5- Méthodologie d’analyse des données</w:t>
      </w:r>
      <w:bookmarkEnd w:id="94"/>
    </w:p>
    <w:p w14:paraId="3C4F58AB" w14:textId="77777777" w:rsidR="008E414E" w:rsidRPr="008E414E" w:rsidRDefault="008E414E" w:rsidP="008E414E">
      <w:pPr>
        <w:rPr>
          <w:sz w:val="2"/>
          <w:szCs w:val="2"/>
        </w:rPr>
      </w:pPr>
    </w:p>
    <w:bookmarkEnd w:id="95"/>
    <w:p w14:paraId="2BF832A4" w14:textId="77777777" w:rsidR="002313DE" w:rsidRDefault="002313DE" w:rsidP="008E414E">
      <w:pPr>
        <w:spacing w:line="360" w:lineRule="auto"/>
        <w:ind w:left="142" w:firstLine="566"/>
        <w:jc w:val="both"/>
        <w:rPr>
          <w:rFonts w:ascii="Times New Roman" w:hAnsi="Times New Roman" w:cs="Times New Roman"/>
          <w:bCs/>
          <w:sz w:val="24"/>
          <w:szCs w:val="24"/>
        </w:rPr>
      </w:pPr>
      <w:r w:rsidRPr="008C2E4B">
        <w:rPr>
          <w:rFonts w:ascii="Times New Roman" w:hAnsi="Times New Roman" w:cs="Times New Roman"/>
          <w:bCs/>
          <w:sz w:val="24"/>
          <w:szCs w:val="24"/>
        </w:rPr>
        <w:t xml:space="preserve">La méthodologie d’analyse des données de cette étude combine des approches quantitatives, qualitatives, et la triangulation des résultats pour garantir une analyse rigoureuse et multidimensionnelle. Cette combinaison méthodologique permet de répondre aux objectifs de </w:t>
      </w:r>
      <w:r w:rsidRPr="008C2E4B">
        <w:rPr>
          <w:rFonts w:ascii="Times New Roman" w:hAnsi="Times New Roman" w:cs="Times New Roman"/>
          <w:bCs/>
          <w:sz w:val="24"/>
          <w:szCs w:val="24"/>
        </w:rPr>
        <w:lastRenderedPageBreak/>
        <w:t>l’étude en s’appuyant sur des preuves statistiques tout en intégrant des perspectives riches et nuancées sur le marketing digital et la gestion des données personnelles chez SFR.</w:t>
      </w:r>
    </w:p>
    <w:p w14:paraId="6BBB8788" w14:textId="77777777" w:rsidR="002313DE" w:rsidRPr="002313DE" w:rsidRDefault="002313DE" w:rsidP="002313DE">
      <w:pPr>
        <w:pStyle w:val="Titre3"/>
        <w:spacing w:after="120"/>
        <w:rPr>
          <w:rFonts w:ascii="Times New Roman" w:hAnsi="Times New Roman" w:cs="Times New Roman"/>
          <w:b/>
          <w:color w:val="auto"/>
        </w:rPr>
      </w:pPr>
      <w:bookmarkStart w:id="96" w:name="_Toc194255045"/>
      <w:bookmarkStart w:id="97" w:name="_Hlk188449622"/>
      <w:r w:rsidRPr="002313DE">
        <w:rPr>
          <w:rFonts w:ascii="Times New Roman" w:hAnsi="Times New Roman" w:cs="Times New Roman"/>
          <w:b/>
          <w:color w:val="auto"/>
        </w:rPr>
        <w:t>III.5.1- Méthodes quantitatives</w:t>
      </w:r>
      <w:bookmarkEnd w:id="96"/>
    </w:p>
    <w:p w14:paraId="144B50F7" w14:textId="77777777" w:rsidR="002313DE" w:rsidRPr="002313DE" w:rsidRDefault="002313DE" w:rsidP="002313DE">
      <w:pPr>
        <w:spacing w:after="120" w:line="360" w:lineRule="auto"/>
        <w:jc w:val="both"/>
        <w:rPr>
          <w:rFonts w:ascii="Times New Roman" w:eastAsiaTheme="majorEastAsia" w:hAnsi="Times New Roman" w:cs="Times New Roman"/>
          <w:b/>
          <w:sz w:val="24"/>
          <w:szCs w:val="24"/>
        </w:rPr>
      </w:pPr>
      <w:r w:rsidRPr="002313DE">
        <w:rPr>
          <w:rFonts w:ascii="Times New Roman" w:eastAsiaTheme="majorEastAsia" w:hAnsi="Times New Roman" w:cs="Times New Roman"/>
          <w:b/>
          <w:sz w:val="24"/>
          <w:szCs w:val="24"/>
        </w:rPr>
        <w:t>III.5.1.1- Analyse descriptive</w:t>
      </w:r>
    </w:p>
    <w:bookmarkEnd w:id="97"/>
    <w:p w14:paraId="286DBE37" w14:textId="77777777" w:rsidR="002313DE" w:rsidRPr="008C2E4B" w:rsidRDefault="002313DE" w:rsidP="008E414E">
      <w:pPr>
        <w:spacing w:line="360" w:lineRule="auto"/>
        <w:ind w:firstLine="708"/>
        <w:jc w:val="both"/>
        <w:rPr>
          <w:rFonts w:ascii="Times New Roman" w:hAnsi="Times New Roman" w:cs="Times New Roman"/>
          <w:bCs/>
          <w:sz w:val="24"/>
          <w:szCs w:val="24"/>
        </w:rPr>
      </w:pPr>
      <w:r w:rsidRPr="008C2E4B">
        <w:rPr>
          <w:rFonts w:ascii="Times New Roman" w:hAnsi="Times New Roman" w:cs="Times New Roman"/>
          <w:bCs/>
          <w:sz w:val="24"/>
          <w:szCs w:val="24"/>
        </w:rPr>
        <w:t>L’analyse descriptive est utilisée pour explorer les réponses des employés de SFR aux questionnaires structurés. Elle vise à fournir un portrait statistique des perceptions concernant la gestion des données, les politiques de confidentialité, et leur impact sur les performances marketing. Cette étape inclut l’examen de la répartition des réponses selon des variables sociodémographiques et professionnelles (ex</w:t>
      </w:r>
      <w:r>
        <w:rPr>
          <w:rFonts w:ascii="Times New Roman" w:hAnsi="Times New Roman" w:cs="Times New Roman"/>
          <w:bCs/>
          <w:sz w:val="24"/>
          <w:szCs w:val="24"/>
        </w:rPr>
        <w:t>emple</w:t>
      </w:r>
      <w:r w:rsidRPr="008C2E4B">
        <w:rPr>
          <w:rFonts w:ascii="Times New Roman" w:hAnsi="Times New Roman" w:cs="Times New Roman"/>
          <w:bCs/>
          <w:sz w:val="24"/>
          <w:szCs w:val="24"/>
        </w:rPr>
        <w:t xml:space="preserve"> : ancienneté, fonction, niveau de responsabilité).</w:t>
      </w:r>
    </w:p>
    <w:p w14:paraId="15271D73" w14:textId="77777777" w:rsidR="002313DE" w:rsidRPr="008C2E4B" w:rsidRDefault="002313DE" w:rsidP="008E414E">
      <w:pPr>
        <w:spacing w:line="360" w:lineRule="auto"/>
        <w:ind w:firstLine="708"/>
        <w:jc w:val="both"/>
        <w:rPr>
          <w:rFonts w:ascii="Times New Roman" w:hAnsi="Times New Roman" w:cs="Times New Roman"/>
          <w:bCs/>
          <w:sz w:val="24"/>
          <w:szCs w:val="24"/>
        </w:rPr>
      </w:pPr>
      <w:r w:rsidRPr="008C2E4B">
        <w:rPr>
          <w:rFonts w:ascii="Times New Roman" w:hAnsi="Times New Roman" w:cs="Times New Roman"/>
          <w:bCs/>
          <w:sz w:val="24"/>
          <w:szCs w:val="24"/>
        </w:rPr>
        <w:t>Les résultats descriptifs permettent de dégager des tendances générales et d’identifier les défis perçus par les employés, tels que les tensions entre personnalisation des campagnes marketing et respect de la vie privée, ou encore les défis liés à la conformité réglementaire (Yin, 2014). Ces analyses offrent une vue d’ensemble des opinions exprimées, constituant une base solide pour des analyses plus approfondies.</w:t>
      </w:r>
    </w:p>
    <w:p w14:paraId="18A1739C" w14:textId="77777777" w:rsidR="002313DE" w:rsidRPr="002313DE" w:rsidRDefault="002313DE" w:rsidP="002313DE">
      <w:pPr>
        <w:spacing w:after="120" w:line="360" w:lineRule="auto"/>
        <w:jc w:val="both"/>
        <w:rPr>
          <w:rFonts w:ascii="Times New Roman" w:eastAsiaTheme="majorEastAsia" w:hAnsi="Times New Roman" w:cs="Times New Roman"/>
          <w:b/>
          <w:sz w:val="24"/>
          <w:szCs w:val="24"/>
        </w:rPr>
      </w:pPr>
      <w:bookmarkStart w:id="98" w:name="_Hlk188449643"/>
      <w:r w:rsidRPr="002313DE">
        <w:rPr>
          <w:rFonts w:ascii="Times New Roman" w:eastAsiaTheme="majorEastAsia" w:hAnsi="Times New Roman" w:cs="Times New Roman"/>
          <w:b/>
          <w:sz w:val="24"/>
          <w:szCs w:val="24"/>
        </w:rPr>
        <w:t>III.5.1.2- Analyse explicative</w:t>
      </w:r>
    </w:p>
    <w:bookmarkEnd w:id="98"/>
    <w:p w14:paraId="04DCEF4F" w14:textId="77777777" w:rsidR="002313DE" w:rsidRPr="008C2E4B" w:rsidRDefault="002313DE" w:rsidP="008E414E">
      <w:pPr>
        <w:spacing w:line="360" w:lineRule="auto"/>
        <w:ind w:firstLine="708"/>
        <w:jc w:val="both"/>
        <w:rPr>
          <w:rFonts w:ascii="Times New Roman" w:hAnsi="Times New Roman" w:cs="Times New Roman"/>
          <w:bCs/>
          <w:sz w:val="24"/>
          <w:szCs w:val="24"/>
        </w:rPr>
      </w:pPr>
      <w:r w:rsidRPr="008C2E4B">
        <w:rPr>
          <w:rFonts w:ascii="Times New Roman" w:hAnsi="Times New Roman" w:cs="Times New Roman"/>
          <w:bCs/>
          <w:sz w:val="24"/>
          <w:szCs w:val="24"/>
        </w:rPr>
        <w:t>L’analyse explicative vise à examiner les relations entre les variables pour tester les hypothèses formulées dans le cadre conceptuel. À l’aide de tests statistiques (corrélations, régressions linéaires ou logistiques), cette méthode explore les liens entre la gestion des données personnelles, la conformité réglementaire (ex</w:t>
      </w:r>
      <w:r>
        <w:rPr>
          <w:rFonts w:ascii="Times New Roman" w:hAnsi="Times New Roman" w:cs="Times New Roman"/>
          <w:bCs/>
          <w:sz w:val="24"/>
          <w:szCs w:val="24"/>
        </w:rPr>
        <w:t>emple</w:t>
      </w:r>
      <w:r w:rsidRPr="008C2E4B">
        <w:rPr>
          <w:rFonts w:ascii="Times New Roman" w:hAnsi="Times New Roman" w:cs="Times New Roman"/>
          <w:bCs/>
          <w:sz w:val="24"/>
          <w:szCs w:val="24"/>
        </w:rPr>
        <w:t xml:space="preserve"> : RGPD), et les performances marketing.</w:t>
      </w:r>
    </w:p>
    <w:p w14:paraId="2AD54FB1" w14:textId="43056CE3" w:rsidR="002313DE" w:rsidRDefault="002313DE" w:rsidP="008E414E">
      <w:pPr>
        <w:spacing w:line="360" w:lineRule="auto"/>
        <w:ind w:firstLine="708"/>
        <w:jc w:val="both"/>
        <w:rPr>
          <w:rFonts w:ascii="Times New Roman" w:hAnsi="Times New Roman" w:cs="Times New Roman"/>
          <w:bCs/>
          <w:sz w:val="24"/>
          <w:szCs w:val="24"/>
        </w:rPr>
      </w:pPr>
      <w:r w:rsidRPr="008C2E4B">
        <w:rPr>
          <w:rFonts w:ascii="Times New Roman" w:hAnsi="Times New Roman" w:cs="Times New Roman"/>
          <w:bCs/>
          <w:sz w:val="24"/>
          <w:szCs w:val="24"/>
        </w:rPr>
        <w:t>Par exemple, l’impact de la transparence sur la fidélité des clients ou de l’adoption de technologies avancées sur la personnalisation des campagnes est évalué statistiquement. Ces analyses quantitatives permettent de mesurer l’influence de facteurs clés comme la gestion des données sur des indicateurs marketing tels que le retour sur investissement (ROI), la satisfaction client, et l’engagement (Teece, 1986).</w:t>
      </w:r>
      <w:r>
        <w:rPr>
          <w:rFonts w:ascii="Times New Roman" w:hAnsi="Times New Roman" w:cs="Times New Roman"/>
          <w:bCs/>
          <w:sz w:val="24"/>
          <w:szCs w:val="24"/>
        </w:rPr>
        <w:br/>
        <w:t>Les analyses quantitatives qui ont été effectuées au cours de notre étude sont récapitulées dans le tableau</w:t>
      </w:r>
      <w:r w:rsidR="0019258A">
        <w:rPr>
          <w:rFonts w:ascii="Times New Roman" w:hAnsi="Times New Roman" w:cs="Times New Roman"/>
          <w:bCs/>
          <w:sz w:val="24"/>
          <w:szCs w:val="24"/>
        </w:rPr>
        <w:t xml:space="preserve"> 1</w:t>
      </w:r>
      <w:r>
        <w:rPr>
          <w:rFonts w:ascii="Times New Roman" w:hAnsi="Times New Roman" w:cs="Times New Roman"/>
          <w:bCs/>
          <w:sz w:val="24"/>
          <w:szCs w:val="24"/>
        </w:rPr>
        <w:t xml:space="preserve"> ci-dessous :</w:t>
      </w:r>
    </w:p>
    <w:p w14:paraId="4CA0B5AE" w14:textId="77777777" w:rsidR="0019258A" w:rsidRDefault="0019258A">
      <w:pPr>
        <w:rPr>
          <w:rFonts w:ascii="Times New Roman" w:hAnsi="Times New Roman" w:cs="Times New Roman"/>
          <w:bCs/>
          <w:sz w:val="24"/>
          <w:szCs w:val="24"/>
        </w:rPr>
      </w:pPr>
      <w:r>
        <w:rPr>
          <w:rFonts w:ascii="Times New Roman" w:hAnsi="Times New Roman" w:cs="Times New Roman"/>
          <w:bCs/>
          <w:sz w:val="24"/>
          <w:szCs w:val="24"/>
        </w:rPr>
        <w:br w:type="page"/>
      </w:r>
    </w:p>
    <w:p w14:paraId="06445F8C" w14:textId="5148586E" w:rsidR="004C35F9" w:rsidRDefault="004C35F9" w:rsidP="004C35F9">
      <w:pPr>
        <w:pStyle w:val="Lgende"/>
        <w:keepNext/>
        <w:ind w:firstLine="360"/>
      </w:pPr>
      <w:bookmarkStart w:id="99" w:name="_Toc194307735"/>
      <w:r w:rsidRPr="004C35F9">
        <w:rPr>
          <w:rFonts w:eastAsiaTheme="minorHAnsi" w:cs="Times New Roman"/>
          <w:bCs w:val="0"/>
          <w:color w:val="auto"/>
          <w:sz w:val="24"/>
          <w:szCs w:val="24"/>
        </w:rPr>
        <w:lastRenderedPageBreak/>
        <w:t xml:space="preserve">Tableau </w:t>
      </w:r>
      <w:r w:rsidRPr="004C35F9">
        <w:rPr>
          <w:rFonts w:eastAsiaTheme="minorHAnsi" w:cs="Times New Roman"/>
          <w:bCs w:val="0"/>
          <w:color w:val="auto"/>
          <w:sz w:val="24"/>
          <w:szCs w:val="24"/>
        </w:rPr>
        <w:fldChar w:fldCharType="begin"/>
      </w:r>
      <w:r w:rsidRPr="004C35F9">
        <w:rPr>
          <w:rFonts w:eastAsiaTheme="minorHAnsi" w:cs="Times New Roman"/>
          <w:bCs w:val="0"/>
          <w:color w:val="auto"/>
          <w:sz w:val="24"/>
          <w:szCs w:val="24"/>
        </w:rPr>
        <w:instrText xml:space="preserve"> SEQ Tableau \* ARABIC </w:instrText>
      </w:r>
      <w:r w:rsidRPr="004C35F9">
        <w:rPr>
          <w:rFonts w:eastAsiaTheme="minorHAnsi" w:cs="Times New Roman"/>
          <w:bCs w:val="0"/>
          <w:color w:val="auto"/>
          <w:sz w:val="24"/>
          <w:szCs w:val="24"/>
        </w:rPr>
        <w:fldChar w:fldCharType="separate"/>
      </w:r>
      <w:r w:rsidRPr="004C35F9">
        <w:rPr>
          <w:rFonts w:eastAsiaTheme="minorHAnsi" w:cs="Times New Roman"/>
          <w:bCs w:val="0"/>
          <w:color w:val="auto"/>
          <w:sz w:val="24"/>
          <w:szCs w:val="24"/>
        </w:rPr>
        <w:t>1</w:t>
      </w:r>
      <w:r w:rsidRPr="004C35F9">
        <w:rPr>
          <w:rFonts w:eastAsiaTheme="minorHAnsi" w:cs="Times New Roman"/>
          <w:bCs w:val="0"/>
          <w:color w:val="auto"/>
          <w:sz w:val="24"/>
          <w:szCs w:val="24"/>
        </w:rPr>
        <w:fldChar w:fldCharType="end"/>
      </w:r>
      <w:r>
        <w:rPr>
          <w:rFonts w:eastAsiaTheme="minorHAnsi" w:cs="Times New Roman"/>
          <w:bCs w:val="0"/>
          <w:color w:val="auto"/>
          <w:sz w:val="24"/>
          <w:szCs w:val="24"/>
        </w:rPr>
        <w:t xml:space="preserve"> </w:t>
      </w:r>
      <w:r w:rsidRPr="004C35F9">
        <w:rPr>
          <w:rFonts w:eastAsiaTheme="minorHAnsi" w:cs="Times New Roman"/>
          <w:b w:val="0"/>
          <w:color w:val="auto"/>
          <w:sz w:val="24"/>
          <w:szCs w:val="24"/>
        </w:rPr>
        <w:t>: Plan d’analyse par hypothèse et objectif général</w:t>
      </w:r>
      <w:bookmarkEnd w:id="99"/>
    </w:p>
    <w:p w14:paraId="545EF04C" w14:textId="77777777" w:rsidR="002313DE" w:rsidRDefault="002313DE" w:rsidP="002313DE">
      <w:pPr>
        <w:spacing w:line="360" w:lineRule="auto"/>
        <w:ind w:left="360" w:firstLine="348"/>
        <w:jc w:val="both"/>
        <w:rPr>
          <w:rFonts w:ascii="Times New Roman" w:hAnsi="Times New Roman" w:cs="Times New Roman"/>
          <w:b/>
          <w:bCs/>
          <w:sz w:val="24"/>
          <w:szCs w:val="24"/>
        </w:rPr>
      </w:pPr>
      <w:r>
        <w:rPr>
          <w:noProof/>
          <w:lang w:eastAsia="fr-FR"/>
        </w:rPr>
        <w:drawing>
          <wp:inline distT="0" distB="0" distL="0" distR="0" wp14:anchorId="764C1045" wp14:editId="0810C4B9">
            <wp:extent cx="5743575" cy="3759936"/>
            <wp:effectExtent l="0" t="0" r="0" b="0"/>
            <wp:docPr id="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 capture d’écran, Police, nombre&#10;&#10;Le contenu généré par l’IA peut être incorrect."/>
                    <pic:cNvPicPr/>
                  </pic:nvPicPr>
                  <pic:blipFill rotWithShape="1">
                    <a:blip r:embed="rId12"/>
                    <a:srcRect t="7554"/>
                    <a:stretch/>
                  </pic:blipFill>
                  <pic:spPr bwMode="auto">
                    <a:xfrm>
                      <a:off x="0" y="0"/>
                      <a:ext cx="5743575" cy="3759936"/>
                    </a:xfrm>
                    <a:prstGeom prst="rect">
                      <a:avLst/>
                    </a:prstGeom>
                    <a:ln>
                      <a:noFill/>
                    </a:ln>
                    <a:extLst>
                      <a:ext uri="{53640926-AAD7-44D8-BBD7-CCE9431645EC}">
                        <a14:shadowObscured xmlns:a14="http://schemas.microsoft.com/office/drawing/2010/main"/>
                      </a:ext>
                    </a:extLst>
                  </pic:spPr>
                </pic:pic>
              </a:graphicData>
            </a:graphic>
          </wp:inline>
        </w:drawing>
      </w:r>
    </w:p>
    <w:p w14:paraId="70739D21" w14:textId="2BC76961" w:rsidR="0019258A" w:rsidRDefault="0019258A" w:rsidP="002313DE">
      <w:pPr>
        <w:spacing w:line="360" w:lineRule="auto"/>
        <w:ind w:left="360" w:firstLine="348"/>
        <w:jc w:val="both"/>
        <w:rPr>
          <w:rFonts w:ascii="Times New Roman" w:hAnsi="Times New Roman" w:cs="Times New Roman"/>
          <w:sz w:val="24"/>
          <w:szCs w:val="24"/>
        </w:rPr>
      </w:pPr>
      <w:r>
        <w:rPr>
          <w:rFonts w:ascii="Times New Roman" w:hAnsi="Times New Roman" w:cs="Times New Roman"/>
          <w:b/>
          <w:bCs/>
          <w:sz w:val="24"/>
          <w:szCs w:val="24"/>
        </w:rPr>
        <w:t>Source </w:t>
      </w:r>
      <w:r w:rsidRPr="0019258A">
        <w:rPr>
          <w:rFonts w:ascii="Times New Roman" w:hAnsi="Times New Roman" w:cs="Times New Roman"/>
          <w:sz w:val="24"/>
          <w:szCs w:val="24"/>
        </w:rPr>
        <w:t>: Auteur</w:t>
      </w:r>
    </w:p>
    <w:p w14:paraId="2C6FAE2E" w14:textId="77777777" w:rsidR="004C35F9" w:rsidRPr="008E414E" w:rsidRDefault="004C35F9" w:rsidP="002313DE">
      <w:pPr>
        <w:spacing w:line="360" w:lineRule="auto"/>
        <w:ind w:left="360" w:firstLine="348"/>
        <w:jc w:val="both"/>
        <w:rPr>
          <w:rFonts w:ascii="Times New Roman" w:hAnsi="Times New Roman" w:cs="Times New Roman"/>
          <w:b/>
          <w:bCs/>
          <w:sz w:val="2"/>
          <w:szCs w:val="2"/>
        </w:rPr>
      </w:pPr>
    </w:p>
    <w:p w14:paraId="593579E3" w14:textId="77777777" w:rsidR="002313DE" w:rsidRPr="002313DE" w:rsidRDefault="002313DE" w:rsidP="002313DE">
      <w:pPr>
        <w:pStyle w:val="Titre3"/>
        <w:spacing w:after="120"/>
        <w:rPr>
          <w:rFonts w:ascii="Times New Roman" w:hAnsi="Times New Roman" w:cs="Times New Roman"/>
          <w:b/>
          <w:color w:val="auto"/>
        </w:rPr>
      </w:pPr>
      <w:bookmarkStart w:id="100" w:name="_Toc194255046"/>
      <w:bookmarkStart w:id="101" w:name="_Hlk188449667"/>
      <w:r w:rsidRPr="002313DE">
        <w:rPr>
          <w:rFonts w:ascii="Times New Roman" w:hAnsi="Times New Roman" w:cs="Times New Roman"/>
          <w:b/>
          <w:color w:val="auto"/>
        </w:rPr>
        <w:t>III.5.2- Méthodes qualitatives</w:t>
      </w:r>
      <w:bookmarkEnd w:id="100"/>
    </w:p>
    <w:bookmarkEnd w:id="101"/>
    <w:p w14:paraId="7391D0FA" w14:textId="77777777" w:rsidR="002313DE" w:rsidRPr="008C2E4B" w:rsidRDefault="002313DE" w:rsidP="008E414E">
      <w:pPr>
        <w:spacing w:line="360" w:lineRule="auto"/>
        <w:ind w:firstLine="708"/>
        <w:jc w:val="both"/>
        <w:rPr>
          <w:rFonts w:ascii="Times New Roman" w:hAnsi="Times New Roman" w:cs="Times New Roman"/>
          <w:bCs/>
          <w:sz w:val="24"/>
          <w:szCs w:val="24"/>
        </w:rPr>
      </w:pPr>
      <w:r w:rsidRPr="008C2E4B">
        <w:rPr>
          <w:rFonts w:ascii="Times New Roman" w:hAnsi="Times New Roman" w:cs="Times New Roman"/>
          <w:bCs/>
          <w:sz w:val="24"/>
          <w:szCs w:val="24"/>
        </w:rPr>
        <w:t>En complément des données quantitatives, une approche qualitative est mobilisée pour approfondir la compréhension des perceptions et pratiques liées à la gestion des données chez SFR. L’analyse qualitative repose sur les données issues des entretiens semi-directifs avec des responsables marketing, des experts en conformité des données, et des analystes.</w:t>
      </w:r>
    </w:p>
    <w:p w14:paraId="3C0B0D04" w14:textId="77777777" w:rsidR="002313DE" w:rsidRPr="008C2E4B" w:rsidRDefault="002313DE" w:rsidP="002313DE">
      <w:pPr>
        <w:spacing w:line="360" w:lineRule="auto"/>
        <w:ind w:left="360" w:firstLine="348"/>
        <w:jc w:val="both"/>
        <w:rPr>
          <w:rFonts w:ascii="Times New Roman" w:hAnsi="Times New Roman" w:cs="Times New Roman"/>
          <w:bCs/>
          <w:sz w:val="24"/>
          <w:szCs w:val="24"/>
        </w:rPr>
      </w:pPr>
      <w:r w:rsidRPr="008C2E4B">
        <w:rPr>
          <w:rFonts w:ascii="Times New Roman" w:hAnsi="Times New Roman" w:cs="Times New Roman"/>
          <w:bCs/>
          <w:sz w:val="24"/>
          <w:szCs w:val="24"/>
        </w:rPr>
        <w:t>Les techniques utilisées incluent :</w:t>
      </w:r>
    </w:p>
    <w:p w14:paraId="0EFF3895" w14:textId="77777777" w:rsidR="002313DE" w:rsidRPr="008C2E4B" w:rsidRDefault="002313DE" w:rsidP="002313DE">
      <w:pPr>
        <w:numPr>
          <w:ilvl w:val="0"/>
          <w:numId w:val="48"/>
        </w:numPr>
        <w:spacing w:after="200" w:line="360" w:lineRule="auto"/>
        <w:jc w:val="both"/>
        <w:rPr>
          <w:rFonts w:ascii="Times New Roman" w:hAnsi="Times New Roman" w:cs="Times New Roman"/>
          <w:bCs/>
          <w:sz w:val="24"/>
          <w:szCs w:val="24"/>
        </w:rPr>
      </w:pPr>
      <w:r w:rsidRPr="00855203">
        <w:rPr>
          <w:rFonts w:ascii="Times New Roman" w:hAnsi="Times New Roman" w:cs="Times New Roman"/>
          <w:b/>
          <w:bCs/>
          <w:sz w:val="24"/>
          <w:szCs w:val="24"/>
        </w:rPr>
        <w:t>Analyse thématique</w:t>
      </w:r>
      <w:r w:rsidRPr="008C2E4B">
        <w:rPr>
          <w:rFonts w:ascii="Times New Roman" w:hAnsi="Times New Roman" w:cs="Times New Roman"/>
          <w:bCs/>
          <w:sz w:val="24"/>
          <w:szCs w:val="24"/>
        </w:rPr>
        <w:t> : Identification des thèmes récurrents liés à la gestion des données et à la confidentialité, tels que les défis liés à la mise en conformité réglementaire ou les perceptions sur l’équilibre entre innovation et respect de la vie privée (Creswell, 2014).</w:t>
      </w:r>
    </w:p>
    <w:p w14:paraId="702A75B5" w14:textId="77777777" w:rsidR="002313DE" w:rsidRPr="008C2E4B" w:rsidRDefault="002313DE" w:rsidP="002313DE">
      <w:pPr>
        <w:numPr>
          <w:ilvl w:val="0"/>
          <w:numId w:val="48"/>
        </w:numPr>
        <w:spacing w:after="200" w:line="360" w:lineRule="auto"/>
        <w:jc w:val="both"/>
        <w:rPr>
          <w:rFonts w:ascii="Times New Roman" w:hAnsi="Times New Roman" w:cs="Times New Roman"/>
          <w:bCs/>
          <w:sz w:val="24"/>
          <w:szCs w:val="24"/>
        </w:rPr>
      </w:pPr>
      <w:r w:rsidRPr="00855203">
        <w:rPr>
          <w:rFonts w:ascii="Times New Roman" w:hAnsi="Times New Roman" w:cs="Times New Roman"/>
          <w:b/>
          <w:bCs/>
          <w:sz w:val="24"/>
          <w:szCs w:val="24"/>
        </w:rPr>
        <w:t>Cartographie conceptuelle</w:t>
      </w:r>
      <w:r w:rsidRPr="008C2E4B">
        <w:rPr>
          <w:rFonts w:ascii="Times New Roman" w:hAnsi="Times New Roman" w:cs="Times New Roman"/>
          <w:bCs/>
          <w:sz w:val="24"/>
          <w:szCs w:val="24"/>
        </w:rPr>
        <w:t> : Visualisation des liens entre les pratiques marketing et les défis de confidentialité pour structurer les insights recueillis.</w:t>
      </w:r>
    </w:p>
    <w:p w14:paraId="27F288D5" w14:textId="77777777" w:rsidR="002313DE" w:rsidRPr="008C2E4B" w:rsidRDefault="002313DE" w:rsidP="002313DE">
      <w:pPr>
        <w:pStyle w:val="Paragraphedeliste"/>
        <w:numPr>
          <w:ilvl w:val="0"/>
          <w:numId w:val="48"/>
        </w:numPr>
        <w:spacing w:after="200" w:line="360" w:lineRule="auto"/>
        <w:jc w:val="both"/>
        <w:rPr>
          <w:rFonts w:ascii="Times New Roman" w:hAnsi="Times New Roman" w:cs="Times New Roman"/>
          <w:bCs/>
          <w:sz w:val="24"/>
          <w:szCs w:val="24"/>
        </w:rPr>
      </w:pPr>
      <w:r w:rsidRPr="00855203">
        <w:rPr>
          <w:rFonts w:ascii="Times New Roman" w:hAnsi="Times New Roman" w:cs="Times New Roman"/>
          <w:b/>
          <w:bCs/>
          <w:sz w:val="24"/>
          <w:szCs w:val="24"/>
        </w:rPr>
        <w:t>Nuages de mots</w:t>
      </w:r>
      <w:r w:rsidRPr="008C2E4B">
        <w:rPr>
          <w:rFonts w:ascii="Times New Roman" w:hAnsi="Times New Roman" w:cs="Times New Roman"/>
          <w:bCs/>
          <w:sz w:val="24"/>
          <w:szCs w:val="24"/>
        </w:rPr>
        <w:t xml:space="preserve"> : Extraction des mots-clés les plus fréquemment mentionnés pour dégager les préoccupations principales des acteurs.</w:t>
      </w:r>
    </w:p>
    <w:p w14:paraId="1E781265" w14:textId="77777777" w:rsidR="002313DE" w:rsidRPr="008C2E4B" w:rsidRDefault="002313DE" w:rsidP="008E414E">
      <w:pPr>
        <w:spacing w:line="360" w:lineRule="auto"/>
        <w:ind w:left="142" w:firstLine="566"/>
        <w:jc w:val="both"/>
        <w:rPr>
          <w:rFonts w:ascii="Times New Roman" w:hAnsi="Times New Roman" w:cs="Times New Roman"/>
          <w:bCs/>
          <w:sz w:val="24"/>
          <w:szCs w:val="24"/>
        </w:rPr>
      </w:pPr>
      <w:r w:rsidRPr="008C2E4B">
        <w:rPr>
          <w:rFonts w:ascii="Times New Roman" w:hAnsi="Times New Roman" w:cs="Times New Roman"/>
          <w:bCs/>
          <w:sz w:val="24"/>
          <w:szCs w:val="24"/>
        </w:rPr>
        <w:lastRenderedPageBreak/>
        <w:t>Cette approche qualitative enrichit les résultats en explorant des aspects contextuels et en identifiant des opportunités d’amélioration spécifiques pour SFR, telles que l’optimisation des campagnes marketing dans le respect des réglementations.</w:t>
      </w:r>
    </w:p>
    <w:p w14:paraId="7F667D50" w14:textId="77777777" w:rsidR="002313DE" w:rsidRPr="002313DE" w:rsidRDefault="002313DE" w:rsidP="002313DE">
      <w:pPr>
        <w:pStyle w:val="Titre3"/>
        <w:spacing w:after="120"/>
        <w:rPr>
          <w:rFonts w:ascii="Times New Roman" w:hAnsi="Times New Roman" w:cs="Times New Roman"/>
          <w:b/>
          <w:color w:val="auto"/>
        </w:rPr>
      </w:pPr>
      <w:bookmarkStart w:id="102" w:name="_Toc194255047"/>
      <w:bookmarkStart w:id="103" w:name="_Hlk188449684"/>
      <w:r w:rsidRPr="002313DE">
        <w:rPr>
          <w:rFonts w:ascii="Times New Roman" w:hAnsi="Times New Roman" w:cs="Times New Roman"/>
          <w:b/>
          <w:color w:val="auto"/>
        </w:rPr>
        <w:t>III.5.3- Triangulation des données</w:t>
      </w:r>
      <w:bookmarkEnd w:id="102"/>
    </w:p>
    <w:bookmarkEnd w:id="103"/>
    <w:p w14:paraId="19E250FD" w14:textId="77777777" w:rsidR="002313DE" w:rsidRPr="00855203" w:rsidRDefault="002313DE" w:rsidP="008E414E">
      <w:pPr>
        <w:spacing w:line="360" w:lineRule="auto"/>
        <w:ind w:left="-142" w:firstLine="850"/>
        <w:jc w:val="both"/>
        <w:rPr>
          <w:rFonts w:ascii="Times New Roman" w:hAnsi="Times New Roman" w:cs="Times New Roman"/>
          <w:bCs/>
          <w:sz w:val="24"/>
          <w:szCs w:val="24"/>
        </w:rPr>
      </w:pPr>
      <w:r w:rsidRPr="00855203">
        <w:rPr>
          <w:rFonts w:ascii="Times New Roman" w:hAnsi="Times New Roman" w:cs="Times New Roman"/>
          <w:bCs/>
          <w:sz w:val="24"/>
          <w:szCs w:val="24"/>
        </w:rPr>
        <w:t>La triangulation des données est utilisée pour croiser les résultats des analyses quantitatives et qualitatives afin d’assurer la validité et la robustesse des conclusions. Cette méthode permet de comparer les tendances observées dans les réponses aux questionnaires avec les insights détaillés issus des entretiens.</w:t>
      </w:r>
    </w:p>
    <w:p w14:paraId="1A49B52E" w14:textId="77777777" w:rsidR="002313DE" w:rsidRDefault="002313DE" w:rsidP="008E414E">
      <w:pPr>
        <w:spacing w:line="360" w:lineRule="auto"/>
        <w:ind w:left="-142" w:firstLine="850"/>
        <w:jc w:val="both"/>
        <w:rPr>
          <w:rFonts w:ascii="Times New Roman" w:hAnsi="Times New Roman" w:cs="Times New Roman"/>
          <w:bCs/>
          <w:sz w:val="24"/>
          <w:szCs w:val="24"/>
        </w:rPr>
      </w:pPr>
      <w:r w:rsidRPr="00855203">
        <w:rPr>
          <w:rFonts w:ascii="Times New Roman" w:hAnsi="Times New Roman" w:cs="Times New Roman"/>
          <w:bCs/>
          <w:sz w:val="24"/>
          <w:szCs w:val="24"/>
        </w:rPr>
        <w:t>Par exemple, les perceptions quantitatives des employés sur la transparence des pratiques marketing sont approfondies qualitativement pour comprendre les motivations et les freins associés. Cette intégration des données garantit une analyse plus complète et équilibrée des pratiques marketing et des défis liés à la confidentialité chez SFR (Denzin, 1978).</w:t>
      </w:r>
      <w:r>
        <w:rPr>
          <w:rFonts w:ascii="Times New Roman" w:hAnsi="Times New Roman" w:cs="Times New Roman"/>
          <w:bCs/>
          <w:sz w:val="24"/>
          <w:szCs w:val="24"/>
        </w:rPr>
        <w:t xml:space="preserve"> </w:t>
      </w:r>
      <w:r w:rsidRPr="009E746F">
        <w:rPr>
          <w:rFonts w:ascii="Times New Roman" w:hAnsi="Times New Roman" w:cs="Times New Roman"/>
          <w:bCs/>
          <w:sz w:val="24"/>
          <w:szCs w:val="24"/>
        </w:rPr>
        <w:t>Après avoir détaillé les différentes approches analytiques mobilisées pour traiter les données quantitatives et qualitatives, il est essentiel de présenter les outils utilisés pour assurer la rigueur et la fiabilité des analyses. Ces outils permettent d’exploiter efficacement les données collectées et de garantir la robustesse des résultats obtenus.</w:t>
      </w:r>
    </w:p>
    <w:p w14:paraId="7727CB3B" w14:textId="77777777" w:rsidR="002313DE" w:rsidRDefault="002313DE" w:rsidP="008E414E">
      <w:pPr>
        <w:pStyle w:val="Titre2"/>
        <w:ind w:hanging="142"/>
        <w:rPr>
          <w:rFonts w:ascii="Arial Rounded MT Bold" w:hAnsi="Arial Rounded MT Bold"/>
          <w:color w:val="auto"/>
        </w:rPr>
      </w:pPr>
      <w:bookmarkStart w:id="104" w:name="_Toc194255048"/>
      <w:bookmarkStart w:id="105" w:name="_Hlk188449887"/>
      <w:r w:rsidRPr="002313DE">
        <w:rPr>
          <w:rFonts w:ascii="Arial Rounded MT Bold" w:hAnsi="Arial Rounded MT Bold"/>
          <w:color w:val="auto"/>
        </w:rPr>
        <w:t>III.6- Outils d’analyse</w:t>
      </w:r>
      <w:bookmarkEnd w:id="104"/>
    </w:p>
    <w:p w14:paraId="43189E89" w14:textId="77777777" w:rsidR="008E414E" w:rsidRPr="008E414E" w:rsidRDefault="008E414E" w:rsidP="008E414E">
      <w:pPr>
        <w:rPr>
          <w:sz w:val="2"/>
          <w:szCs w:val="2"/>
        </w:rPr>
      </w:pPr>
    </w:p>
    <w:bookmarkEnd w:id="105"/>
    <w:p w14:paraId="4CAC8B9F" w14:textId="77777777" w:rsidR="002313DE" w:rsidRPr="001670C8" w:rsidRDefault="002313DE" w:rsidP="008E414E">
      <w:pPr>
        <w:spacing w:line="360" w:lineRule="auto"/>
        <w:ind w:left="-142" w:firstLine="850"/>
        <w:jc w:val="both"/>
        <w:rPr>
          <w:rFonts w:ascii="Times New Roman" w:hAnsi="Times New Roman" w:cs="Times New Roman"/>
          <w:bCs/>
          <w:sz w:val="24"/>
          <w:szCs w:val="24"/>
        </w:rPr>
      </w:pPr>
      <w:r w:rsidRPr="001670C8">
        <w:rPr>
          <w:rFonts w:ascii="Times New Roman" w:hAnsi="Times New Roman" w:cs="Times New Roman"/>
          <w:bCs/>
          <w:sz w:val="24"/>
          <w:szCs w:val="24"/>
        </w:rPr>
        <w:t>Pour mener cette étude, plusieurs outils d’analyse ont été mobilisés pour traiter et interpréter les données quantitatives et qualitatives. Ces outils ont été sélectionnés pour leur capacité à répondre aux objectifs de recherche et à tester les hypothèses formulées tout en garantissant la rigueur, la fiabilité, et la clarté des résultats.</w:t>
      </w:r>
    </w:p>
    <w:p w14:paraId="12752FE7" w14:textId="77777777" w:rsidR="002313DE" w:rsidRPr="002313DE" w:rsidRDefault="002313DE" w:rsidP="002313DE">
      <w:pPr>
        <w:pStyle w:val="Titre3"/>
        <w:spacing w:after="120"/>
        <w:rPr>
          <w:rFonts w:ascii="Times New Roman" w:hAnsi="Times New Roman" w:cs="Times New Roman"/>
          <w:b/>
          <w:color w:val="auto"/>
        </w:rPr>
      </w:pPr>
      <w:bookmarkStart w:id="106" w:name="_Toc194255049"/>
      <w:bookmarkStart w:id="107" w:name="_Hlk188449926"/>
      <w:r w:rsidRPr="002313DE">
        <w:rPr>
          <w:rFonts w:ascii="Times New Roman" w:hAnsi="Times New Roman" w:cs="Times New Roman"/>
          <w:b/>
          <w:color w:val="auto"/>
        </w:rPr>
        <w:t>III.6.1- Outils d’analyse des données quantitatives</w:t>
      </w:r>
      <w:bookmarkEnd w:id="106"/>
    </w:p>
    <w:bookmarkEnd w:id="107"/>
    <w:p w14:paraId="34BB5BEE" w14:textId="77777777" w:rsidR="002313DE" w:rsidRPr="001670C8" w:rsidRDefault="002313DE" w:rsidP="008E414E">
      <w:pPr>
        <w:spacing w:line="360" w:lineRule="auto"/>
        <w:ind w:left="-142" w:firstLine="850"/>
        <w:jc w:val="both"/>
        <w:rPr>
          <w:rFonts w:ascii="Times New Roman" w:hAnsi="Times New Roman" w:cs="Times New Roman"/>
          <w:bCs/>
          <w:sz w:val="24"/>
          <w:szCs w:val="24"/>
        </w:rPr>
      </w:pPr>
      <w:r w:rsidRPr="001670C8">
        <w:rPr>
          <w:rFonts w:ascii="Times New Roman" w:hAnsi="Times New Roman" w:cs="Times New Roman"/>
          <w:bCs/>
          <w:sz w:val="24"/>
          <w:szCs w:val="24"/>
        </w:rPr>
        <w:t>Les données quantitatives issues des questionnaires structurés ont été analysées à l’aide de deux principaux outils :</w:t>
      </w:r>
    </w:p>
    <w:p w14:paraId="12C276FB" w14:textId="77777777" w:rsidR="002313DE" w:rsidRDefault="002313DE" w:rsidP="002313DE">
      <w:pPr>
        <w:numPr>
          <w:ilvl w:val="0"/>
          <w:numId w:val="49"/>
        </w:numPr>
        <w:spacing w:after="200" w:line="360" w:lineRule="auto"/>
        <w:jc w:val="both"/>
        <w:rPr>
          <w:rFonts w:ascii="Times New Roman" w:hAnsi="Times New Roman" w:cs="Times New Roman"/>
          <w:bCs/>
          <w:sz w:val="24"/>
          <w:szCs w:val="24"/>
        </w:rPr>
      </w:pPr>
      <w:r w:rsidRPr="001670C8">
        <w:rPr>
          <w:rFonts w:ascii="Times New Roman" w:hAnsi="Times New Roman" w:cs="Times New Roman"/>
          <w:b/>
          <w:bCs/>
          <w:sz w:val="24"/>
          <w:szCs w:val="24"/>
        </w:rPr>
        <w:t>Logiciel Python (via Anaconda)</w:t>
      </w:r>
      <w:r w:rsidRPr="001670C8">
        <w:rPr>
          <w:rFonts w:ascii="Times New Roman" w:hAnsi="Times New Roman" w:cs="Times New Roman"/>
          <w:bCs/>
          <w:sz w:val="24"/>
          <w:szCs w:val="24"/>
        </w:rPr>
        <w:t> : Cet environnement polyvalent a permis de réaliser des analyses statistiques détaillées, notamment des calculs de fréquences, de moyennes, et d’écarts-types. Python a également été utilisé pour effectuer des tests d’hypothèses tels que le test du Chi-carré, les matrices de corrélation, et des régressions linéaires et logistiques. Ces analyses ont permis d’identifier les relations entre les perceptions des employés sur la gestion des données, leur impact sur les performances marketing, et la conformité réglementaire, en vérifiant les hypothèses formulées (H1, H2 et H3). Par ailleurs, Python a été employé pour générer des graphiques et des tableaux, facilitant ainsi l’interprétation visuelle des résultats (Field, 2018).</w:t>
      </w:r>
    </w:p>
    <w:p w14:paraId="495B3388" w14:textId="77777777" w:rsidR="002313DE" w:rsidRPr="00607DC8" w:rsidRDefault="002313DE" w:rsidP="002313DE">
      <w:pPr>
        <w:numPr>
          <w:ilvl w:val="0"/>
          <w:numId w:val="49"/>
        </w:numPr>
        <w:spacing w:after="200" w:line="360" w:lineRule="auto"/>
        <w:jc w:val="both"/>
        <w:rPr>
          <w:rFonts w:ascii="Times New Roman" w:hAnsi="Times New Roman" w:cs="Times New Roman"/>
          <w:bCs/>
          <w:sz w:val="24"/>
          <w:szCs w:val="24"/>
        </w:rPr>
      </w:pPr>
      <w:r w:rsidRPr="00607DC8">
        <w:rPr>
          <w:rFonts w:ascii="Times New Roman" w:hAnsi="Times New Roman" w:cs="Times New Roman"/>
          <w:b/>
          <w:bCs/>
          <w:sz w:val="24"/>
          <w:szCs w:val="24"/>
        </w:rPr>
        <w:lastRenderedPageBreak/>
        <w:t>Microsoft Excel</w:t>
      </w:r>
      <w:r w:rsidRPr="00607DC8">
        <w:rPr>
          <w:rFonts w:ascii="Times New Roman" w:hAnsi="Times New Roman" w:cs="Times New Roman"/>
          <w:bCs/>
          <w:sz w:val="24"/>
          <w:szCs w:val="24"/>
        </w:rPr>
        <w:t xml:space="preserve"> : Excel a été utilisé pour organiser et structurer les données collectées, facilitant ainsi les analyses descriptives préliminaires. Il a également permis de produire des visualisations simples, comme des histogrammes ou des diagrammes circulaires, avant d’intégrer les données dans Python pour des traitements plus complexes.</w:t>
      </w:r>
    </w:p>
    <w:p w14:paraId="4AD4B2A9" w14:textId="77777777" w:rsidR="002313DE" w:rsidRPr="002313DE" w:rsidRDefault="002313DE" w:rsidP="002313DE">
      <w:pPr>
        <w:pStyle w:val="Titre3"/>
        <w:spacing w:after="120"/>
        <w:rPr>
          <w:rFonts w:ascii="Times New Roman" w:hAnsi="Times New Roman" w:cs="Times New Roman"/>
          <w:b/>
          <w:color w:val="auto"/>
        </w:rPr>
      </w:pPr>
      <w:bookmarkStart w:id="108" w:name="_Toc194255050"/>
      <w:bookmarkStart w:id="109" w:name="_Hlk188449946"/>
      <w:r w:rsidRPr="002313DE">
        <w:rPr>
          <w:rFonts w:ascii="Times New Roman" w:hAnsi="Times New Roman" w:cs="Times New Roman"/>
          <w:b/>
          <w:color w:val="auto"/>
        </w:rPr>
        <w:t>III.6.2- Outils d’analyse des données qualitatives</w:t>
      </w:r>
      <w:bookmarkEnd w:id="108"/>
    </w:p>
    <w:bookmarkEnd w:id="109"/>
    <w:p w14:paraId="5CD6D775" w14:textId="77777777" w:rsidR="002313DE" w:rsidRDefault="002313DE" w:rsidP="008E414E">
      <w:pPr>
        <w:spacing w:line="360" w:lineRule="auto"/>
        <w:ind w:firstLine="708"/>
        <w:jc w:val="both"/>
        <w:rPr>
          <w:rFonts w:ascii="Times New Roman" w:hAnsi="Times New Roman" w:cs="Times New Roman"/>
          <w:bCs/>
          <w:sz w:val="24"/>
          <w:szCs w:val="24"/>
        </w:rPr>
      </w:pPr>
      <w:r w:rsidRPr="00607DC8">
        <w:rPr>
          <w:rFonts w:ascii="Times New Roman" w:hAnsi="Times New Roman" w:cs="Times New Roman"/>
          <w:bCs/>
          <w:sz w:val="24"/>
          <w:szCs w:val="24"/>
        </w:rPr>
        <w:t>Pour analyser les données qualitatives issues des entretiens semi-directifs, plusieurs étapes ont été suivies :</w:t>
      </w:r>
    </w:p>
    <w:p w14:paraId="39148A15" w14:textId="77777777" w:rsidR="002313DE" w:rsidRPr="00607DC8" w:rsidRDefault="002313DE" w:rsidP="002313DE">
      <w:pPr>
        <w:numPr>
          <w:ilvl w:val="0"/>
          <w:numId w:val="50"/>
        </w:numPr>
        <w:spacing w:after="200" w:line="360" w:lineRule="auto"/>
        <w:jc w:val="both"/>
        <w:rPr>
          <w:rFonts w:ascii="Times New Roman" w:hAnsi="Times New Roman" w:cs="Times New Roman"/>
          <w:bCs/>
          <w:sz w:val="24"/>
          <w:szCs w:val="24"/>
        </w:rPr>
      </w:pPr>
      <w:r w:rsidRPr="00607DC8">
        <w:rPr>
          <w:rFonts w:ascii="Times New Roman" w:hAnsi="Times New Roman" w:cs="Times New Roman"/>
          <w:b/>
          <w:bCs/>
          <w:sz w:val="24"/>
          <w:szCs w:val="24"/>
        </w:rPr>
        <w:t>Transcription des entretiens</w:t>
      </w:r>
      <w:r w:rsidRPr="00607DC8">
        <w:rPr>
          <w:rFonts w:ascii="Times New Roman" w:hAnsi="Times New Roman" w:cs="Times New Roman"/>
          <w:bCs/>
          <w:sz w:val="24"/>
          <w:szCs w:val="24"/>
        </w:rPr>
        <w:t> : Les réponses ont été transcrites manuellement à l’aide de Microsoft Word pour garantir une attention minutieuse aux nuances des discours des participants. Cette étape, bien que chronophage, a permis de capturer fidèlement les idées clés exprimées.</w:t>
      </w:r>
    </w:p>
    <w:p w14:paraId="640214A7" w14:textId="77777777" w:rsidR="002313DE" w:rsidRPr="00607DC8" w:rsidRDefault="002313DE" w:rsidP="002313DE">
      <w:pPr>
        <w:numPr>
          <w:ilvl w:val="0"/>
          <w:numId w:val="50"/>
        </w:numPr>
        <w:spacing w:after="200" w:line="360" w:lineRule="auto"/>
        <w:jc w:val="both"/>
        <w:rPr>
          <w:rFonts w:ascii="Times New Roman" w:hAnsi="Times New Roman" w:cs="Times New Roman"/>
          <w:bCs/>
          <w:sz w:val="24"/>
          <w:szCs w:val="24"/>
        </w:rPr>
      </w:pPr>
      <w:r w:rsidRPr="00607DC8">
        <w:rPr>
          <w:rFonts w:ascii="Times New Roman" w:hAnsi="Times New Roman" w:cs="Times New Roman"/>
          <w:b/>
          <w:bCs/>
          <w:sz w:val="24"/>
          <w:szCs w:val="24"/>
        </w:rPr>
        <w:t>Analyse des données à l’aide de Python (via Anaconda)</w:t>
      </w:r>
      <w:r w:rsidRPr="00607DC8">
        <w:rPr>
          <w:rFonts w:ascii="Times New Roman" w:hAnsi="Times New Roman" w:cs="Times New Roman"/>
          <w:bCs/>
          <w:sz w:val="24"/>
          <w:szCs w:val="24"/>
        </w:rPr>
        <w:t> : Python a été utilisé pour automatiser certaines tâches liées à l’analyse qualitative, comme la création de nuages de mots et la visualisation des thèmes récurrents à partir des transcriptions. Ces analyses thématiques ont permis de mettre en évidence les perceptions des employés sur des aspects comme les défis liés à la conformité réglementaire, l’innovation technologique, et l’équilibre entre personnalisation et respect de la vie privée.</w:t>
      </w:r>
    </w:p>
    <w:p w14:paraId="3EDF4061" w14:textId="77777777" w:rsidR="002313DE" w:rsidRDefault="002313DE" w:rsidP="002313DE">
      <w:pPr>
        <w:pStyle w:val="Paragraphedeliste"/>
        <w:numPr>
          <w:ilvl w:val="0"/>
          <w:numId w:val="50"/>
        </w:numPr>
        <w:spacing w:after="200" w:line="360" w:lineRule="auto"/>
        <w:jc w:val="both"/>
        <w:rPr>
          <w:rFonts w:ascii="Times New Roman" w:hAnsi="Times New Roman" w:cs="Times New Roman"/>
          <w:bCs/>
          <w:sz w:val="24"/>
          <w:szCs w:val="24"/>
        </w:rPr>
      </w:pPr>
      <w:r w:rsidRPr="00607DC8">
        <w:rPr>
          <w:rFonts w:ascii="Times New Roman" w:hAnsi="Times New Roman" w:cs="Times New Roman"/>
          <w:b/>
          <w:bCs/>
          <w:sz w:val="24"/>
          <w:szCs w:val="24"/>
        </w:rPr>
        <w:t>Microsoft Excel</w:t>
      </w:r>
      <w:r w:rsidRPr="00607DC8">
        <w:rPr>
          <w:rFonts w:ascii="Times New Roman" w:hAnsi="Times New Roman" w:cs="Times New Roman"/>
          <w:bCs/>
          <w:sz w:val="24"/>
          <w:szCs w:val="24"/>
        </w:rPr>
        <w:t xml:space="preserve"> : Les données qualitatives ont été organisées par thème dans Excel, en tirant parti de ses fonctions de tri et de filtrage. Cette organisation a facilité l’identification des motifs communs et des divergences dans les réponses des participants.</w:t>
      </w:r>
    </w:p>
    <w:p w14:paraId="15B5B0CB" w14:textId="77777777" w:rsidR="002313DE" w:rsidRPr="00AE714E" w:rsidRDefault="002313DE" w:rsidP="008E414E">
      <w:pPr>
        <w:spacing w:line="360" w:lineRule="auto"/>
        <w:ind w:firstLine="709"/>
        <w:jc w:val="both"/>
        <w:rPr>
          <w:rFonts w:ascii="Times New Roman" w:hAnsi="Times New Roman" w:cs="Times New Roman"/>
          <w:bCs/>
          <w:sz w:val="24"/>
          <w:szCs w:val="24"/>
        </w:rPr>
      </w:pPr>
      <w:r w:rsidRPr="00607DC8">
        <w:rPr>
          <w:rFonts w:ascii="Times New Roman" w:hAnsi="Times New Roman" w:cs="Times New Roman"/>
          <w:bCs/>
          <w:sz w:val="24"/>
          <w:szCs w:val="24"/>
        </w:rPr>
        <w:t>Les outils mobilisés pour cette étude, qu’ils soient quantitatifs ou qualitatifs, ont permis une analyse rigoureuse et multidimensionnelle. Le recours à des logiciels comme Python et Excel garantit une interprétation fiable des données, tandis que les étapes de transcription et d’organisation favorisent une compréhension approfondie des résultats. Ces analyses contribuent à une exploration complète des liens entre la gestion des données personnelles, la performance marketing, et la conformité réglementaire dans le contexte de SFR.</w:t>
      </w:r>
    </w:p>
    <w:p w14:paraId="4428C05F" w14:textId="77777777" w:rsidR="006F3D35" w:rsidRDefault="006F3D35">
      <w:pPr>
        <w:rPr>
          <w:rStyle w:val="Rfrenceintense"/>
          <w:rFonts w:ascii="Times New Roman" w:eastAsiaTheme="minorEastAsia" w:hAnsi="Times New Roman" w:cs="Times New Roman"/>
          <w:bCs w:val="0"/>
          <w:smallCaps w:val="0"/>
          <w:color w:val="auto"/>
          <w:spacing w:val="15"/>
          <w:sz w:val="24"/>
          <w:szCs w:val="24"/>
        </w:rPr>
      </w:pPr>
      <w:r>
        <w:rPr>
          <w:rStyle w:val="Rfrenceintense"/>
          <w:rFonts w:ascii="Times New Roman" w:hAnsi="Times New Roman" w:cs="Times New Roman"/>
          <w:bCs w:val="0"/>
          <w:smallCaps w:val="0"/>
          <w:color w:val="auto"/>
          <w:spacing w:val="15"/>
          <w:sz w:val="24"/>
          <w:szCs w:val="24"/>
        </w:rPr>
        <w:br w:type="page"/>
      </w:r>
    </w:p>
    <w:p w14:paraId="48BB8B07" w14:textId="5FBC5540" w:rsidR="00CA3B59" w:rsidRDefault="00CA3B59" w:rsidP="003F2CD8">
      <w:pPr>
        <w:pStyle w:val="Sansinterligne"/>
        <w:spacing w:line="360" w:lineRule="auto"/>
        <w:jc w:val="both"/>
        <w:rPr>
          <w:rFonts w:ascii="Baskerville Old Face" w:hAnsi="Baskerville Old Face"/>
          <w:sz w:val="28"/>
          <w:szCs w:val="28"/>
        </w:rPr>
      </w:pPr>
      <w:bookmarkStart w:id="110" w:name="_Toc26966402"/>
    </w:p>
    <w:p w14:paraId="5DD1702C" w14:textId="77777777" w:rsidR="003F2CD8" w:rsidRDefault="003F2CD8" w:rsidP="003F2CD8">
      <w:pPr>
        <w:rPr>
          <w:rFonts w:ascii="Times New Roman" w:hAnsi="Times New Roman" w:cs="Times New Roman"/>
          <w:sz w:val="24"/>
          <w:szCs w:val="24"/>
        </w:rPr>
      </w:pPr>
    </w:p>
    <w:p w14:paraId="46C91FA6" w14:textId="77777777" w:rsidR="00720BC3" w:rsidRDefault="00720BC3" w:rsidP="00720BC3">
      <w:pPr>
        <w:jc w:val="center"/>
        <w:rPr>
          <w:rFonts w:ascii="Baskerville Old Face" w:hAnsi="Baskerville Old Face"/>
          <w:sz w:val="80"/>
          <w:szCs w:val="80"/>
        </w:rPr>
      </w:pPr>
    </w:p>
    <w:p w14:paraId="2CD01113" w14:textId="77777777" w:rsidR="00720BC3" w:rsidRDefault="00720BC3" w:rsidP="00720BC3">
      <w:pPr>
        <w:jc w:val="center"/>
        <w:rPr>
          <w:rFonts w:ascii="Baskerville Old Face" w:hAnsi="Baskerville Old Face"/>
          <w:sz w:val="80"/>
          <w:szCs w:val="80"/>
        </w:rPr>
      </w:pPr>
    </w:p>
    <w:p w14:paraId="452BE3B6" w14:textId="77777777" w:rsidR="00720BC3" w:rsidRDefault="00720BC3" w:rsidP="00720BC3">
      <w:pPr>
        <w:jc w:val="center"/>
        <w:rPr>
          <w:rFonts w:ascii="Baskerville Old Face" w:hAnsi="Baskerville Old Face"/>
          <w:sz w:val="80"/>
          <w:szCs w:val="80"/>
        </w:rPr>
      </w:pPr>
    </w:p>
    <w:p w14:paraId="3FCBA6D7" w14:textId="77777777" w:rsidR="008805B0" w:rsidRDefault="008805B0" w:rsidP="00720BC3">
      <w:pPr>
        <w:jc w:val="center"/>
        <w:rPr>
          <w:rFonts w:ascii="Baskerville Old Face" w:hAnsi="Baskerville Old Face"/>
          <w:sz w:val="2"/>
          <w:szCs w:val="2"/>
        </w:rPr>
      </w:pPr>
    </w:p>
    <w:p w14:paraId="02CC6B43" w14:textId="77777777" w:rsidR="00720BC3" w:rsidRDefault="00000000" w:rsidP="00720BC3">
      <w:pPr>
        <w:jc w:val="center"/>
        <w:rPr>
          <w:rFonts w:ascii="Baskerville Old Face" w:hAnsi="Baskerville Old Face"/>
          <w:sz w:val="80"/>
          <w:szCs w:val="80"/>
        </w:rPr>
      </w:pPr>
      <w:r>
        <w:rPr>
          <w:noProof/>
          <w:color w:val="000000" w:themeColor="text1"/>
          <w:sz w:val="4"/>
          <w:szCs w:val="4"/>
          <w:lang w:eastAsia="fr-FR"/>
        </w:rPr>
        <w:pict w14:anchorId="76458863">
          <v:shape id="Parchemin horizontal 184" o:spid="_x0000_s2186" type="#_x0000_t98" style="position:absolute;left:0;text-align:left;margin-left:89.25pt;margin-top:23.45pt;width:423pt;height:204.3pt;z-index:-251652096;visibility:visible;mso-position-horizontal-relative:page;mso-width-relative:margin;mso-height-relative:margin;v-text-anchor:middle" fillcolor="#2e74b5 [2404]" strokecolor="#4472c4 [3208]" strokeweight=".5pt">
            <v:fill color2="#9cca86" rotate="t"/>
            <v:stroke joinstyle="miter"/>
            <v:textbox style="mso-next-textbox:#Parchemin horizontal 184">
              <w:txbxContent>
                <w:p w14:paraId="2DAE4317" w14:textId="77777777" w:rsidR="000F5528" w:rsidRPr="00DB5E5B" w:rsidRDefault="000F5528" w:rsidP="00DB5E5B">
                  <w:pPr>
                    <w:pStyle w:val="Sansinterligne"/>
                    <w:jc w:val="center"/>
                    <w:rPr>
                      <w:rFonts w:ascii="Baskerville Old Face" w:hAnsi="Baskerville Old Face"/>
                      <w:sz w:val="50"/>
                      <w:szCs w:val="50"/>
                    </w:rPr>
                  </w:pPr>
                </w:p>
                <w:p w14:paraId="11509184" w14:textId="77777777" w:rsidR="000F5528" w:rsidRPr="008755CA" w:rsidRDefault="000F5528" w:rsidP="00DB5E5B">
                  <w:pPr>
                    <w:pStyle w:val="Sansinterligne"/>
                    <w:jc w:val="center"/>
                    <w:rPr>
                      <w:rFonts w:ascii="Baskerville Old Face" w:hAnsi="Baskerville Old Face"/>
                      <w:sz w:val="80"/>
                      <w:szCs w:val="80"/>
                    </w:rPr>
                  </w:pPr>
                </w:p>
                <w:p w14:paraId="5AEB255B" w14:textId="77777777" w:rsidR="000F5528" w:rsidRPr="009E6E5B" w:rsidRDefault="000F5528" w:rsidP="00DB5E5B">
                  <w:pPr>
                    <w:jc w:val="center"/>
                    <w:rPr>
                      <w:sz w:val="40"/>
                      <w:szCs w:val="40"/>
                    </w:rPr>
                  </w:pPr>
                </w:p>
              </w:txbxContent>
            </v:textbox>
            <w10:wrap anchorx="page"/>
          </v:shape>
        </w:pict>
      </w:r>
    </w:p>
    <w:p w14:paraId="773BA50E" w14:textId="6A70A6D9" w:rsidR="00720BC3" w:rsidRPr="002D46A9" w:rsidRDefault="00720BC3" w:rsidP="002D46A9">
      <w:pPr>
        <w:pStyle w:val="Titre1"/>
        <w:jc w:val="center"/>
        <w:rPr>
          <w:rFonts w:ascii="Arial Rounded MT Bold" w:hAnsi="Arial Rounded MT Bold" w:cs="Times New Roman"/>
          <w:b/>
          <w:color w:val="auto"/>
          <w:sz w:val="80"/>
          <w:szCs w:val="80"/>
        </w:rPr>
      </w:pPr>
      <w:bookmarkStart w:id="111" w:name="_Toc194255051"/>
      <w:r w:rsidRPr="002929BC">
        <w:rPr>
          <w:rFonts w:ascii="Arial Rounded MT Bold" w:hAnsi="Arial Rounded MT Bold" w:cs="Times New Roman"/>
          <w:b/>
          <w:color w:val="auto"/>
          <w:sz w:val="72"/>
          <w:szCs w:val="72"/>
        </w:rPr>
        <w:t>C</w:t>
      </w:r>
      <w:r w:rsidR="00EF4D08" w:rsidRPr="002929BC">
        <w:rPr>
          <w:rFonts w:ascii="Arial Rounded MT Bold" w:hAnsi="Arial Rounded MT Bold" w:cs="Times New Roman"/>
          <w:b/>
          <w:color w:val="auto"/>
          <w:sz w:val="72"/>
          <w:szCs w:val="72"/>
        </w:rPr>
        <w:t>HAPITRE</w:t>
      </w:r>
      <w:r w:rsidRPr="002929BC">
        <w:rPr>
          <w:rFonts w:ascii="Arial Rounded MT Bold" w:hAnsi="Arial Rounded MT Bold" w:cs="Times New Roman"/>
          <w:b/>
          <w:color w:val="auto"/>
          <w:sz w:val="72"/>
          <w:szCs w:val="72"/>
        </w:rPr>
        <w:t xml:space="preserve"> IV : </w:t>
      </w:r>
      <w:r w:rsidR="002929BC" w:rsidRPr="002929BC">
        <w:rPr>
          <w:rFonts w:ascii="Arial Rounded MT Bold" w:hAnsi="Arial Rounded MT Bold" w:cs="Times New Roman"/>
          <w:b/>
          <w:color w:val="auto"/>
          <w:sz w:val="72"/>
          <w:szCs w:val="72"/>
        </w:rPr>
        <w:t>Présentation des principaux résultats</w:t>
      </w:r>
      <w:bookmarkEnd w:id="111"/>
      <w:r w:rsidR="002929BC" w:rsidRPr="002929BC">
        <w:rPr>
          <w:rFonts w:ascii="Arial Rounded MT Bold" w:hAnsi="Arial Rounded MT Bold" w:cs="Times New Roman"/>
          <w:b/>
          <w:color w:val="auto"/>
          <w:sz w:val="72"/>
          <w:szCs w:val="72"/>
        </w:rPr>
        <w:t xml:space="preserve"> </w:t>
      </w:r>
      <w:r w:rsidRPr="002D46A9">
        <w:rPr>
          <w:rFonts w:ascii="Arial Rounded MT Bold" w:hAnsi="Arial Rounded MT Bold" w:cs="Times New Roman"/>
          <w:b/>
          <w:color w:val="auto"/>
          <w:sz w:val="80"/>
          <w:szCs w:val="80"/>
        </w:rPr>
        <w:br w:type="page"/>
      </w:r>
    </w:p>
    <w:p w14:paraId="41B6BE90"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136F27">
        <w:rPr>
          <w:rFonts w:ascii="Times New Roman" w:hAnsi="Times New Roman" w:cs="Times New Roman"/>
          <w:sz w:val="24"/>
          <w:szCs w:val="24"/>
        </w:rPr>
        <w:lastRenderedPageBreak/>
        <w:t>Dans ce chapitre, nous nous intéressons à l'articulation entre respect de la vie privée et performance marketing dans le secteur des télécommunications. En nous appuyant sur les données recueillies, nous cherchons à vérifier si la mise en place de mesures de protection des données robustes, telles que celles prévues par le RGPD, peuvent non seulement renforcer la confiance des consommateurs mais également améliorer les résultats des campagnes marketing. Nous explorons également les opportunités offertes par les technologies émergentes, comme la blockchain, pour concilier personnalisation et confidentialité</w:t>
      </w:r>
      <w:r>
        <w:rPr>
          <w:rFonts w:ascii="Times New Roman" w:hAnsi="Times New Roman" w:cs="Times New Roman"/>
          <w:sz w:val="24"/>
          <w:szCs w:val="24"/>
        </w:rPr>
        <w:t>.</w:t>
      </w:r>
    </w:p>
    <w:p w14:paraId="1AB97D85" w14:textId="77777777" w:rsidR="00D84B6C" w:rsidRPr="00D84B6C" w:rsidRDefault="00D84B6C" w:rsidP="00D84B6C">
      <w:pPr>
        <w:pStyle w:val="Titre2"/>
        <w:rPr>
          <w:rFonts w:ascii="Arial Rounded MT Bold" w:hAnsi="Arial Rounded MT Bold"/>
          <w:color w:val="auto"/>
        </w:rPr>
      </w:pPr>
      <w:bookmarkStart w:id="112" w:name="_Toc194255052"/>
      <w:r w:rsidRPr="00D84B6C">
        <w:rPr>
          <w:rFonts w:ascii="Arial Rounded MT Bold" w:hAnsi="Arial Rounded MT Bold"/>
          <w:color w:val="auto"/>
        </w:rPr>
        <w:t>IV.1- Analyse descriptive de la relation entre l’amélioration des performances marketing et la protection des données des clients</w:t>
      </w:r>
      <w:bookmarkEnd w:id="112"/>
    </w:p>
    <w:p w14:paraId="59111DAC" w14:textId="77777777" w:rsidR="00D84B6C" w:rsidRDefault="00D84B6C" w:rsidP="00D84B6C">
      <w:pPr>
        <w:spacing w:before="120" w:after="120" w:line="360" w:lineRule="auto"/>
        <w:ind w:firstLine="708"/>
        <w:rPr>
          <w:rFonts w:ascii="Times New Roman" w:hAnsi="Times New Roman" w:cs="Times New Roman"/>
          <w:sz w:val="24"/>
          <w:szCs w:val="24"/>
        </w:rPr>
      </w:pPr>
      <w:r>
        <w:rPr>
          <w:rFonts w:ascii="Times New Roman" w:hAnsi="Times New Roman" w:cs="Times New Roman"/>
          <w:sz w:val="24"/>
          <w:szCs w:val="24"/>
        </w:rPr>
        <w:t>Il sera question dans cette section d’analyser les données collectées afin de comprendre les liens entre les variables clés et de fournir un aperçu détaillé de la relation entre l’amélioration des performances marketing et la protection des données des clients.</w:t>
      </w:r>
    </w:p>
    <w:p w14:paraId="00AC3ED5" w14:textId="0D72F10A" w:rsidR="00D84B6C" w:rsidRPr="0021459B" w:rsidRDefault="00D84B6C" w:rsidP="0021459B">
      <w:pPr>
        <w:pStyle w:val="Titre3"/>
        <w:spacing w:after="120"/>
        <w:rPr>
          <w:rFonts w:ascii="Times New Roman" w:hAnsi="Times New Roman" w:cs="Times New Roman"/>
          <w:b/>
          <w:color w:val="auto"/>
        </w:rPr>
      </w:pPr>
      <w:bookmarkStart w:id="113" w:name="_Toc194255053"/>
      <w:r w:rsidRPr="0021459B">
        <w:rPr>
          <w:rFonts w:ascii="Times New Roman" w:hAnsi="Times New Roman" w:cs="Times New Roman"/>
          <w:b/>
          <w:color w:val="auto"/>
        </w:rPr>
        <w:t>IV.1.1- Profil des répondants</w:t>
      </w:r>
      <w:bookmarkEnd w:id="113"/>
    </w:p>
    <w:p w14:paraId="6AF321B5"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996437">
        <w:rPr>
          <w:rFonts w:ascii="Times New Roman" w:hAnsi="Times New Roman" w:cs="Times New Roman"/>
          <w:sz w:val="24"/>
          <w:szCs w:val="24"/>
        </w:rPr>
        <w:t>L’analyse du profil des répondants permet de mieux comprendre la diversité des points de vue en fonction de leur rôle et de leur expérience au sein de l’entreprise. En examinant la répartition des fonctions et l’ancienneté, cette section dresse un portrait général des participants à l’enquête, essentiel pour contextualiser les perceptions et pratiques décrites dans les sections suivantes. Cette première étape garantit une lecture éclairée des résultats et des conclusions.</w:t>
      </w:r>
    </w:p>
    <w:p w14:paraId="0C60FCAB" w14:textId="231E7958" w:rsidR="00D84B6C" w:rsidRPr="00667A62" w:rsidRDefault="00D84B6C" w:rsidP="00D84B6C">
      <w:pPr>
        <w:spacing w:before="120" w:after="120" w:line="360" w:lineRule="auto"/>
        <w:ind w:firstLine="708"/>
        <w:jc w:val="both"/>
        <w:rPr>
          <w:rFonts w:ascii="Times New Roman" w:hAnsi="Times New Roman" w:cs="Times New Roman"/>
          <w:sz w:val="24"/>
          <w:szCs w:val="24"/>
        </w:rPr>
      </w:pPr>
      <w:r w:rsidRPr="00667A62">
        <w:rPr>
          <w:rFonts w:ascii="Times New Roman" w:hAnsi="Times New Roman" w:cs="Times New Roman"/>
          <w:sz w:val="24"/>
          <w:szCs w:val="24"/>
        </w:rPr>
        <w:t>L’analyse bivariée entre la fonction principale et l’ancienneté des répondants met en lumière des tendances marquantes. Le graphique</w:t>
      </w:r>
      <w:r w:rsidR="00D05326">
        <w:rPr>
          <w:rFonts w:ascii="Times New Roman" w:hAnsi="Times New Roman" w:cs="Times New Roman"/>
          <w:sz w:val="24"/>
          <w:szCs w:val="24"/>
        </w:rPr>
        <w:t xml:space="preserve"> 2</w:t>
      </w:r>
      <w:r w:rsidRPr="00667A62">
        <w:rPr>
          <w:rFonts w:ascii="Times New Roman" w:hAnsi="Times New Roman" w:cs="Times New Roman"/>
          <w:sz w:val="24"/>
          <w:szCs w:val="24"/>
        </w:rPr>
        <w:t xml:space="preserve"> de répartition</w:t>
      </w:r>
      <w:r>
        <w:rPr>
          <w:rFonts w:ascii="Times New Roman" w:hAnsi="Times New Roman" w:cs="Times New Roman"/>
          <w:sz w:val="24"/>
          <w:szCs w:val="24"/>
        </w:rPr>
        <w:t xml:space="preserve"> </w:t>
      </w:r>
      <w:r w:rsidRPr="00667A62">
        <w:rPr>
          <w:rFonts w:ascii="Times New Roman" w:hAnsi="Times New Roman" w:cs="Times New Roman"/>
          <w:sz w:val="24"/>
          <w:szCs w:val="24"/>
        </w:rPr>
        <w:t xml:space="preserve">des effectifs montre une concentration notable des employés ayant une ancienneté de 5 à 10 ans dans des postes de </w:t>
      </w:r>
      <w:r w:rsidRPr="00667A62">
        <w:rPr>
          <w:rFonts w:ascii="Times New Roman" w:hAnsi="Times New Roman" w:cs="Times New Roman"/>
          <w:b/>
          <w:bCs/>
          <w:sz w:val="24"/>
          <w:szCs w:val="24"/>
        </w:rPr>
        <w:t>Responsable Sécurité des Systèmes d’Information (RSSI)</w:t>
      </w:r>
      <w:r w:rsidRPr="00667A62">
        <w:rPr>
          <w:rFonts w:ascii="Times New Roman" w:hAnsi="Times New Roman" w:cs="Times New Roman"/>
          <w:sz w:val="24"/>
          <w:szCs w:val="24"/>
        </w:rPr>
        <w:t>. Ceux ayant plus de 10 ans d’ancienneté occupent des fonctions variées, notamment dans la sécurité, la relation client, et l’analyse de données. En revanche, les répondants avec moins de 5 ans d’ancienneté sont majoritairement concentrés dans des rôles techniques tels que le marketing ou l’analyse de données.</w:t>
      </w:r>
    </w:p>
    <w:p w14:paraId="7FC9D7F3" w14:textId="77777777" w:rsidR="00D84B6C" w:rsidRPr="00667A62" w:rsidRDefault="00D84B6C" w:rsidP="00D84B6C">
      <w:pPr>
        <w:spacing w:before="120" w:after="120" w:line="360" w:lineRule="auto"/>
        <w:ind w:firstLine="708"/>
        <w:jc w:val="both"/>
        <w:rPr>
          <w:rFonts w:ascii="Times New Roman" w:hAnsi="Times New Roman" w:cs="Times New Roman"/>
          <w:sz w:val="24"/>
          <w:szCs w:val="24"/>
        </w:rPr>
      </w:pPr>
      <w:r w:rsidRPr="00667A62">
        <w:rPr>
          <w:rFonts w:ascii="Times New Roman" w:hAnsi="Times New Roman" w:cs="Times New Roman"/>
          <w:sz w:val="24"/>
          <w:szCs w:val="24"/>
        </w:rPr>
        <w:t xml:space="preserve">Pour tester l’association entre l’ancienneté et la fonction principale, un test du Chi-2 d’indépendance a été réalisé. Les résultats révèlent une </w:t>
      </w:r>
      <w:r w:rsidRPr="00667A62">
        <w:rPr>
          <w:rFonts w:ascii="Times New Roman" w:hAnsi="Times New Roman" w:cs="Times New Roman"/>
          <w:b/>
          <w:bCs/>
          <w:sz w:val="24"/>
          <w:szCs w:val="24"/>
        </w:rPr>
        <w:t>valeur p de 0,75</w:t>
      </w:r>
      <w:r w:rsidRPr="00667A62">
        <w:rPr>
          <w:rFonts w:ascii="Times New Roman" w:hAnsi="Times New Roman" w:cs="Times New Roman"/>
          <w:sz w:val="24"/>
          <w:szCs w:val="24"/>
        </w:rPr>
        <w:t>, bien au-dessus du seuil de 0,05, suggérant qu’aucune corrélation statistiquement significative n’existe. Cela signifie que l’ancienneté des employés n’est pas strictement liée à une fonction particulière</w:t>
      </w:r>
      <w:r>
        <w:rPr>
          <w:rFonts w:ascii="Times New Roman" w:hAnsi="Times New Roman" w:cs="Times New Roman"/>
          <w:sz w:val="24"/>
          <w:szCs w:val="24"/>
        </w:rPr>
        <w:t xml:space="preserve"> dans le contexte de cette étude</w:t>
      </w:r>
      <w:r w:rsidRPr="00667A62">
        <w:rPr>
          <w:rFonts w:ascii="Times New Roman" w:hAnsi="Times New Roman" w:cs="Times New Roman"/>
          <w:sz w:val="24"/>
          <w:szCs w:val="24"/>
        </w:rPr>
        <w:t>.</w:t>
      </w:r>
    </w:p>
    <w:p w14:paraId="7D6E8F71" w14:textId="77777777" w:rsidR="00D84B6C" w:rsidRDefault="00D84B6C" w:rsidP="00D84B6C">
      <w:pPr>
        <w:spacing w:before="120" w:after="120" w:line="360" w:lineRule="auto"/>
        <w:ind w:firstLine="708"/>
        <w:jc w:val="both"/>
        <w:rPr>
          <w:rFonts w:ascii="Times New Roman" w:hAnsi="Times New Roman" w:cs="Times New Roman"/>
          <w:sz w:val="24"/>
          <w:szCs w:val="24"/>
        </w:rPr>
      </w:pPr>
    </w:p>
    <w:p w14:paraId="0C923B1D" w14:textId="77777777" w:rsidR="001F72C7" w:rsidRDefault="001F72C7" w:rsidP="00D84B6C">
      <w:pPr>
        <w:spacing w:before="120" w:after="120" w:line="360" w:lineRule="auto"/>
        <w:ind w:firstLine="708"/>
        <w:jc w:val="both"/>
        <w:rPr>
          <w:rFonts w:ascii="Times New Roman" w:hAnsi="Times New Roman" w:cs="Times New Roman"/>
          <w:sz w:val="24"/>
          <w:szCs w:val="24"/>
        </w:rPr>
      </w:pPr>
    </w:p>
    <w:p w14:paraId="493B0F46" w14:textId="35DFB81B" w:rsidR="00C936AB" w:rsidRDefault="00C936AB" w:rsidP="00C936AB">
      <w:pPr>
        <w:pStyle w:val="Lgende"/>
        <w:keepNext/>
      </w:pPr>
      <w:bookmarkStart w:id="114" w:name="_Toc194307260"/>
      <w:bookmarkStart w:id="115" w:name="_Toc194307503"/>
      <w:r w:rsidRPr="00C936AB">
        <w:rPr>
          <w:rFonts w:eastAsiaTheme="minorHAnsi" w:cs="Times New Roman"/>
          <w:color w:val="auto"/>
          <w:sz w:val="24"/>
          <w:szCs w:val="24"/>
        </w:rPr>
        <w:lastRenderedPageBreak/>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2</w:t>
      </w:r>
      <w:r w:rsidRPr="00C936AB">
        <w:rPr>
          <w:rFonts w:eastAsiaTheme="minorHAnsi" w:cs="Times New Roman"/>
          <w:color w:val="auto"/>
          <w:sz w:val="24"/>
          <w:szCs w:val="24"/>
        </w:rPr>
        <w:fldChar w:fldCharType="end"/>
      </w:r>
      <w:r w:rsidRPr="00C936AB">
        <w:rPr>
          <w:rFonts w:eastAsiaTheme="minorHAnsi" w:cs="Times New Roman"/>
          <w:b w:val="0"/>
          <w:bCs w:val="0"/>
          <w:color w:val="auto"/>
          <w:sz w:val="24"/>
          <w:szCs w:val="24"/>
        </w:rPr>
        <w:t>: Répartition des répondants par ancienneté et fonction principale</w:t>
      </w:r>
      <w:bookmarkEnd w:id="114"/>
      <w:bookmarkEnd w:id="115"/>
    </w:p>
    <w:p w14:paraId="32812CFB" w14:textId="77777777" w:rsidR="00D84B6C" w:rsidRDefault="00D84B6C" w:rsidP="00D84B6C">
      <w:pPr>
        <w:spacing w:before="120" w:after="120" w:line="360" w:lineRule="auto"/>
        <w:jc w:val="center"/>
        <w:rPr>
          <w:noProof/>
          <w:lang w:eastAsia="fr-FR"/>
        </w:rPr>
      </w:pPr>
      <w:r>
        <w:rPr>
          <w:noProof/>
          <w:lang w:eastAsia="fr-FR"/>
        </w:rPr>
        <w:drawing>
          <wp:inline distT="0" distB="0" distL="0" distR="0" wp14:anchorId="7307832E" wp14:editId="3E116A06">
            <wp:extent cx="5192201" cy="3068622"/>
            <wp:effectExtent l="0" t="0" r="8890" b="0"/>
            <wp:docPr id="234934521" name="Image 234934521" descr="Une image contenant capture d’écran, texte,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34521" name="Image 234934521" descr="Une image contenant capture d’écran, texte, diagramme, Rectangle&#10;&#10;Le contenu généré par l’IA peut être incorrect."/>
                    <pic:cNvPicPr/>
                  </pic:nvPicPr>
                  <pic:blipFill rotWithShape="1">
                    <a:blip r:embed="rId13"/>
                    <a:srcRect/>
                    <a:stretch/>
                  </pic:blipFill>
                  <pic:spPr bwMode="auto">
                    <a:xfrm>
                      <a:off x="0" y="0"/>
                      <a:ext cx="5212005" cy="3080326"/>
                    </a:xfrm>
                    <a:prstGeom prst="rect">
                      <a:avLst/>
                    </a:prstGeom>
                    <a:ln>
                      <a:noFill/>
                    </a:ln>
                    <a:extLst>
                      <a:ext uri="{53640926-AAD7-44D8-BBD7-CCE9431645EC}">
                        <a14:shadowObscured xmlns:a14="http://schemas.microsoft.com/office/drawing/2010/main"/>
                      </a:ext>
                    </a:extLst>
                  </pic:spPr>
                </pic:pic>
              </a:graphicData>
            </a:graphic>
          </wp:inline>
        </w:drawing>
      </w:r>
    </w:p>
    <w:p w14:paraId="20A779D8" w14:textId="77777777" w:rsidR="00D84B6C" w:rsidRDefault="00D84B6C" w:rsidP="00D84B6C">
      <w:pPr>
        <w:spacing w:before="120" w:after="120" w:line="360" w:lineRule="auto"/>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53FA1315" w14:textId="77777777" w:rsidR="00D84B6C" w:rsidRPr="002045B9" w:rsidRDefault="00D84B6C" w:rsidP="00D84B6C">
      <w:pPr>
        <w:spacing w:before="120" w:after="120" w:line="360" w:lineRule="auto"/>
        <w:rPr>
          <w:rFonts w:ascii="Times New Roman" w:hAnsi="Times New Roman" w:cs="Times New Roman"/>
          <w:b/>
          <w:sz w:val="4"/>
          <w:szCs w:val="4"/>
        </w:rPr>
      </w:pPr>
    </w:p>
    <w:p w14:paraId="3BBAEEA3" w14:textId="4D172F00" w:rsidR="00D84B6C" w:rsidRPr="0021459B" w:rsidRDefault="00D84B6C" w:rsidP="0021459B">
      <w:pPr>
        <w:pStyle w:val="Titre3"/>
        <w:spacing w:after="120"/>
        <w:rPr>
          <w:rFonts w:ascii="Times New Roman" w:hAnsi="Times New Roman" w:cs="Times New Roman"/>
          <w:b/>
          <w:color w:val="auto"/>
        </w:rPr>
      </w:pPr>
      <w:bookmarkStart w:id="116" w:name="_Toc194255054"/>
      <w:r w:rsidRPr="0021459B">
        <w:rPr>
          <w:rFonts w:ascii="Times New Roman" w:hAnsi="Times New Roman" w:cs="Times New Roman"/>
          <w:b/>
          <w:color w:val="auto"/>
        </w:rPr>
        <w:t>IV.1.2- Connaissances et perception des pratiques RGPD</w:t>
      </w:r>
      <w:bookmarkEnd w:id="116"/>
    </w:p>
    <w:p w14:paraId="0D61AD2C" w14:textId="77777777" w:rsidR="00D84B6C" w:rsidRPr="009C1382" w:rsidRDefault="00D84B6C" w:rsidP="00D84B6C">
      <w:pPr>
        <w:spacing w:before="120" w:after="120" w:line="360" w:lineRule="auto"/>
        <w:ind w:firstLine="708"/>
        <w:jc w:val="both"/>
        <w:rPr>
          <w:rFonts w:ascii="Times New Roman" w:hAnsi="Times New Roman" w:cs="Times New Roman"/>
          <w:sz w:val="24"/>
          <w:szCs w:val="24"/>
        </w:rPr>
      </w:pPr>
      <w:r w:rsidRPr="009C1382">
        <w:rPr>
          <w:rFonts w:ascii="Times New Roman" w:hAnsi="Times New Roman" w:cs="Times New Roman"/>
          <w:sz w:val="24"/>
          <w:szCs w:val="24"/>
        </w:rPr>
        <w:t>Cette section explore la sensibilisation et les opinions des répondants sur les pratiques liées au RGPD. Elle commence par évaluer le niveau de connaissance des réglementations selon les fonctions, avant d’examiner comment les pratiques RGPD sont perçues en termes de conformité. Enfin, elle établit un lien statistique entre la perception de cette conformité et son impact sur la fidélité des clients. L’objectif est de mesurer la perception interne du RGPD et son influence sur des enjeux clés de l’entreprise.</w:t>
      </w:r>
    </w:p>
    <w:p w14:paraId="773D2F2C" w14:textId="77777777" w:rsidR="00D84B6C" w:rsidRPr="002045B9" w:rsidRDefault="00D84B6C" w:rsidP="00D84B6C">
      <w:pPr>
        <w:spacing w:before="120" w:after="120" w:line="360" w:lineRule="auto"/>
        <w:rPr>
          <w:rFonts w:ascii="Times New Roman" w:hAnsi="Times New Roman" w:cs="Times New Roman"/>
          <w:b/>
          <w:sz w:val="2"/>
          <w:szCs w:val="2"/>
        </w:rPr>
      </w:pPr>
    </w:p>
    <w:p w14:paraId="0147A20D" w14:textId="7A4F3E55"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IV.1.2.1- Niveau de connaissance du RGPD par fonction</w:t>
      </w:r>
    </w:p>
    <w:p w14:paraId="342071F7" w14:textId="77777777" w:rsidR="00D84B6C" w:rsidRDefault="00D84B6C" w:rsidP="002045B9">
      <w:pPr>
        <w:spacing w:before="120" w:after="120" w:line="336"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Dans cette section, on va mettre en évidence </w:t>
      </w:r>
      <w:r w:rsidRPr="00924690">
        <w:rPr>
          <w:rFonts w:ascii="Times New Roman" w:hAnsi="Times New Roman" w:cs="Times New Roman"/>
          <w:sz w:val="24"/>
          <w:szCs w:val="24"/>
        </w:rPr>
        <w:t>le niveau de connaissance du RGPD en fonction de la fonction des répondants. On pourra analyser si certains groupes (ex. RSSI) sont plus au fait des réglementations que d'autres.</w:t>
      </w:r>
    </w:p>
    <w:p w14:paraId="5BC0CEC5" w14:textId="77777777" w:rsidR="00D84B6C" w:rsidRPr="002C2B05" w:rsidRDefault="00D84B6C" w:rsidP="002045B9">
      <w:pPr>
        <w:spacing w:before="120" w:after="120" w:line="336" w:lineRule="auto"/>
        <w:ind w:firstLine="709"/>
        <w:jc w:val="both"/>
        <w:rPr>
          <w:rFonts w:ascii="Times New Roman" w:hAnsi="Times New Roman" w:cs="Times New Roman"/>
          <w:color w:val="5B9BD5" w:themeColor="accent1"/>
          <w:sz w:val="24"/>
          <w:szCs w:val="24"/>
        </w:rPr>
      </w:pPr>
      <w:r w:rsidRPr="00924690">
        <w:rPr>
          <w:rFonts w:ascii="Times New Roman" w:hAnsi="Times New Roman" w:cs="Times New Roman"/>
          <w:sz w:val="24"/>
          <w:szCs w:val="24"/>
        </w:rPr>
        <w:t xml:space="preserve">Le diagramme en barres empilées </w:t>
      </w:r>
      <w:r>
        <w:rPr>
          <w:rFonts w:ascii="Times New Roman" w:hAnsi="Times New Roman" w:cs="Times New Roman"/>
          <w:sz w:val="24"/>
          <w:szCs w:val="24"/>
        </w:rPr>
        <w:t>(</w:t>
      </w:r>
      <w:r w:rsidRPr="00924690">
        <w:rPr>
          <w:rFonts w:ascii="Times New Roman" w:hAnsi="Times New Roman" w:cs="Times New Roman"/>
          <w:sz w:val="24"/>
          <w:szCs w:val="24"/>
        </w:rPr>
        <w:t>Graphique</w:t>
      </w:r>
      <w:r>
        <w:rPr>
          <w:rFonts w:ascii="Times New Roman" w:hAnsi="Times New Roman" w:cs="Times New Roman"/>
          <w:sz w:val="24"/>
          <w:szCs w:val="24"/>
        </w:rPr>
        <w:t xml:space="preserve"> a2) </w:t>
      </w:r>
      <w:r w:rsidRPr="00924690">
        <w:rPr>
          <w:rFonts w:ascii="Times New Roman" w:hAnsi="Times New Roman" w:cs="Times New Roman"/>
          <w:sz w:val="24"/>
          <w:szCs w:val="24"/>
        </w:rPr>
        <w:t xml:space="preserve">met en évidence des différences significatives dans les niveaux de connaissance du RGPD selon les fonctions principales. En effet, les RSSI, dont les responsabilités sont directement liées à la conformité et à la sécurité, présentent une maîtrise majoritairement élevée du RGPD ("Très bon" ou "Bon"), ce qui confirme leur rôle central dans ce domaine. En revanche, les analystes/ingénieurs de données et les spécialistes relation client/reporting se démarquent par une répartition plus hétérogène, incluant une proportion notable de niveaux moyens ou faibles, ce qui peut freiner leur capacité à appliquer les réglementations. Par ailleurs, bien que les responsables marketing et data affichent une bonne </w:t>
      </w:r>
      <w:r w:rsidRPr="00924690">
        <w:rPr>
          <w:rFonts w:ascii="Times New Roman" w:hAnsi="Times New Roman" w:cs="Times New Roman"/>
          <w:sz w:val="24"/>
          <w:szCs w:val="24"/>
        </w:rPr>
        <w:lastRenderedPageBreak/>
        <w:t xml:space="preserve">représentation des niveaux "Moyen" et "Bon", peu atteignent une expertise "Très bon", suggérant un besoin d’approfondissement. </w:t>
      </w:r>
      <w:r w:rsidRPr="001F72C7">
        <w:rPr>
          <w:rFonts w:ascii="Times New Roman" w:hAnsi="Times New Roman" w:cs="Times New Roman"/>
          <w:sz w:val="24"/>
          <w:szCs w:val="24"/>
        </w:rPr>
        <w:t>Ainsi, ces disparités soulignent l'importance d'une formation ciblée pour harmoniser la compréhension du RGPD entre les différentes fonctions, en tenant compte des exigences spécifiques de chaque rôle.</w:t>
      </w:r>
    </w:p>
    <w:p w14:paraId="586142F3" w14:textId="77777777" w:rsidR="00C936AB" w:rsidRPr="00C936AB" w:rsidRDefault="00C936AB" w:rsidP="00C936AB">
      <w:pPr>
        <w:pStyle w:val="Lgende"/>
        <w:keepNext/>
        <w:rPr>
          <w:rFonts w:eastAsiaTheme="minorHAnsi" w:cs="Times New Roman"/>
          <w:color w:val="auto"/>
          <w:sz w:val="6"/>
          <w:szCs w:val="6"/>
        </w:rPr>
      </w:pPr>
    </w:p>
    <w:p w14:paraId="67D2B565" w14:textId="02FC3DD6" w:rsidR="00C936AB" w:rsidRDefault="00C936AB" w:rsidP="00C936AB">
      <w:pPr>
        <w:pStyle w:val="Lgende"/>
        <w:keepNext/>
      </w:pPr>
      <w:bookmarkStart w:id="117" w:name="_Toc194307261"/>
      <w:bookmarkStart w:id="118" w:name="_Toc194307504"/>
      <w:r w:rsidRPr="00C936AB">
        <w:rPr>
          <w:rFonts w:eastAsiaTheme="minorHAnsi" w:cs="Times New Roman"/>
          <w:color w:val="auto"/>
          <w:sz w:val="24"/>
          <w:szCs w:val="24"/>
        </w:rPr>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3</w:t>
      </w:r>
      <w:r w:rsidRPr="00C936AB">
        <w:rPr>
          <w:rFonts w:eastAsiaTheme="minorHAnsi" w:cs="Times New Roman"/>
          <w:color w:val="auto"/>
          <w:sz w:val="24"/>
          <w:szCs w:val="24"/>
        </w:rPr>
        <w:fldChar w:fldCharType="end"/>
      </w:r>
      <w:r>
        <w:t xml:space="preserve"> </w:t>
      </w:r>
      <w:r w:rsidRPr="00C936AB">
        <w:rPr>
          <w:rFonts w:eastAsiaTheme="minorHAnsi" w:cs="Times New Roman"/>
          <w:b w:val="0"/>
          <w:bCs w:val="0"/>
          <w:color w:val="auto"/>
          <w:sz w:val="24"/>
          <w:szCs w:val="24"/>
        </w:rPr>
        <w:t>: Niveau de connaissance du RGPD par fonction principale</w:t>
      </w:r>
      <w:bookmarkEnd w:id="117"/>
      <w:bookmarkEnd w:id="118"/>
    </w:p>
    <w:p w14:paraId="48C1BC11" w14:textId="77777777" w:rsidR="00D84B6C" w:rsidRDefault="00D84B6C" w:rsidP="00D84B6C">
      <w:pPr>
        <w:spacing w:before="120" w:after="120" w:line="360" w:lineRule="auto"/>
        <w:jc w:val="center"/>
        <w:rPr>
          <w:rFonts w:ascii="Times New Roman" w:hAnsi="Times New Roman" w:cs="Times New Roman"/>
          <w:sz w:val="24"/>
          <w:szCs w:val="24"/>
        </w:rPr>
      </w:pPr>
      <w:r>
        <w:rPr>
          <w:noProof/>
          <w:lang w:eastAsia="fr-FR"/>
        </w:rPr>
        <w:drawing>
          <wp:inline distT="0" distB="0" distL="0" distR="0" wp14:anchorId="7E4078CA" wp14:editId="61E99645">
            <wp:extent cx="5917224" cy="3323645"/>
            <wp:effectExtent l="0" t="0" r="7620" b="0"/>
            <wp:docPr id="2" name="Image 2" descr="Une image contenant diagramme, capture d’écran,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diagramme, capture d’écran, ligne, Tracé&#10;&#10;Le contenu généré par l’IA peut être incorrect."/>
                    <pic:cNvPicPr/>
                  </pic:nvPicPr>
                  <pic:blipFill rotWithShape="1">
                    <a:blip r:embed="rId14"/>
                    <a:srcRect l="800"/>
                    <a:stretch/>
                  </pic:blipFill>
                  <pic:spPr bwMode="auto">
                    <a:xfrm>
                      <a:off x="0" y="0"/>
                      <a:ext cx="5925040" cy="3328035"/>
                    </a:xfrm>
                    <a:prstGeom prst="rect">
                      <a:avLst/>
                    </a:prstGeom>
                    <a:ln>
                      <a:noFill/>
                    </a:ln>
                    <a:extLst>
                      <a:ext uri="{53640926-AAD7-44D8-BBD7-CCE9431645EC}">
                        <a14:shadowObscured xmlns:a14="http://schemas.microsoft.com/office/drawing/2010/main"/>
                      </a:ext>
                    </a:extLst>
                  </pic:spPr>
                </pic:pic>
              </a:graphicData>
            </a:graphic>
          </wp:inline>
        </w:drawing>
      </w:r>
    </w:p>
    <w:p w14:paraId="4B58AB1F" w14:textId="77777777" w:rsidR="00D84B6C" w:rsidRDefault="00D84B6C" w:rsidP="00D84B6C">
      <w:pPr>
        <w:spacing w:before="120" w:after="120" w:line="360" w:lineRule="auto"/>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1AA66010" w14:textId="77777777" w:rsidR="00824459" w:rsidRPr="00824459" w:rsidRDefault="00824459" w:rsidP="0021459B">
      <w:pPr>
        <w:spacing w:after="120" w:line="360" w:lineRule="auto"/>
        <w:jc w:val="both"/>
        <w:rPr>
          <w:rFonts w:ascii="Times New Roman" w:eastAsiaTheme="majorEastAsia" w:hAnsi="Times New Roman" w:cs="Times New Roman"/>
          <w:b/>
          <w:sz w:val="2"/>
          <w:szCs w:val="2"/>
        </w:rPr>
      </w:pPr>
    </w:p>
    <w:p w14:paraId="3D933813" w14:textId="4166AA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IV.1.2.2- Perception des pratiques RGPD (respect des normes)</w:t>
      </w:r>
    </w:p>
    <w:p w14:paraId="53DB0306"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EF187E">
        <w:rPr>
          <w:rFonts w:ascii="Times New Roman" w:hAnsi="Times New Roman" w:cs="Times New Roman"/>
          <w:sz w:val="24"/>
          <w:szCs w:val="24"/>
        </w:rPr>
        <w:t xml:space="preserve">Il sera question de </w:t>
      </w:r>
      <w:r>
        <w:rPr>
          <w:rFonts w:ascii="Times New Roman" w:hAnsi="Times New Roman" w:cs="Times New Roman"/>
          <w:sz w:val="24"/>
          <w:szCs w:val="24"/>
        </w:rPr>
        <w:t>v</w:t>
      </w:r>
      <w:r w:rsidRPr="00EF187E">
        <w:rPr>
          <w:rFonts w:ascii="Times New Roman" w:hAnsi="Times New Roman" w:cs="Times New Roman"/>
          <w:sz w:val="24"/>
          <w:szCs w:val="24"/>
        </w:rPr>
        <w:t xml:space="preserve">isualiser la perception globale </w:t>
      </w:r>
      <w:r>
        <w:rPr>
          <w:rFonts w:ascii="Times New Roman" w:hAnsi="Times New Roman" w:cs="Times New Roman"/>
          <w:sz w:val="24"/>
          <w:szCs w:val="24"/>
        </w:rPr>
        <w:t xml:space="preserve">des pratiques RGPD </w:t>
      </w:r>
      <w:r w:rsidRPr="00EF187E">
        <w:rPr>
          <w:rFonts w:ascii="Times New Roman" w:hAnsi="Times New Roman" w:cs="Times New Roman"/>
          <w:sz w:val="24"/>
          <w:szCs w:val="24"/>
        </w:rPr>
        <w:t xml:space="preserve">par fonction </w:t>
      </w:r>
      <w:r>
        <w:rPr>
          <w:rFonts w:ascii="Times New Roman" w:hAnsi="Times New Roman" w:cs="Times New Roman"/>
          <w:sz w:val="24"/>
          <w:szCs w:val="24"/>
        </w:rPr>
        <w:t xml:space="preserve">pour </w:t>
      </w:r>
      <w:r w:rsidRPr="00EF187E">
        <w:rPr>
          <w:rFonts w:ascii="Times New Roman" w:hAnsi="Times New Roman" w:cs="Times New Roman"/>
          <w:sz w:val="24"/>
          <w:szCs w:val="24"/>
        </w:rPr>
        <w:t>comprendre les tendances et de détecter des points faibles ou des perceptions divergentes concernant la conformité aux normes RGPD</w:t>
      </w:r>
      <w:r>
        <w:rPr>
          <w:rFonts w:ascii="Times New Roman" w:hAnsi="Times New Roman" w:cs="Times New Roman"/>
          <w:sz w:val="24"/>
          <w:szCs w:val="24"/>
        </w:rPr>
        <w:t>.</w:t>
      </w:r>
    </w:p>
    <w:p w14:paraId="140FDA05"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EF187E">
        <w:rPr>
          <w:rFonts w:ascii="Times New Roman" w:hAnsi="Times New Roman" w:cs="Times New Roman"/>
          <w:sz w:val="24"/>
          <w:szCs w:val="24"/>
        </w:rPr>
        <w:t xml:space="preserve"> Le graphique en barres groupées </w:t>
      </w:r>
      <w:r>
        <w:rPr>
          <w:rFonts w:ascii="Times New Roman" w:hAnsi="Times New Roman" w:cs="Times New Roman"/>
          <w:sz w:val="24"/>
          <w:szCs w:val="24"/>
        </w:rPr>
        <w:t>(</w:t>
      </w:r>
      <w:r w:rsidRPr="00924690">
        <w:rPr>
          <w:rFonts w:ascii="Times New Roman" w:hAnsi="Times New Roman" w:cs="Times New Roman"/>
          <w:sz w:val="24"/>
          <w:szCs w:val="24"/>
        </w:rPr>
        <w:t>Graphique</w:t>
      </w:r>
      <w:r>
        <w:rPr>
          <w:rFonts w:ascii="Times New Roman" w:hAnsi="Times New Roman" w:cs="Times New Roman"/>
          <w:sz w:val="24"/>
          <w:szCs w:val="24"/>
        </w:rPr>
        <w:t xml:space="preserve"> a3) </w:t>
      </w:r>
      <w:r w:rsidRPr="00EF187E">
        <w:rPr>
          <w:rFonts w:ascii="Times New Roman" w:hAnsi="Times New Roman" w:cs="Times New Roman"/>
          <w:sz w:val="24"/>
          <w:szCs w:val="24"/>
        </w:rPr>
        <w:t xml:space="preserve">met en lumière les perceptions des pratiques RGPD (respect des normes) selon les différentes fonctions principales. Les RSSI affichent une majorité de réponses favorables ("Plutôt d'accord" et "Tout à fait d'accord"), ce qui reflète leur implication directe dans la conformité des pratiques. À l’inverse, les analystes/ingénieurs de données ainsi que les spécialistes relation client/reporting expriment des avis plus mitigés, avec une présence marquée de réponses "Plutôt pas d’accord" ou "Pas du tout d’accord", suggérant une perception plus critique. Les responsables marketing et data, bien que globalement positifs, montrent également une certaine réserve avec un équilibre entre les réponses favorables et défavorables. </w:t>
      </w:r>
      <w:r w:rsidRPr="001F72C7">
        <w:rPr>
          <w:rFonts w:ascii="Times New Roman" w:hAnsi="Times New Roman" w:cs="Times New Roman"/>
          <w:sz w:val="24"/>
          <w:szCs w:val="24"/>
        </w:rPr>
        <w:t xml:space="preserve">Ainsi, ces résultats mettent en évidence des écarts de perception entre </w:t>
      </w:r>
      <w:r w:rsidRPr="001F72C7">
        <w:rPr>
          <w:rFonts w:ascii="Times New Roman" w:hAnsi="Times New Roman" w:cs="Times New Roman"/>
          <w:sz w:val="24"/>
          <w:szCs w:val="24"/>
        </w:rPr>
        <w:lastRenderedPageBreak/>
        <w:t>les fonctions, probablement liés à leur degré de participation dans la mise en œuvre des normes RGPD</w:t>
      </w:r>
      <w:r w:rsidRPr="00EF187E">
        <w:rPr>
          <w:rFonts w:ascii="Times New Roman" w:hAnsi="Times New Roman" w:cs="Times New Roman"/>
          <w:sz w:val="24"/>
          <w:szCs w:val="24"/>
        </w:rPr>
        <w:t>.</w:t>
      </w:r>
    </w:p>
    <w:p w14:paraId="3F2BA751" w14:textId="77777777" w:rsidR="00D84B6C" w:rsidRPr="00C936AB" w:rsidRDefault="00D84B6C" w:rsidP="00D84B6C">
      <w:pPr>
        <w:spacing w:before="120" w:after="120" w:line="360" w:lineRule="auto"/>
        <w:rPr>
          <w:rFonts w:ascii="Times New Roman" w:hAnsi="Times New Roman" w:cs="Times New Roman"/>
          <w:sz w:val="8"/>
          <w:szCs w:val="8"/>
        </w:rPr>
      </w:pPr>
    </w:p>
    <w:p w14:paraId="537927FD" w14:textId="0DD00A04" w:rsidR="00C936AB" w:rsidRDefault="00C936AB" w:rsidP="00C936AB">
      <w:pPr>
        <w:pStyle w:val="Lgende"/>
        <w:keepNext/>
        <w:jc w:val="left"/>
      </w:pPr>
      <w:bookmarkStart w:id="119" w:name="_Toc194307262"/>
      <w:bookmarkStart w:id="120" w:name="_Toc194307505"/>
      <w:r w:rsidRPr="00C936AB">
        <w:rPr>
          <w:rFonts w:eastAsiaTheme="minorHAnsi" w:cs="Times New Roman"/>
          <w:color w:val="auto"/>
          <w:sz w:val="24"/>
          <w:szCs w:val="24"/>
        </w:rPr>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4</w:t>
      </w:r>
      <w:r w:rsidRPr="00C936AB">
        <w:rPr>
          <w:rFonts w:eastAsiaTheme="minorHAnsi" w:cs="Times New Roman"/>
          <w:color w:val="auto"/>
          <w:sz w:val="24"/>
          <w:szCs w:val="24"/>
        </w:rPr>
        <w:fldChar w:fldCharType="end"/>
      </w:r>
      <w:r w:rsidRPr="00C936AB">
        <w:rPr>
          <w:rFonts w:eastAsiaTheme="minorHAnsi" w:cs="Times New Roman"/>
          <w:b w:val="0"/>
          <w:bCs w:val="0"/>
          <w:color w:val="auto"/>
          <w:sz w:val="24"/>
          <w:szCs w:val="24"/>
        </w:rPr>
        <w:t>:  Perception des pratiques RGPD par fonction principale</w:t>
      </w:r>
      <w:bookmarkEnd w:id="119"/>
      <w:bookmarkEnd w:id="120"/>
    </w:p>
    <w:p w14:paraId="5A975AB0" w14:textId="77777777" w:rsidR="00824459" w:rsidRPr="00824459" w:rsidRDefault="00824459" w:rsidP="00D84B6C">
      <w:pPr>
        <w:spacing w:before="120" w:after="120" w:line="360" w:lineRule="auto"/>
        <w:ind w:firstLine="708"/>
        <w:rPr>
          <w:noProof/>
          <w:sz w:val="4"/>
          <w:szCs w:val="4"/>
          <w:lang w:eastAsia="fr-FR"/>
        </w:rPr>
      </w:pPr>
    </w:p>
    <w:p w14:paraId="4507838A" w14:textId="545BA35F" w:rsidR="00D84B6C" w:rsidRDefault="00D84B6C" w:rsidP="00D84B6C">
      <w:pPr>
        <w:spacing w:before="120" w:after="120" w:line="360" w:lineRule="auto"/>
        <w:ind w:firstLine="708"/>
        <w:rPr>
          <w:rFonts w:ascii="Times New Roman" w:hAnsi="Times New Roman" w:cs="Times New Roman"/>
          <w:sz w:val="24"/>
          <w:szCs w:val="24"/>
        </w:rPr>
      </w:pPr>
      <w:r>
        <w:rPr>
          <w:noProof/>
          <w:lang w:eastAsia="fr-FR"/>
        </w:rPr>
        <w:drawing>
          <wp:inline distT="0" distB="0" distL="0" distR="0" wp14:anchorId="26B75319" wp14:editId="00EE6314">
            <wp:extent cx="5922910" cy="3314147"/>
            <wp:effectExtent l="0" t="0" r="0" b="0"/>
            <wp:docPr id="3" name="Image 3"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diagramme, ligne&#10;&#10;Le contenu généré par l’IA peut être incorrect."/>
                    <pic:cNvPicPr/>
                  </pic:nvPicPr>
                  <pic:blipFill rotWithShape="1">
                    <a:blip r:embed="rId15"/>
                    <a:srcRect l="799" t="3919" r="-1"/>
                    <a:stretch/>
                  </pic:blipFill>
                  <pic:spPr bwMode="auto">
                    <a:xfrm>
                      <a:off x="0" y="0"/>
                      <a:ext cx="5925091" cy="3315367"/>
                    </a:xfrm>
                    <a:prstGeom prst="rect">
                      <a:avLst/>
                    </a:prstGeom>
                    <a:ln>
                      <a:noFill/>
                    </a:ln>
                    <a:extLst>
                      <a:ext uri="{53640926-AAD7-44D8-BBD7-CCE9431645EC}">
                        <a14:shadowObscured xmlns:a14="http://schemas.microsoft.com/office/drawing/2010/main"/>
                      </a:ext>
                    </a:extLst>
                  </pic:spPr>
                </pic:pic>
              </a:graphicData>
            </a:graphic>
          </wp:inline>
        </w:drawing>
      </w:r>
    </w:p>
    <w:p w14:paraId="4C4E24E4" w14:textId="77777777" w:rsidR="00D84B6C" w:rsidRDefault="00D84B6C" w:rsidP="00D84B6C">
      <w:pPr>
        <w:spacing w:before="120" w:after="120" w:line="360" w:lineRule="auto"/>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6CEA1DE9" w14:textId="77777777" w:rsidR="00D84B6C" w:rsidRPr="00C936AB" w:rsidRDefault="00D84B6C" w:rsidP="00D84B6C">
      <w:pPr>
        <w:spacing w:before="120" w:after="120" w:line="360" w:lineRule="auto"/>
        <w:ind w:firstLine="708"/>
        <w:rPr>
          <w:rFonts w:ascii="Times New Roman" w:hAnsi="Times New Roman" w:cs="Times New Roman"/>
          <w:b/>
          <w:sz w:val="14"/>
          <w:szCs w:val="14"/>
        </w:rPr>
      </w:pPr>
    </w:p>
    <w:p w14:paraId="6C8A60BD" w14:textId="44BB668F"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IV.1.2.3- Corrélation entre conformité RGPD et fidélité client</w:t>
      </w:r>
    </w:p>
    <w:p w14:paraId="13AE1E7C" w14:textId="77777777" w:rsidR="00D84B6C" w:rsidRDefault="00D84B6C" w:rsidP="00D84B6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Dans cette sous-partie, </w:t>
      </w:r>
      <w:r w:rsidRPr="004B67F1">
        <w:rPr>
          <w:rFonts w:ascii="Times New Roman" w:hAnsi="Times New Roman" w:cs="Times New Roman"/>
          <w:sz w:val="24"/>
          <w:szCs w:val="24"/>
        </w:rPr>
        <w:t xml:space="preserve">Il sera question </w:t>
      </w:r>
      <w:r>
        <w:rPr>
          <w:rFonts w:ascii="Times New Roman" w:hAnsi="Times New Roman" w:cs="Times New Roman"/>
          <w:sz w:val="24"/>
          <w:szCs w:val="24"/>
        </w:rPr>
        <w:t>d’</w:t>
      </w:r>
      <w:r>
        <w:t>e</w:t>
      </w:r>
      <w:r w:rsidRPr="006A3D9E">
        <w:rPr>
          <w:rFonts w:ascii="Times New Roman" w:hAnsi="Times New Roman" w:cs="Times New Roman"/>
          <w:sz w:val="24"/>
          <w:szCs w:val="24"/>
        </w:rPr>
        <w:t>xplorer visuellement la relation entre la perception de la conformité RGPD et la fidélité des clients.</w:t>
      </w:r>
      <w:r>
        <w:rPr>
          <w:rFonts w:ascii="Times New Roman" w:hAnsi="Times New Roman" w:cs="Times New Roman"/>
          <w:sz w:val="24"/>
          <w:szCs w:val="24"/>
        </w:rPr>
        <w:t xml:space="preserve"> </w:t>
      </w:r>
      <w:r w:rsidRPr="00603E89">
        <w:rPr>
          <w:rFonts w:ascii="Times New Roman" w:hAnsi="Times New Roman" w:cs="Times New Roman"/>
          <w:sz w:val="24"/>
          <w:szCs w:val="24"/>
        </w:rPr>
        <w:t xml:space="preserve">Une tendance claire confirmerait </w:t>
      </w:r>
      <w:r>
        <w:rPr>
          <w:rFonts w:ascii="Times New Roman" w:hAnsi="Times New Roman" w:cs="Times New Roman"/>
          <w:sz w:val="24"/>
          <w:szCs w:val="24"/>
        </w:rPr>
        <w:t xml:space="preserve">l’hypothèse </w:t>
      </w:r>
      <w:r w:rsidRPr="00603E89">
        <w:rPr>
          <w:rFonts w:ascii="Times New Roman" w:hAnsi="Times New Roman" w:cs="Times New Roman"/>
          <w:sz w:val="24"/>
          <w:szCs w:val="24"/>
        </w:rPr>
        <w:t>H1.</w:t>
      </w:r>
    </w:p>
    <w:p w14:paraId="19D43D36" w14:textId="45C8D82A" w:rsidR="00D84B6C" w:rsidRDefault="00D84B6C" w:rsidP="00D84B6C">
      <w:pPr>
        <w:spacing w:before="120" w:after="120" w:line="360" w:lineRule="auto"/>
        <w:ind w:firstLine="708"/>
        <w:jc w:val="both"/>
        <w:rPr>
          <w:rFonts w:ascii="Times New Roman" w:hAnsi="Times New Roman" w:cs="Times New Roman"/>
          <w:sz w:val="24"/>
          <w:szCs w:val="24"/>
        </w:rPr>
      </w:pPr>
      <w:r w:rsidRPr="006A3D9E">
        <w:rPr>
          <w:rFonts w:ascii="Times New Roman" w:hAnsi="Times New Roman" w:cs="Times New Roman"/>
          <w:sz w:val="24"/>
          <w:szCs w:val="24"/>
        </w:rPr>
        <w:t>Le nuage de points</w:t>
      </w:r>
      <w:r>
        <w:rPr>
          <w:rFonts w:ascii="Times New Roman" w:hAnsi="Times New Roman" w:cs="Times New Roman"/>
          <w:sz w:val="24"/>
          <w:szCs w:val="24"/>
        </w:rPr>
        <w:t xml:space="preserve"> (</w:t>
      </w:r>
      <w:r w:rsidR="00EC1DCA">
        <w:rPr>
          <w:rFonts w:ascii="Times New Roman" w:hAnsi="Times New Roman" w:cs="Times New Roman"/>
          <w:sz w:val="24"/>
          <w:szCs w:val="24"/>
        </w:rPr>
        <w:t>Figure 5</w:t>
      </w:r>
      <w:r>
        <w:rPr>
          <w:rFonts w:ascii="Times New Roman" w:hAnsi="Times New Roman" w:cs="Times New Roman"/>
          <w:sz w:val="24"/>
          <w:szCs w:val="24"/>
        </w:rPr>
        <w:t>)</w:t>
      </w:r>
      <w:r w:rsidRPr="006A3D9E">
        <w:rPr>
          <w:rFonts w:ascii="Times New Roman" w:hAnsi="Times New Roman" w:cs="Times New Roman"/>
          <w:sz w:val="24"/>
          <w:szCs w:val="24"/>
        </w:rPr>
        <w:t xml:space="preserve"> illustre la relation entre l’impact perçu de la conformité RGPD et celui sur la fidélité client. Une tendance positive est perceptible, suggérant qu’une meilleure perception de la conformité RGPD est associée à un impact accru sur la fidélité client. Cependant, la dispersion des points indique des variations individuelles notables, ce qui pourrait être attribué à des facteurs contextuels ou organisationnels spécifiques. </w:t>
      </w:r>
      <w:r w:rsidRPr="00C936AB">
        <w:rPr>
          <w:rFonts w:ascii="Times New Roman" w:hAnsi="Times New Roman" w:cs="Times New Roman"/>
          <w:sz w:val="24"/>
          <w:szCs w:val="24"/>
        </w:rPr>
        <w:t>En somme, bien que la</w:t>
      </w:r>
      <w:r w:rsidRPr="002C2B05">
        <w:rPr>
          <w:rFonts w:ascii="Times New Roman" w:hAnsi="Times New Roman" w:cs="Times New Roman"/>
          <w:color w:val="5B9BD5" w:themeColor="accent1"/>
          <w:sz w:val="24"/>
          <w:szCs w:val="24"/>
        </w:rPr>
        <w:t xml:space="preserve"> </w:t>
      </w:r>
      <w:r w:rsidRPr="001F72C7">
        <w:rPr>
          <w:rFonts w:ascii="Times New Roman" w:hAnsi="Times New Roman" w:cs="Times New Roman"/>
          <w:sz w:val="24"/>
          <w:szCs w:val="24"/>
        </w:rPr>
        <w:t>conformité RGPD semble globalement influencer favorablement la fidélité client, l’analyse approfondie des cas divergents pourrait fournir des informations précieuses pour optimiser cette relation.</w:t>
      </w:r>
      <w:r w:rsidRPr="002C2B05">
        <w:rPr>
          <w:rFonts w:ascii="Times New Roman" w:hAnsi="Times New Roman" w:cs="Times New Roman"/>
          <w:color w:val="5B9BD5" w:themeColor="accent1"/>
          <w:sz w:val="24"/>
          <w:szCs w:val="24"/>
        </w:rPr>
        <w:t xml:space="preserve"> </w:t>
      </w:r>
    </w:p>
    <w:p w14:paraId="05A914A9" w14:textId="77777777" w:rsidR="00D84B6C" w:rsidRDefault="00D84B6C" w:rsidP="00D84B6C">
      <w:pPr>
        <w:spacing w:before="120" w:after="120" w:line="360" w:lineRule="auto"/>
        <w:ind w:firstLine="708"/>
        <w:rPr>
          <w:noProof/>
          <w:sz w:val="10"/>
          <w:szCs w:val="10"/>
          <w:lang w:eastAsia="fr-FR"/>
        </w:rPr>
      </w:pPr>
    </w:p>
    <w:p w14:paraId="2D123384" w14:textId="77777777" w:rsidR="00824459" w:rsidRPr="00C936AB" w:rsidRDefault="00824459" w:rsidP="00D84B6C">
      <w:pPr>
        <w:spacing w:before="120" w:after="120" w:line="360" w:lineRule="auto"/>
        <w:ind w:firstLine="708"/>
        <w:rPr>
          <w:noProof/>
          <w:sz w:val="10"/>
          <w:szCs w:val="10"/>
          <w:lang w:eastAsia="fr-FR"/>
        </w:rPr>
      </w:pPr>
    </w:p>
    <w:p w14:paraId="3786D57F" w14:textId="1193A0FB" w:rsidR="00C936AB" w:rsidRDefault="00C936AB" w:rsidP="00C936AB">
      <w:pPr>
        <w:pStyle w:val="Lgende"/>
        <w:keepNext/>
        <w:jc w:val="left"/>
      </w:pPr>
      <w:r>
        <w:rPr>
          <w:rFonts w:eastAsiaTheme="minorHAnsi" w:cs="Times New Roman"/>
          <w:color w:val="auto"/>
          <w:sz w:val="24"/>
          <w:szCs w:val="24"/>
        </w:rPr>
        <w:lastRenderedPageBreak/>
        <w:t xml:space="preserve">        </w:t>
      </w:r>
      <w:bookmarkStart w:id="121" w:name="_Toc194307263"/>
      <w:bookmarkStart w:id="122" w:name="_Toc194307506"/>
      <w:r w:rsidRPr="00C936AB">
        <w:rPr>
          <w:rFonts w:eastAsiaTheme="minorHAnsi" w:cs="Times New Roman"/>
          <w:color w:val="auto"/>
          <w:sz w:val="24"/>
          <w:szCs w:val="24"/>
        </w:rPr>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5</w:t>
      </w:r>
      <w:r w:rsidRPr="00C936AB">
        <w:rPr>
          <w:rFonts w:eastAsiaTheme="minorHAnsi" w:cs="Times New Roman"/>
          <w:color w:val="auto"/>
          <w:sz w:val="24"/>
          <w:szCs w:val="24"/>
        </w:rPr>
        <w:fldChar w:fldCharType="end"/>
      </w:r>
      <w:r>
        <w:rPr>
          <w:rFonts w:eastAsiaTheme="minorHAnsi" w:cs="Times New Roman"/>
          <w:color w:val="auto"/>
          <w:sz w:val="24"/>
          <w:szCs w:val="24"/>
        </w:rPr>
        <w:t> </w:t>
      </w:r>
      <w:r w:rsidRPr="00C936AB">
        <w:rPr>
          <w:rFonts w:eastAsiaTheme="minorHAnsi" w:cs="Times New Roman"/>
          <w:b w:val="0"/>
          <w:bCs w:val="0"/>
          <w:color w:val="auto"/>
          <w:sz w:val="24"/>
          <w:szCs w:val="24"/>
        </w:rPr>
        <w:t>: Corrélation entre la conformité RGPD et la fidélité client</w:t>
      </w:r>
      <w:bookmarkEnd w:id="121"/>
      <w:bookmarkEnd w:id="122"/>
    </w:p>
    <w:p w14:paraId="12A3E648" w14:textId="77777777" w:rsidR="00824459" w:rsidRPr="00824459" w:rsidRDefault="00824459" w:rsidP="00D84B6C">
      <w:pPr>
        <w:spacing w:before="120" w:after="120" w:line="360" w:lineRule="auto"/>
        <w:ind w:firstLine="708"/>
        <w:rPr>
          <w:noProof/>
          <w:sz w:val="2"/>
          <w:szCs w:val="2"/>
          <w:lang w:eastAsia="fr-FR"/>
        </w:rPr>
      </w:pPr>
    </w:p>
    <w:p w14:paraId="428A3C09" w14:textId="52AB59E1" w:rsidR="00D84B6C" w:rsidRDefault="00D84B6C" w:rsidP="00D84B6C">
      <w:pPr>
        <w:spacing w:before="120" w:after="120" w:line="360" w:lineRule="auto"/>
        <w:ind w:firstLine="708"/>
        <w:rPr>
          <w:rFonts w:ascii="Times New Roman" w:hAnsi="Times New Roman" w:cs="Times New Roman"/>
          <w:b/>
          <w:bCs/>
          <w:sz w:val="24"/>
          <w:szCs w:val="24"/>
        </w:rPr>
      </w:pPr>
      <w:r>
        <w:rPr>
          <w:noProof/>
          <w:lang w:eastAsia="fr-FR"/>
        </w:rPr>
        <w:drawing>
          <wp:inline distT="0" distB="0" distL="0" distR="0" wp14:anchorId="0FD98B1C" wp14:editId="7BE31BB8">
            <wp:extent cx="4976484" cy="2820449"/>
            <wp:effectExtent l="0" t="0" r="0" b="0"/>
            <wp:docPr id="8" name="Image 8" descr="Une image contenant texte, capture d’écran,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nombre, ligne&#10;&#10;Le contenu généré par l’IA peut être incorrect."/>
                    <pic:cNvPicPr/>
                  </pic:nvPicPr>
                  <pic:blipFill rotWithShape="1">
                    <a:blip r:embed="rId16"/>
                    <a:srcRect l="1065" t="4316" r="1"/>
                    <a:stretch/>
                  </pic:blipFill>
                  <pic:spPr bwMode="auto">
                    <a:xfrm>
                      <a:off x="0" y="0"/>
                      <a:ext cx="4991876" cy="2829173"/>
                    </a:xfrm>
                    <a:prstGeom prst="rect">
                      <a:avLst/>
                    </a:prstGeom>
                    <a:ln>
                      <a:noFill/>
                    </a:ln>
                    <a:extLst>
                      <a:ext uri="{53640926-AAD7-44D8-BBD7-CCE9431645EC}">
                        <a14:shadowObscured xmlns:a14="http://schemas.microsoft.com/office/drawing/2010/main"/>
                      </a:ext>
                    </a:extLst>
                  </pic:spPr>
                </pic:pic>
              </a:graphicData>
            </a:graphic>
          </wp:inline>
        </w:drawing>
      </w:r>
    </w:p>
    <w:p w14:paraId="4C2DF84A" w14:textId="77777777" w:rsidR="00D84B6C" w:rsidRPr="00815C37"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815C37">
        <w:rPr>
          <w:rFonts w:ascii="Times New Roman" w:hAnsi="Times New Roman" w:cs="Times New Roman"/>
          <w:sz w:val="24"/>
          <w:szCs w:val="24"/>
        </w:rPr>
        <w:t>Données de l’enquête quantitative.</w:t>
      </w:r>
    </w:p>
    <w:p w14:paraId="1A9B129D" w14:textId="77777777" w:rsidR="00D84B6C" w:rsidRPr="00C936AB" w:rsidRDefault="00D84B6C" w:rsidP="00D84B6C">
      <w:pPr>
        <w:spacing w:before="120" w:after="120" w:line="360" w:lineRule="auto"/>
        <w:rPr>
          <w:rFonts w:ascii="Times New Roman" w:hAnsi="Times New Roman" w:cs="Times New Roman"/>
          <w:b/>
          <w:sz w:val="10"/>
          <w:szCs w:val="10"/>
        </w:rPr>
      </w:pPr>
    </w:p>
    <w:p w14:paraId="4A25E1CF" w14:textId="645A5F27" w:rsidR="00D84B6C" w:rsidRPr="0021459B" w:rsidRDefault="00D84B6C" w:rsidP="0021459B">
      <w:pPr>
        <w:pStyle w:val="Titre3"/>
        <w:spacing w:after="120"/>
        <w:rPr>
          <w:rFonts w:ascii="Times New Roman" w:hAnsi="Times New Roman" w:cs="Times New Roman"/>
          <w:b/>
          <w:color w:val="auto"/>
        </w:rPr>
      </w:pPr>
      <w:bookmarkStart w:id="123" w:name="_Toc194255055"/>
      <w:r w:rsidRPr="0021459B">
        <w:rPr>
          <w:rFonts w:ascii="Times New Roman" w:hAnsi="Times New Roman" w:cs="Times New Roman"/>
          <w:b/>
          <w:color w:val="auto"/>
        </w:rPr>
        <w:t>IV.1.3- Enjeux liés à la gestion des données</w:t>
      </w:r>
      <w:bookmarkEnd w:id="123"/>
    </w:p>
    <w:p w14:paraId="2A5494B2" w14:textId="77777777" w:rsidR="00D84B6C" w:rsidRPr="007E4A7F" w:rsidRDefault="00D84B6C" w:rsidP="00D84B6C">
      <w:pPr>
        <w:spacing w:before="120" w:after="120" w:line="360" w:lineRule="auto"/>
        <w:ind w:firstLine="708"/>
        <w:jc w:val="both"/>
        <w:rPr>
          <w:rFonts w:ascii="Times New Roman" w:hAnsi="Times New Roman" w:cs="Times New Roman"/>
          <w:sz w:val="24"/>
          <w:szCs w:val="24"/>
        </w:rPr>
      </w:pPr>
      <w:r w:rsidRPr="007E4A7F">
        <w:rPr>
          <w:rFonts w:ascii="Times New Roman" w:hAnsi="Times New Roman" w:cs="Times New Roman"/>
          <w:sz w:val="24"/>
          <w:szCs w:val="24"/>
        </w:rPr>
        <w:t>La gestion des données représente un défi majeur pour les entreprises opérant dans un cadre réglementaire exigeant et en constante évolution. Cette section identifie les principaux obstacles rencontrés par les répondants, qu’il s’agisse de défis organisationnels ou technologiques. Elle explore également l’adoption des technologies avancées, comme la blockchain ou le chiffrement, et analyse leur impact sur la réduction des incidents liés à la gestion des données. Cette exploration offre une vue d’ensemble des leviers technologiques et des obstacles à surmonter.</w:t>
      </w:r>
    </w:p>
    <w:p w14:paraId="09D949FB" w14:textId="77777777" w:rsidR="00D84B6C" w:rsidRPr="00C936AB" w:rsidRDefault="00D84B6C" w:rsidP="00D84B6C">
      <w:pPr>
        <w:spacing w:before="120" w:after="120" w:line="360" w:lineRule="auto"/>
        <w:rPr>
          <w:rFonts w:ascii="Times New Roman" w:hAnsi="Times New Roman" w:cs="Times New Roman"/>
          <w:b/>
          <w:sz w:val="10"/>
          <w:szCs w:val="10"/>
        </w:rPr>
      </w:pPr>
    </w:p>
    <w:p w14:paraId="6FF7E970" w14:textId="7A0147E3"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IV.1.3.1- Principaux défis liés à la gestion des données</w:t>
      </w:r>
    </w:p>
    <w:p w14:paraId="14C363ED" w14:textId="77777777" w:rsidR="00D84B6C" w:rsidRDefault="00D84B6C" w:rsidP="00D84B6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Ici, on va mettre en évidence </w:t>
      </w:r>
      <w:r w:rsidRPr="00625B8F">
        <w:rPr>
          <w:rFonts w:ascii="Times New Roman" w:hAnsi="Times New Roman" w:cs="Times New Roman"/>
          <w:sz w:val="24"/>
          <w:szCs w:val="24"/>
        </w:rPr>
        <w:t xml:space="preserve">la fréquence des défis identifiés (adaptation aux évolutions réglementaires, coût élevé, sensibilisation interne) </w:t>
      </w:r>
      <w:r>
        <w:rPr>
          <w:rFonts w:ascii="Times New Roman" w:hAnsi="Times New Roman" w:cs="Times New Roman"/>
          <w:sz w:val="24"/>
          <w:szCs w:val="24"/>
        </w:rPr>
        <w:t>dans l’optique de</w:t>
      </w:r>
      <w:r w:rsidRPr="00625B8F">
        <w:rPr>
          <w:rFonts w:ascii="Times New Roman" w:hAnsi="Times New Roman" w:cs="Times New Roman"/>
          <w:sz w:val="24"/>
          <w:szCs w:val="24"/>
        </w:rPr>
        <w:t xml:space="preserve"> prioriser les problématiques majeures à résoudre.</w:t>
      </w:r>
      <w:r w:rsidRPr="00EF187E">
        <w:rPr>
          <w:rFonts w:ascii="Times New Roman" w:hAnsi="Times New Roman" w:cs="Times New Roman"/>
          <w:sz w:val="24"/>
          <w:szCs w:val="24"/>
        </w:rPr>
        <w:t xml:space="preserve"> </w:t>
      </w:r>
    </w:p>
    <w:p w14:paraId="26DD46DA"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625B8F">
        <w:rPr>
          <w:rFonts w:ascii="Times New Roman" w:hAnsi="Times New Roman" w:cs="Times New Roman"/>
          <w:sz w:val="24"/>
          <w:szCs w:val="24"/>
        </w:rPr>
        <w:t xml:space="preserve">Le graphique en barres horizontales </w:t>
      </w:r>
      <w:r>
        <w:rPr>
          <w:rFonts w:ascii="Times New Roman" w:hAnsi="Times New Roman" w:cs="Times New Roman"/>
          <w:sz w:val="24"/>
          <w:szCs w:val="24"/>
        </w:rPr>
        <w:t>(</w:t>
      </w:r>
      <w:r w:rsidRPr="00924690">
        <w:rPr>
          <w:rFonts w:ascii="Times New Roman" w:hAnsi="Times New Roman" w:cs="Times New Roman"/>
          <w:sz w:val="24"/>
          <w:szCs w:val="24"/>
        </w:rPr>
        <w:t>Graphique</w:t>
      </w:r>
      <w:r>
        <w:rPr>
          <w:rFonts w:ascii="Times New Roman" w:hAnsi="Times New Roman" w:cs="Times New Roman"/>
          <w:sz w:val="24"/>
          <w:szCs w:val="24"/>
        </w:rPr>
        <w:t xml:space="preserve"> a4) </w:t>
      </w:r>
      <w:r w:rsidRPr="00625B8F">
        <w:rPr>
          <w:rFonts w:ascii="Times New Roman" w:hAnsi="Times New Roman" w:cs="Times New Roman"/>
          <w:sz w:val="24"/>
          <w:szCs w:val="24"/>
        </w:rPr>
        <w:t xml:space="preserve">illustre la fréquence des principaux défis liés à la gestion des données. Il apparaît clairement que l’adaptation aux évolutions réglementaires et la sensibilisation des équipes internes sont les défis les plus cités, ce qui met en lumière l’importance de renforcer la formation et la réactivité face aux changements réglementaires. Par ailleurs, des aspects comme le coût élevé de la conformité et l’intégration des nouvelles technologies, bien que moins mentionnés, restent des obstacles significatifs pour </w:t>
      </w:r>
      <w:r w:rsidRPr="00625B8F">
        <w:rPr>
          <w:rFonts w:ascii="Times New Roman" w:hAnsi="Times New Roman" w:cs="Times New Roman"/>
          <w:sz w:val="24"/>
          <w:szCs w:val="24"/>
        </w:rPr>
        <w:lastRenderedPageBreak/>
        <w:t>certains répondants. Enfin, la présence de mentions plus spécifiques dans la catégorie "Autre" suggère des défis propres à certaines fonctions ou contextes. Ces résultats soulignent la nécessité d’une stratégie multidimensionnelle pour relever les différents enjeux, tout en priorisant les besoins les plus largement partagés.</w:t>
      </w:r>
    </w:p>
    <w:p w14:paraId="11F3E52D" w14:textId="77777777" w:rsidR="00D84B6C" w:rsidRPr="00C936AB" w:rsidRDefault="00D84B6C" w:rsidP="00D84B6C">
      <w:pPr>
        <w:spacing w:before="120" w:after="120" w:line="360" w:lineRule="auto"/>
        <w:rPr>
          <w:rFonts w:ascii="Times New Roman" w:hAnsi="Times New Roman" w:cs="Times New Roman"/>
          <w:sz w:val="12"/>
          <w:szCs w:val="12"/>
        </w:rPr>
      </w:pPr>
    </w:p>
    <w:p w14:paraId="08CE268A" w14:textId="6546B064" w:rsidR="00C936AB" w:rsidRDefault="00C936AB" w:rsidP="00C936AB">
      <w:pPr>
        <w:pStyle w:val="Lgende"/>
        <w:keepNext/>
        <w:ind w:firstLine="708"/>
        <w:jc w:val="left"/>
      </w:pPr>
      <w:bookmarkStart w:id="124" w:name="_Toc194307264"/>
      <w:bookmarkStart w:id="125" w:name="_Toc194307507"/>
      <w:r w:rsidRPr="00C936AB">
        <w:rPr>
          <w:rFonts w:eastAsiaTheme="minorHAnsi" w:cs="Times New Roman"/>
          <w:color w:val="auto"/>
          <w:sz w:val="24"/>
          <w:szCs w:val="24"/>
        </w:rPr>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6</w:t>
      </w:r>
      <w:r w:rsidRPr="00C936AB">
        <w:rPr>
          <w:rFonts w:eastAsiaTheme="minorHAnsi" w:cs="Times New Roman"/>
          <w:color w:val="auto"/>
          <w:sz w:val="24"/>
          <w:szCs w:val="24"/>
        </w:rPr>
        <w:fldChar w:fldCharType="end"/>
      </w:r>
      <w:r>
        <w:t xml:space="preserve"> </w:t>
      </w:r>
      <w:r w:rsidRPr="00C936AB">
        <w:rPr>
          <w:rFonts w:eastAsiaTheme="minorHAnsi" w:cs="Times New Roman"/>
          <w:b w:val="0"/>
          <w:bCs w:val="0"/>
          <w:color w:val="auto"/>
          <w:sz w:val="24"/>
          <w:szCs w:val="24"/>
        </w:rPr>
        <w:t>: Principaux défis liés à la gestion des données</w:t>
      </w:r>
      <w:bookmarkEnd w:id="124"/>
      <w:bookmarkEnd w:id="125"/>
    </w:p>
    <w:p w14:paraId="474B0FDB" w14:textId="77777777" w:rsidR="00824459" w:rsidRPr="00824459" w:rsidRDefault="00824459" w:rsidP="00D84B6C">
      <w:pPr>
        <w:spacing w:before="120" w:after="120" w:line="360" w:lineRule="auto"/>
        <w:rPr>
          <w:noProof/>
          <w:sz w:val="2"/>
          <w:szCs w:val="2"/>
          <w:lang w:eastAsia="fr-FR"/>
        </w:rPr>
      </w:pPr>
    </w:p>
    <w:p w14:paraId="58A07E2B" w14:textId="77BDCC14" w:rsidR="00D84B6C" w:rsidRPr="00924690" w:rsidRDefault="00D84B6C" w:rsidP="00D84B6C">
      <w:pPr>
        <w:spacing w:before="120" w:after="120" w:line="360" w:lineRule="auto"/>
        <w:rPr>
          <w:rFonts w:ascii="Times New Roman" w:hAnsi="Times New Roman" w:cs="Times New Roman"/>
          <w:sz w:val="24"/>
          <w:szCs w:val="24"/>
        </w:rPr>
      </w:pPr>
      <w:r>
        <w:rPr>
          <w:noProof/>
          <w:lang w:eastAsia="fr-FR"/>
        </w:rPr>
        <w:drawing>
          <wp:inline distT="0" distB="0" distL="0" distR="0" wp14:anchorId="379C847B" wp14:editId="276C1065">
            <wp:extent cx="5972810" cy="3396615"/>
            <wp:effectExtent l="0" t="0" r="0" b="0"/>
            <wp:docPr id="4" name="Image 4" descr="Une image contenant texte, capture d’écran, lign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 capture d’écran, ligne, Police&#10;&#10;Le contenu généré par l’IA peut être incorrect."/>
                    <pic:cNvPicPr/>
                  </pic:nvPicPr>
                  <pic:blipFill rotWithShape="1">
                    <a:blip r:embed="rId17"/>
                    <a:srcRect t="5109"/>
                    <a:stretch/>
                  </pic:blipFill>
                  <pic:spPr bwMode="auto">
                    <a:xfrm>
                      <a:off x="0" y="0"/>
                      <a:ext cx="5972810" cy="3396615"/>
                    </a:xfrm>
                    <a:prstGeom prst="rect">
                      <a:avLst/>
                    </a:prstGeom>
                    <a:ln>
                      <a:noFill/>
                    </a:ln>
                    <a:extLst>
                      <a:ext uri="{53640926-AAD7-44D8-BBD7-CCE9431645EC}">
                        <a14:shadowObscured xmlns:a14="http://schemas.microsoft.com/office/drawing/2010/main"/>
                      </a:ext>
                    </a:extLst>
                  </pic:spPr>
                </pic:pic>
              </a:graphicData>
            </a:graphic>
          </wp:inline>
        </w:drawing>
      </w:r>
    </w:p>
    <w:p w14:paraId="20150D44" w14:textId="77777777" w:rsidR="00D84B6C" w:rsidRDefault="00D84B6C" w:rsidP="00C936AB">
      <w:pPr>
        <w:spacing w:before="120" w:after="120" w:line="360" w:lineRule="auto"/>
        <w:ind w:firstLine="708"/>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62AAB4C8" w14:textId="77777777" w:rsidR="00D84B6C" w:rsidRPr="00C936AB" w:rsidRDefault="00D84B6C" w:rsidP="00D84B6C">
      <w:pPr>
        <w:spacing w:before="120" w:after="120" w:line="360" w:lineRule="auto"/>
        <w:ind w:firstLine="708"/>
        <w:rPr>
          <w:rFonts w:ascii="Times New Roman" w:hAnsi="Times New Roman" w:cs="Times New Roman"/>
          <w:sz w:val="10"/>
          <w:szCs w:val="10"/>
        </w:rPr>
      </w:pPr>
    </w:p>
    <w:p w14:paraId="49E636A5" w14:textId="1E2FBED0"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IV.1.3.2- Adoption des technologies avancées</w:t>
      </w:r>
    </w:p>
    <w:p w14:paraId="1FCB378D" w14:textId="77777777" w:rsidR="00D84B6C" w:rsidRDefault="00D84B6C" w:rsidP="00C936AB">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Cette sous-section se préoccupe de la compréhension du</w:t>
      </w:r>
      <w:r w:rsidRPr="008764CC">
        <w:rPr>
          <w:rFonts w:ascii="Times New Roman" w:hAnsi="Times New Roman" w:cs="Times New Roman"/>
          <w:sz w:val="24"/>
          <w:szCs w:val="24"/>
        </w:rPr>
        <w:t xml:space="preserve"> degré d’adoption des technologies comme la blockchain ou le chiffrement avancé dans l’entreprise, et </w:t>
      </w:r>
      <w:r>
        <w:rPr>
          <w:rFonts w:ascii="Times New Roman" w:hAnsi="Times New Roman" w:cs="Times New Roman"/>
          <w:sz w:val="24"/>
          <w:szCs w:val="24"/>
        </w:rPr>
        <w:t xml:space="preserve">de vérifier </w:t>
      </w:r>
      <w:r w:rsidRPr="008764CC">
        <w:rPr>
          <w:rFonts w:ascii="Times New Roman" w:hAnsi="Times New Roman" w:cs="Times New Roman"/>
          <w:sz w:val="24"/>
          <w:szCs w:val="24"/>
        </w:rPr>
        <w:t>s'il y a une différence de perception selon les profils ou fonctions.</w:t>
      </w:r>
    </w:p>
    <w:p w14:paraId="521EED5F" w14:textId="77777777" w:rsidR="00D84B6C" w:rsidRDefault="00D84B6C" w:rsidP="00C936AB">
      <w:pPr>
        <w:spacing w:before="120" w:after="120" w:line="360" w:lineRule="auto"/>
        <w:ind w:firstLine="708"/>
        <w:jc w:val="both"/>
        <w:rPr>
          <w:rFonts w:ascii="Times New Roman" w:hAnsi="Times New Roman" w:cs="Times New Roman"/>
          <w:sz w:val="24"/>
          <w:szCs w:val="24"/>
        </w:rPr>
      </w:pPr>
      <w:r w:rsidRPr="008764CC">
        <w:rPr>
          <w:rFonts w:ascii="Times New Roman" w:hAnsi="Times New Roman" w:cs="Times New Roman"/>
          <w:sz w:val="24"/>
          <w:szCs w:val="24"/>
        </w:rPr>
        <w:t xml:space="preserve">Le diagramme circulaire </w:t>
      </w:r>
      <w:r>
        <w:rPr>
          <w:rFonts w:ascii="Times New Roman" w:hAnsi="Times New Roman" w:cs="Times New Roman"/>
          <w:sz w:val="24"/>
          <w:szCs w:val="24"/>
        </w:rPr>
        <w:t>(</w:t>
      </w:r>
      <w:r w:rsidRPr="00924690">
        <w:rPr>
          <w:rFonts w:ascii="Times New Roman" w:hAnsi="Times New Roman" w:cs="Times New Roman"/>
          <w:sz w:val="24"/>
          <w:szCs w:val="24"/>
        </w:rPr>
        <w:t>Graphique</w:t>
      </w:r>
      <w:r>
        <w:rPr>
          <w:rFonts w:ascii="Times New Roman" w:hAnsi="Times New Roman" w:cs="Times New Roman"/>
          <w:sz w:val="24"/>
          <w:szCs w:val="24"/>
        </w:rPr>
        <w:t xml:space="preserve"> a5) </w:t>
      </w:r>
      <w:r w:rsidRPr="008764CC">
        <w:rPr>
          <w:rFonts w:ascii="Times New Roman" w:hAnsi="Times New Roman" w:cs="Times New Roman"/>
          <w:sz w:val="24"/>
          <w:szCs w:val="24"/>
        </w:rPr>
        <w:t xml:space="preserve">met en évidence l’adoption des technologies avancées (IA, blockchain, chiffrement avancé) parmi les répondants. Une majorité notable déclare que ces technologies sont déjà intégrées, reflétant un effort significatif vers l’innovation et la sécurisation des données. Cependant, une part non négligeable de répondants indique une méconnaissance à ce sujet ("Je ne sais pas"), ce qui suggère un manque de communication ou de sensibilisation interne sur les initiatives technologiques en cours. Par ailleurs, une minorité affirme que ces technologies ne sont pas encore adoptées, soulignant des opportunités </w:t>
      </w:r>
      <w:r w:rsidRPr="008764CC">
        <w:rPr>
          <w:rFonts w:ascii="Times New Roman" w:hAnsi="Times New Roman" w:cs="Times New Roman"/>
          <w:sz w:val="24"/>
          <w:szCs w:val="24"/>
        </w:rPr>
        <w:lastRenderedPageBreak/>
        <w:t xml:space="preserve">d'amélioration pour certaines branches ou équipes. </w:t>
      </w:r>
      <w:r w:rsidRPr="00C936AB">
        <w:rPr>
          <w:rFonts w:ascii="Times New Roman" w:hAnsi="Times New Roman" w:cs="Times New Roman"/>
          <w:sz w:val="24"/>
          <w:szCs w:val="24"/>
        </w:rPr>
        <w:t>Cette répartition souligne l'importance de renforcer la visibilité et l’utilisation de ces outils dans toute l’organisation</w:t>
      </w:r>
      <w:r w:rsidRPr="008764CC">
        <w:rPr>
          <w:rFonts w:ascii="Times New Roman" w:hAnsi="Times New Roman" w:cs="Times New Roman"/>
          <w:sz w:val="24"/>
          <w:szCs w:val="24"/>
        </w:rPr>
        <w:t xml:space="preserve">. ​ </w:t>
      </w:r>
    </w:p>
    <w:p w14:paraId="0785247D" w14:textId="77777777" w:rsidR="00D84B6C" w:rsidRPr="00C936AB" w:rsidRDefault="00D84B6C" w:rsidP="00D84B6C">
      <w:pPr>
        <w:spacing w:before="120" w:after="120" w:line="360" w:lineRule="auto"/>
        <w:rPr>
          <w:rFonts w:ascii="Times New Roman" w:hAnsi="Times New Roman" w:cs="Times New Roman"/>
          <w:sz w:val="12"/>
          <w:szCs w:val="12"/>
        </w:rPr>
      </w:pPr>
    </w:p>
    <w:p w14:paraId="3A113F8E" w14:textId="328097CE" w:rsidR="00C936AB" w:rsidRDefault="00C936AB" w:rsidP="00C936AB">
      <w:pPr>
        <w:pStyle w:val="Lgende"/>
        <w:keepNext/>
        <w:ind w:firstLine="708"/>
      </w:pPr>
      <w:bookmarkStart w:id="126" w:name="_Toc194307265"/>
      <w:bookmarkStart w:id="127" w:name="_Toc194307508"/>
      <w:r w:rsidRPr="00C936AB">
        <w:rPr>
          <w:rFonts w:eastAsiaTheme="minorHAnsi" w:cs="Times New Roman"/>
          <w:color w:val="auto"/>
          <w:sz w:val="24"/>
          <w:szCs w:val="24"/>
        </w:rPr>
        <w:t xml:space="preserve">Figure </w:t>
      </w:r>
      <w:r w:rsidRPr="00C936AB">
        <w:rPr>
          <w:rFonts w:eastAsiaTheme="minorHAnsi" w:cs="Times New Roman"/>
          <w:color w:val="auto"/>
          <w:sz w:val="24"/>
          <w:szCs w:val="24"/>
        </w:rPr>
        <w:fldChar w:fldCharType="begin"/>
      </w:r>
      <w:r w:rsidRPr="00C936AB">
        <w:rPr>
          <w:rFonts w:eastAsiaTheme="minorHAnsi" w:cs="Times New Roman"/>
          <w:color w:val="auto"/>
          <w:sz w:val="24"/>
          <w:szCs w:val="24"/>
        </w:rPr>
        <w:instrText xml:space="preserve"> SEQ Figure \* ARABIC </w:instrText>
      </w:r>
      <w:r w:rsidRPr="00C936AB">
        <w:rPr>
          <w:rFonts w:eastAsiaTheme="minorHAnsi" w:cs="Times New Roman"/>
          <w:color w:val="auto"/>
          <w:sz w:val="24"/>
          <w:szCs w:val="24"/>
        </w:rPr>
        <w:fldChar w:fldCharType="separate"/>
      </w:r>
      <w:r w:rsidR="00BA3FC7">
        <w:rPr>
          <w:rFonts w:eastAsiaTheme="minorHAnsi" w:cs="Times New Roman"/>
          <w:noProof/>
          <w:color w:val="auto"/>
          <w:sz w:val="24"/>
          <w:szCs w:val="24"/>
        </w:rPr>
        <w:t>7</w:t>
      </w:r>
      <w:r w:rsidRPr="00C936AB">
        <w:rPr>
          <w:rFonts w:eastAsiaTheme="minorHAnsi" w:cs="Times New Roman"/>
          <w:color w:val="auto"/>
          <w:sz w:val="24"/>
          <w:szCs w:val="24"/>
        </w:rPr>
        <w:fldChar w:fldCharType="end"/>
      </w:r>
      <w:r w:rsidRPr="00C936AB">
        <w:rPr>
          <w:rFonts w:eastAsiaTheme="minorHAnsi" w:cs="Times New Roman"/>
          <w:b w:val="0"/>
          <w:bCs w:val="0"/>
          <w:color w:val="auto"/>
          <w:sz w:val="24"/>
          <w:szCs w:val="24"/>
        </w:rPr>
        <w:t>: Adoption des technologies avancées</w:t>
      </w:r>
      <w:bookmarkEnd w:id="126"/>
      <w:bookmarkEnd w:id="127"/>
    </w:p>
    <w:p w14:paraId="31A03265" w14:textId="77777777" w:rsidR="00D84B6C" w:rsidRDefault="00D84B6C" w:rsidP="00D84B6C">
      <w:pPr>
        <w:spacing w:before="120" w:after="120" w:line="360" w:lineRule="auto"/>
        <w:jc w:val="center"/>
        <w:rPr>
          <w:rFonts w:ascii="Times New Roman" w:hAnsi="Times New Roman" w:cs="Times New Roman"/>
          <w:b/>
          <w:bCs/>
          <w:sz w:val="24"/>
          <w:szCs w:val="24"/>
        </w:rPr>
      </w:pPr>
      <w:r>
        <w:rPr>
          <w:noProof/>
          <w:lang w:eastAsia="fr-FR"/>
        </w:rPr>
        <w:drawing>
          <wp:inline distT="0" distB="0" distL="0" distR="0" wp14:anchorId="4E7A075C" wp14:editId="54FA990A">
            <wp:extent cx="3076575" cy="2727430"/>
            <wp:effectExtent l="0" t="0" r="0" b="0"/>
            <wp:docPr id="5" name="Image 5"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 diagramme, capture d’écran, cercle&#10;&#10;Le contenu généré par l’IA peut être incorrect."/>
                    <pic:cNvPicPr/>
                  </pic:nvPicPr>
                  <pic:blipFill rotWithShape="1">
                    <a:blip r:embed="rId18"/>
                    <a:srcRect t="7795"/>
                    <a:stretch/>
                  </pic:blipFill>
                  <pic:spPr bwMode="auto">
                    <a:xfrm>
                      <a:off x="0" y="0"/>
                      <a:ext cx="3096736" cy="2745303"/>
                    </a:xfrm>
                    <a:prstGeom prst="rect">
                      <a:avLst/>
                    </a:prstGeom>
                    <a:ln>
                      <a:noFill/>
                    </a:ln>
                    <a:extLst>
                      <a:ext uri="{53640926-AAD7-44D8-BBD7-CCE9431645EC}">
                        <a14:shadowObscured xmlns:a14="http://schemas.microsoft.com/office/drawing/2010/main"/>
                      </a:ext>
                    </a:extLst>
                  </pic:spPr>
                </pic:pic>
              </a:graphicData>
            </a:graphic>
          </wp:inline>
        </w:drawing>
      </w:r>
    </w:p>
    <w:p w14:paraId="69BA0AF4" w14:textId="77777777" w:rsidR="00D84B6C" w:rsidRDefault="00D84B6C" w:rsidP="00BA4F58">
      <w:pPr>
        <w:spacing w:before="120" w:after="120" w:line="360" w:lineRule="auto"/>
        <w:ind w:firstLine="708"/>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214330AC" w14:textId="77777777" w:rsidR="00D84B6C" w:rsidRPr="00BA4F58" w:rsidRDefault="00D84B6C" w:rsidP="00D84B6C">
      <w:pPr>
        <w:spacing w:before="120" w:after="120" w:line="360" w:lineRule="auto"/>
        <w:ind w:firstLine="708"/>
        <w:rPr>
          <w:rFonts w:ascii="Times New Roman" w:hAnsi="Times New Roman" w:cs="Times New Roman"/>
          <w:b/>
          <w:sz w:val="10"/>
          <w:szCs w:val="10"/>
        </w:rPr>
      </w:pPr>
    </w:p>
    <w:p w14:paraId="29AEFDE5" w14:textId="28B7E20B"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IV.1.3.3- Impact des technologies sur la réduction des incidents</w:t>
      </w:r>
    </w:p>
    <w:p w14:paraId="394EF1A4" w14:textId="77777777" w:rsidR="00D84B6C" w:rsidRDefault="00D84B6C" w:rsidP="00D84B6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ce niveau, i</w:t>
      </w:r>
      <w:r w:rsidRPr="004B67F1">
        <w:rPr>
          <w:rFonts w:ascii="Times New Roman" w:hAnsi="Times New Roman" w:cs="Times New Roman"/>
          <w:sz w:val="24"/>
          <w:szCs w:val="24"/>
        </w:rPr>
        <w:t xml:space="preserve">l sera question </w:t>
      </w:r>
      <w:r>
        <w:rPr>
          <w:rFonts w:ascii="Times New Roman" w:hAnsi="Times New Roman" w:cs="Times New Roman"/>
          <w:sz w:val="24"/>
          <w:szCs w:val="24"/>
        </w:rPr>
        <w:t>d’i</w:t>
      </w:r>
      <w:r w:rsidRPr="004B67F1">
        <w:rPr>
          <w:rFonts w:ascii="Times New Roman" w:hAnsi="Times New Roman" w:cs="Times New Roman"/>
          <w:sz w:val="24"/>
          <w:szCs w:val="24"/>
        </w:rPr>
        <w:t xml:space="preserve">dentifier quelles technologies (blockchain, chiffrement, anonymisation) sont perçues comme les plus efficaces pour réduire les risques de violations de données. </w:t>
      </w:r>
    </w:p>
    <w:p w14:paraId="2498E3F1"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4B67F1">
        <w:rPr>
          <w:rFonts w:ascii="Times New Roman" w:hAnsi="Times New Roman" w:cs="Times New Roman"/>
          <w:sz w:val="24"/>
          <w:szCs w:val="24"/>
        </w:rPr>
        <w:t xml:space="preserve">Le diagramme à barres empilées </w:t>
      </w:r>
      <w:r>
        <w:rPr>
          <w:rFonts w:ascii="Times New Roman" w:hAnsi="Times New Roman" w:cs="Times New Roman"/>
          <w:sz w:val="24"/>
          <w:szCs w:val="24"/>
        </w:rPr>
        <w:t>(</w:t>
      </w:r>
      <w:r w:rsidRPr="00924690">
        <w:rPr>
          <w:rFonts w:ascii="Times New Roman" w:hAnsi="Times New Roman" w:cs="Times New Roman"/>
          <w:sz w:val="24"/>
          <w:szCs w:val="24"/>
        </w:rPr>
        <w:t>Graphique</w:t>
      </w:r>
      <w:r>
        <w:rPr>
          <w:rFonts w:ascii="Times New Roman" w:hAnsi="Times New Roman" w:cs="Times New Roman"/>
          <w:sz w:val="24"/>
          <w:szCs w:val="24"/>
        </w:rPr>
        <w:t xml:space="preserve"> a6) </w:t>
      </w:r>
      <w:r w:rsidRPr="004B67F1">
        <w:rPr>
          <w:rFonts w:ascii="Times New Roman" w:hAnsi="Times New Roman" w:cs="Times New Roman"/>
          <w:sz w:val="24"/>
          <w:szCs w:val="24"/>
        </w:rPr>
        <w:t xml:space="preserve">met en évidence l’impact des différentes technologies sur la réduction des incidents de données. Il apparaît que le chiffrement avancé est perçu comme ayant un effet plus homogène, avec une majorité de réponses "Oui" et "Neutre", reflétant son rôle central dans la sécurisation des données. En revanche, la blockchain, bien qu’identifiée comme impactante, est associée à une proportion non négligeable de réponses "Non", ce qui pourrait indiquer une adoption partielle ou des limites dans son implémentation. Enfin, l’anonymisation, bien que moins fréquemment citée, présente une répartition équilibrée entre ses impacts perçus. Ces résultats suggèrent que, bien que les technologies avancées contribuent globalement à la réduction des incidents, leur efficacité perçue varie selon le type de technologie, mettant en lumière des marges d'amélioration potentielles. ​ </w:t>
      </w:r>
    </w:p>
    <w:p w14:paraId="6A3C640E" w14:textId="198C1490" w:rsidR="00BA4F58" w:rsidRDefault="00BA4F58" w:rsidP="00BA4F58">
      <w:pPr>
        <w:pStyle w:val="Lgende"/>
        <w:keepNext/>
        <w:ind w:firstLine="708"/>
      </w:pPr>
      <w:bookmarkStart w:id="128" w:name="_Toc194307266"/>
      <w:bookmarkStart w:id="129" w:name="_Toc194307509"/>
      <w:r w:rsidRPr="00BA4F58">
        <w:rPr>
          <w:rFonts w:eastAsiaTheme="minorHAnsi" w:cs="Times New Roman"/>
          <w:color w:val="auto"/>
          <w:sz w:val="24"/>
          <w:szCs w:val="24"/>
        </w:rPr>
        <w:lastRenderedPageBreak/>
        <w:t xml:space="preserve">Figure </w:t>
      </w:r>
      <w:r w:rsidRPr="00BA4F58">
        <w:rPr>
          <w:rFonts w:eastAsiaTheme="minorHAnsi" w:cs="Times New Roman"/>
          <w:color w:val="auto"/>
          <w:sz w:val="24"/>
          <w:szCs w:val="24"/>
        </w:rPr>
        <w:fldChar w:fldCharType="begin"/>
      </w:r>
      <w:r w:rsidRPr="00BA4F58">
        <w:rPr>
          <w:rFonts w:eastAsiaTheme="minorHAnsi" w:cs="Times New Roman"/>
          <w:color w:val="auto"/>
          <w:sz w:val="24"/>
          <w:szCs w:val="24"/>
        </w:rPr>
        <w:instrText xml:space="preserve"> SEQ Figure \* ARABIC </w:instrText>
      </w:r>
      <w:r w:rsidRPr="00BA4F58">
        <w:rPr>
          <w:rFonts w:eastAsiaTheme="minorHAnsi" w:cs="Times New Roman"/>
          <w:color w:val="auto"/>
          <w:sz w:val="24"/>
          <w:szCs w:val="24"/>
        </w:rPr>
        <w:fldChar w:fldCharType="separate"/>
      </w:r>
      <w:r w:rsidR="00BA3FC7">
        <w:rPr>
          <w:rFonts w:eastAsiaTheme="minorHAnsi" w:cs="Times New Roman"/>
          <w:noProof/>
          <w:color w:val="auto"/>
          <w:sz w:val="24"/>
          <w:szCs w:val="24"/>
        </w:rPr>
        <w:t>8</w:t>
      </w:r>
      <w:r w:rsidRPr="00BA4F58">
        <w:rPr>
          <w:rFonts w:eastAsiaTheme="minorHAnsi" w:cs="Times New Roman"/>
          <w:color w:val="auto"/>
          <w:sz w:val="24"/>
          <w:szCs w:val="24"/>
        </w:rPr>
        <w:fldChar w:fldCharType="end"/>
      </w:r>
      <w:r>
        <w:t> </w:t>
      </w:r>
      <w:r w:rsidRPr="00BA4F58">
        <w:rPr>
          <w:rFonts w:eastAsiaTheme="minorHAnsi" w:cs="Times New Roman"/>
          <w:b w:val="0"/>
          <w:bCs w:val="0"/>
          <w:color w:val="auto"/>
          <w:sz w:val="24"/>
          <w:szCs w:val="24"/>
        </w:rPr>
        <w:t>: Impact des technologies sur la réduction des incidents</w:t>
      </w:r>
      <w:bookmarkEnd w:id="128"/>
      <w:bookmarkEnd w:id="129"/>
    </w:p>
    <w:p w14:paraId="1D90BADD" w14:textId="77777777" w:rsidR="00D84B6C" w:rsidRDefault="00D84B6C" w:rsidP="00D84B6C">
      <w:pPr>
        <w:spacing w:before="120" w:after="120" w:line="360" w:lineRule="auto"/>
        <w:jc w:val="center"/>
        <w:rPr>
          <w:rFonts w:ascii="Times New Roman" w:hAnsi="Times New Roman" w:cs="Times New Roman"/>
          <w:b/>
          <w:bCs/>
          <w:sz w:val="24"/>
          <w:szCs w:val="24"/>
        </w:rPr>
      </w:pPr>
      <w:r>
        <w:rPr>
          <w:noProof/>
          <w:lang w:eastAsia="fr-FR"/>
        </w:rPr>
        <w:drawing>
          <wp:inline distT="0" distB="0" distL="0" distR="0" wp14:anchorId="551EBB74" wp14:editId="53B60099">
            <wp:extent cx="5207635" cy="2896216"/>
            <wp:effectExtent l="0" t="0" r="0" b="0"/>
            <wp:docPr id="6" name="Image 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 capture d’écran, diagramme, ligne&#10;&#10;Le contenu généré par l’IA peut être incorrect."/>
                    <pic:cNvPicPr/>
                  </pic:nvPicPr>
                  <pic:blipFill rotWithShape="1">
                    <a:blip r:embed="rId19"/>
                    <a:srcRect t="4957"/>
                    <a:stretch/>
                  </pic:blipFill>
                  <pic:spPr bwMode="auto">
                    <a:xfrm>
                      <a:off x="0" y="0"/>
                      <a:ext cx="5226788" cy="2906868"/>
                    </a:xfrm>
                    <a:prstGeom prst="rect">
                      <a:avLst/>
                    </a:prstGeom>
                    <a:ln>
                      <a:noFill/>
                    </a:ln>
                    <a:extLst>
                      <a:ext uri="{53640926-AAD7-44D8-BBD7-CCE9431645EC}">
                        <a14:shadowObscured xmlns:a14="http://schemas.microsoft.com/office/drawing/2010/main"/>
                      </a:ext>
                    </a:extLst>
                  </pic:spPr>
                </pic:pic>
              </a:graphicData>
            </a:graphic>
          </wp:inline>
        </w:drawing>
      </w:r>
    </w:p>
    <w:p w14:paraId="545D6A5B" w14:textId="77777777" w:rsidR="00D84B6C" w:rsidRDefault="00D84B6C" w:rsidP="00BA4F58">
      <w:pPr>
        <w:spacing w:before="120" w:after="120" w:line="360" w:lineRule="auto"/>
        <w:ind w:firstLine="708"/>
        <w:rPr>
          <w:rFonts w:ascii="Times New Roman" w:hAnsi="Times New Roman" w:cs="Times New Roman"/>
          <w:sz w:val="24"/>
          <w:szCs w:val="24"/>
        </w:rPr>
      </w:pPr>
      <w:r w:rsidRPr="00E156CC">
        <w:rPr>
          <w:rFonts w:ascii="Times New Roman" w:hAnsi="Times New Roman" w:cs="Times New Roman"/>
          <w:b/>
          <w:bCs/>
          <w:sz w:val="24"/>
          <w:szCs w:val="24"/>
        </w:rPr>
        <w:t xml:space="preserve">Source : </w:t>
      </w:r>
      <w:r w:rsidRPr="00E156CC">
        <w:rPr>
          <w:rFonts w:ascii="Times New Roman" w:hAnsi="Times New Roman" w:cs="Times New Roman"/>
          <w:sz w:val="24"/>
          <w:szCs w:val="24"/>
        </w:rPr>
        <w:t>Données de l’enquête quantitative.</w:t>
      </w:r>
    </w:p>
    <w:p w14:paraId="740F8EA3" w14:textId="77777777" w:rsidR="00BA4F58" w:rsidRPr="00BA4F58" w:rsidRDefault="00BA4F58" w:rsidP="00BA4F58">
      <w:pPr>
        <w:spacing w:before="120" w:after="120" w:line="360" w:lineRule="auto"/>
        <w:ind w:firstLine="708"/>
        <w:rPr>
          <w:rFonts w:ascii="Times New Roman" w:hAnsi="Times New Roman" w:cs="Times New Roman"/>
          <w:sz w:val="12"/>
          <w:szCs w:val="12"/>
        </w:rPr>
      </w:pPr>
    </w:p>
    <w:p w14:paraId="1EC5F622" w14:textId="3167877B" w:rsidR="00D84B6C" w:rsidRPr="0021459B" w:rsidRDefault="00D84B6C" w:rsidP="0021459B">
      <w:pPr>
        <w:pStyle w:val="Titre3"/>
        <w:spacing w:after="120"/>
        <w:rPr>
          <w:rFonts w:ascii="Times New Roman" w:hAnsi="Times New Roman" w:cs="Times New Roman"/>
          <w:b/>
          <w:color w:val="auto"/>
        </w:rPr>
      </w:pPr>
      <w:bookmarkStart w:id="130" w:name="_Toc194255056"/>
      <w:r w:rsidRPr="0021459B">
        <w:rPr>
          <w:rFonts w:ascii="Times New Roman" w:hAnsi="Times New Roman" w:cs="Times New Roman"/>
          <w:b/>
          <w:color w:val="auto"/>
        </w:rPr>
        <w:t>IV.1.4- Performances marketing et gestion des données</w:t>
      </w:r>
      <w:bookmarkEnd w:id="130"/>
    </w:p>
    <w:p w14:paraId="2B803E5C" w14:textId="77777777" w:rsidR="00D84B6C" w:rsidRPr="00D21A27" w:rsidRDefault="00D84B6C" w:rsidP="00BA4F58">
      <w:pPr>
        <w:spacing w:before="120" w:after="120" w:line="360" w:lineRule="auto"/>
        <w:ind w:firstLine="708"/>
        <w:jc w:val="both"/>
        <w:rPr>
          <w:rFonts w:ascii="Times New Roman" w:hAnsi="Times New Roman" w:cs="Times New Roman"/>
          <w:sz w:val="24"/>
          <w:szCs w:val="24"/>
        </w:rPr>
      </w:pPr>
      <w:r w:rsidRPr="00D21A27">
        <w:rPr>
          <w:rFonts w:ascii="Times New Roman" w:hAnsi="Times New Roman" w:cs="Times New Roman"/>
          <w:sz w:val="24"/>
          <w:szCs w:val="24"/>
        </w:rPr>
        <w:t>Le lien entre la gestion des données et les performances marketing est au cœur de l’analyse. Cette section examine l’impact des pratiques RGPD sur la personnalisation, l’efficacité des campagnes, et la satisfaction client. Elle compare également l’efficacité des campagnes selon leur niveau de personnalisation, tout en tenant compte de l’expérience des répondants en fonction de leur ancienneté. L’objectif est de démontrer comment une gestion rigoureuse et conforme des données peut devenir un atout stratégique pour améliorer les performances marketing.</w:t>
      </w:r>
    </w:p>
    <w:p w14:paraId="71E51840" w14:textId="6BC53819" w:rsidR="00D84B6C" w:rsidRPr="0021459B" w:rsidRDefault="00D84B6C" w:rsidP="00BA4F58">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IV.1.4.1- Influence des pratiques RGPD sur les performances marketing</w:t>
      </w:r>
    </w:p>
    <w:p w14:paraId="7CE03E5E" w14:textId="77777777" w:rsidR="00D84B6C" w:rsidRDefault="00D84B6C" w:rsidP="00BA4F58">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On va dans cette sous-partie </w:t>
      </w:r>
      <w:r w:rsidRPr="00815C37">
        <w:rPr>
          <w:rFonts w:ascii="Times New Roman" w:hAnsi="Times New Roman" w:cs="Times New Roman"/>
          <w:sz w:val="24"/>
          <w:szCs w:val="24"/>
        </w:rPr>
        <w:t>évaluer les corrélations entre les pratiques RGPD et leurs retombées sur différents aspects de la performance marketing.</w:t>
      </w:r>
      <w:r w:rsidRPr="004B67F1">
        <w:rPr>
          <w:rFonts w:ascii="Times New Roman" w:hAnsi="Times New Roman" w:cs="Times New Roman"/>
          <w:sz w:val="24"/>
          <w:szCs w:val="24"/>
        </w:rPr>
        <w:t xml:space="preserve"> </w:t>
      </w:r>
    </w:p>
    <w:p w14:paraId="41C58460" w14:textId="4AD4800B" w:rsidR="00D84B6C" w:rsidRDefault="00D84B6C" w:rsidP="00BA4F58">
      <w:pPr>
        <w:spacing w:before="120" w:after="120" w:line="360" w:lineRule="auto"/>
        <w:ind w:firstLine="708"/>
        <w:jc w:val="both"/>
        <w:rPr>
          <w:rFonts w:ascii="Times New Roman" w:hAnsi="Times New Roman" w:cs="Times New Roman"/>
          <w:sz w:val="24"/>
          <w:szCs w:val="24"/>
        </w:rPr>
      </w:pPr>
      <w:r w:rsidRPr="00815C37">
        <w:rPr>
          <w:rFonts w:ascii="Times New Roman" w:hAnsi="Times New Roman" w:cs="Times New Roman"/>
          <w:sz w:val="24"/>
          <w:szCs w:val="24"/>
        </w:rPr>
        <w:t>Le graphique en lign</w:t>
      </w:r>
      <w:r w:rsidR="00170145">
        <w:rPr>
          <w:rFonts w:ascii="Times New Roman" w:hAnsi="Times New Roman" w:cs="Times New Roman"/>
          <w:sz w:val="24"/>
          <w:szCs w:val="24"/>
        </w:rPr>
        <w:t xml:space="preserve">e </w:t>
      </w:r>
      <w:r>
        <w:rPr>
          <w:rFonts w:ascii="Times New Roman" w:hAnsi="Times New Roman" w:cs="Times New Roman"/>
          <w:sz w:val="24"/>
          <w:szCs w:val="24"/>
        </w:rPr>
        <w:t>(</w:t>
      </w:r>
      <w:r w:rsidRPr="00815C37">
        <w:rPr>
          <w:rFonts w:ascii="Times New Roman" w:hAnsi="Times New Roman" w:cs="Times New Roman"/>
          <w:sz w:val="24"/>
          <w:szCs w:val="24"/>
        </w:rPr>
        <w:t>Graphique a</w:t>
      </w:r>
      <w:r>
        <w:rPr>
          <w:rFonts w:ascii="Times New Roman" w:hAnsi="Times New Roman" w:cs="Times New Roman"/>
          <w:sz w:val="24"/>
          <w:szCs w:val="24"/>
        </w:rPr>
        <w:t>7)</w:t>
      </w:r>
      <w:r w:rsidRPr="00815C37">
        <w:rPr>
          <w:rFonts w:ascii="Times New Roman" w:hAnsi="Times New Roman" w:cs="Times New Roman"/>
          <w:sz w:val="24"/>
          <w:szCs w:val="24"/>
        </w:rPr>
        <w:t xml:space="preserve"> montre l’influence moyenne perçue des pratiques RGPD sur différents aspects des performances marketing. La personnalisation des campagnes et la satisfaction client obtiennent les scores les plus élevés, suggérant qu’elles sont particulièrement renforcées par des pratiques conformes. À l’inverse, l’efficacité des campagnes et la fidélité client affichent des scores légèrement inférieurs, indiquant une influence positive mais potentiellement plus indirecte. Ces résultats mettent en évidence que, bien que les pratiques RGPD contribuent globalement à améliorer les performances marketing, leur impact est différencié selon les dimensions, ce qui pourrait guider des ajustements stratégiques pour maximiser les résultats. </w:t>
      </w:r>
    </w:p>
    <w:p w14:paraId="12981238" w14:textId="6B1B7BB6" w:rsidR="00BA4F58" w:rsidRDefault="00BA4F58" w:rsidP="00BA4F58">
      <w:pPr>
        <w:pStyle w:val="Lgende"/>
        <w:keepNext/>
        <w:ind w:firstLine="708"/>
      </w:pPr>
      <w:bookmarkStart w:id="131" w:name="_Toc194307267"/>
      <w:bookmarkStart w:id="132" w:name="_Toc194307510"/>
      <w:r w:rsidRPr="00BA4F58">
        <w:rPr>
          <w:rFonts w:eastAsiaTheme="minorHAnsi" w:cs="Times New Roman"/>
          <w:color w:val="auto"/>
          <w:sz w:val="24"/>
          <w:szCs w:val="24"/>
        </w:rPr>
        <w:lastRenderedPageBreak/>
        <w:t xml:space="preserve">Figure </w:t>
      </w:r>
      <w:r w:rsidRPr="00BA4F58">
        <w:rPr>
          <w:rFonts w:eastAsiaTheme="minorHAnsi" w:cs="Times New Roman"/>
          <w:color w:val="auto"/>
          <w:sz w:val="24"/>
          <w:szCs w:val="24"/>
        </w:rPr>
        <w:fldChar w:fldCharType="begin"/>
      </w:r>
      <w:r w:rsidRPr="00BA4F58">
        <w:rPr>
          <w:rFonts w:eastAsiaTheme="minorHAnsi" w:cs="Times New Roman"/>
          <w:color w:val="auto"/>
          <w:sz w:val="24"/>
          <w:szCs w:val="24"/>
        </w:rPr>
        <w:instrText xml:space="preserve"> SEQ Figure \* ARABIC </w:instrText>
      </w:r>
      <w:r w:rsidRPr="00BA4F58">
        <w:rPr>
          <w:rFonts w:eastAsiaTheme="minorHAnsi" w:cs="Times New Roman"/>
          <w:color w:val="auto"/>
          <w:sz w:val="24"/>
          <w:szCs w:val="24"/>
        </w:rPr>
        <w:fldChar w:fldCharType="separate"/>
      </w:r>
      <w:r w:rsidR="00BA3FC7">
        <w:rPr>
          <w:rFonts w:eastAsiaTheme="minorHAnsi" w:cs="Times New Roman"/>
          <w:noProof/>
          <w:color w:val="auto"/>
          <w:sz w:val="24"/>
          <w:szCs w:val="24"/>
        </w:rPr>
        <w:t>9</w:t>
      </w:r>
      <w:r w:rsidRPr="00BA4F58">
        <w:rPr>
          <w:rFonts w:eastAsiaTheme="minorHAnsi" w:cs="Times New Roman"/>
          <w:color w:val="auto"/>
          <w:sz w:val="24"/>
          <w:szCs w:val="24"/>
        </w:rPr>
        <w:fldChar w:fldCharType="end"/>
      </w:r>
      <w:r>
        <w:rPr>
          <w:rFonts w:eastAsiaTheme="minorHAnsi" w:cs="Times New Roman"/>
          <w:color w:val="auto"/>
          <w:sz w:val="24"/>
          <w:szCs w:val="24"/>
        </w:rPr>
        <w:t xml:space="preserve"> </w:t>
      </w:r>
      <w:r w:rsidRPr="00BA4F58">
        <w:rPr>
          <w:rFonts w:eastAsiaTheme="minorHAnsi" w:cs="Times New Roman"/>
          <w:b w:val="0"/>
          <w:bCs w:val="0"/>
          <w:color w:val="auto"/>
          <w:sz w:val="24"/>
          <w:szCs w:val="24"/>
        </w:rPr>
        <w:t>: Influence des pratiques RGPD sur les performances marketing</w:t>
      </w:r>
      <w:bookmarkEnd w:id="131"/>
      <w:bookmarkEnd w:id="132"/>
    </w:p>
    <w:p w14:paraId="6F8F4465" w14:textId="77777777" w:rsidR="00D84B6C" w:rsidRDefault="00D84B6C" w:rsidP="00D84B6C">
      <w:pPr>
        <w:spacing w:before="120" w:after="120" w:line="360" w:lineRule="auto"/>
        <w:ind w:firstLine="708"/>
        <w:jc w:val="center"/>
        <w:rPr>
          <w:rFonts w:ascii="Times New Roman" w:hAnsi="Times New Roman" w:cs="Times New Roman"/>
          <w:b/>
          <w:bCs/>
          <w:sz w:val="24"/>
          <w:szCs w:val="24"/>
        </w:rPr>
      </w:pPr>
      <w:r>
        <w:rPr>
          <w:noProof/>
          <w:lang w:eastAsia="fr-FR"/>
        </w:rPr>
        <w:drawing>
          <wp:inline distT="0" distB="0" distL="0" distR="0" wp14:anchorId="7B259C1A" wp14:editId="6218A30A">
            <wp:extent cx="5016711" cy="2921911"/>
            <wp:effectExtent l="0" t="0" r="0" b="0"/>
            <wp:docPr id="7" name="Image 7"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 ligne, diagramme, Tracé&#10;&#10;Le contenu généré par l’IA peut être incorrect."/>
                    <pic:cNvPicPr/>
                  </pic:nvPicPr>
                  <pic:blipFill rotWithShape="1">
                    <a:blip r:embed="rId20"/>
                    <a:srcRect t="6608"/>
                    <a:stretch/>
                  </pic:blipFill>
                  <pic:spPr bwMode="auto">
                    <a:xfrm>
                      <a:off x="0" y="0"/>
                      <a:ext cx="5025684" cy="2927137"/>
                    </a:xfrm>
                    <a:prstGeom prst="rect">
                      <a:avLst/>
                    </a:prstGeom>
                    <a:ln>
                      <a:noFill/>
                    </a:ln>
                    <a:extLst>
                      <a:ext uri="{53640926-AAD7-44D8-BBD7-CCE9431645EC}">
                        <a14:shadowObscured xmlns:a14="http://schemas.microsoft.com/office/drawing/2010/main"/>
                      </a:ext>
                    </a:extLst>
                  </pic:spPr>
                </pic:pic>
              </a:graphicData>
            </a:graphic>
          </wp:inline>
        </w:drawing>
      </w:r>
    </w:p>
    <w:p w14:paraId="663FC25D" w14:textId="77777777" w:rsidR="00D84B6C" w:rsidRPr="00815C37"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815C37">
        <w:rPr>
          <w:rFonts w:ascii="Times New Roman" w:hAnsi="Times New Roman" w:cs="Times New Roman"/>
          <w:sz w:val="24"/>
          <w:szCs w:val="24"/>
        </w:rPr>
        <w:t>Données de l’enquête quantitative.</w:t>
      </w:r>
    </w:p>
    <w:p w14:paraId="37104460" w14:textId="77777777" w:rsidR="00D84B6C" w:rsidRPr="00BA4F58" w:rsidRDefault="00D84B6C" w:rsidP="00D84B6C">
      <w:pPr>
        <w:spacing w:before="120" w:after="120" w:line="360" w:lineRule="auto"/>
        <w:ind w:firstLine="708"/>
        <w:rPr>
          <w:rFonts w:ascii="Times New Roman" w:hAnsi="Times New Roman" w:cs="Times New Roman"/>
          <w:b/>
          <w:sz w:val="14"/>
          <w:szCs w:val="14"/>
        </w:rPr>
      </w:pPr>
    </w:p>
    <w:p w14:paraId="061BE182" w14:textId="5541084E"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IV.1.4.2- Comparaison de l'efficacité des campagnes selon la personnalisation</w:t>
      </w:r>
    </w:p>
    <w:p w14:paraId="76A6E867" w14:textId="77777777" w:rsidR="00D84B6C" w:rsidRPr="00603E89" w:rsidRDefault="00D84B6C" w:rsidP="00D84B6C">
      <w:pPr>
        <w:spacing w:before="120" w:after="120" w:line="360" w:lineRule="auto"/>
        <w:ind w:firstLine="708"/>
        <w:jc w:val="both"/>
        <w:rPr>
          <w:rFonts w:ascii="Times New Roman" w:hAnsi="Times New Roman" w:cs="Times New Roman"/>
          <w:sz w:val="24"/>
          <w:szCs w:val="24"/>
        </w:rPr>
      </w:pPr>
      <w:r w:rsidRPr="00603E89">
        <w:rPr>
          <w:rFonts w:ascii="Times New Roman" w:hAnsi="Times New Roman" w:cs="Times New Roman"/>
          <w:sz w:val="24"/>
          <w:szCs w:val="24"/>
        </w:rPr>
        <w:t xml:space="preserve">Il sera question </w:t>
      </w:r>
      <w:r>
        <w:rPr>
          <w:rFonts w:ascii="Times New Roman" w:hAnsi="Times New Roman" w:cs="Times New Roman"/>
          <w:sz w:val="24"/>
          <w:szCs w:val="24"/>
        </w:rPr>
        <w:t>de t</w:t>
      </w:r>
      <w:r w:rsidRPr="00603E89">
        <w:rPr>
          <w:rFonts w:ascii="Times New Roman" w:hAnsi="Times New Roman" w:cs="Times New Roman"/>
          <w:sz w:val="24"/>
          <w:szCs w:val="24"/>
        </w:rPr>
        <w:t>ester si un haut niveau de personnalisation améliore significativement les taux de conversion et la satisfaction client, validant H2.</w:t>
      </w:r>
    </w:p>
    <w:p w14:paraId="7C2EAFC0"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603E89">
        <w:rPr>
          <w:rFonts w:ascii="Times New Roman" w:hAnsi="Times New Roman" w:cs="Times New Roman"/>
          <w:sz w:val="24"/>
          <w:szCs w:val="24"/>
        </w:rPr>
        <w:t xml:space="preserve">Le graphique en barres </w:t>
      </w:r>
      <w:r>
        <w:rPr>
          <w:rFonts w:ascii="Times New Roman" w:hAnsi="Times New Roman" w:cs="Times New Roman"/>
          <w:sz w:val="24"/>
          <w:szCs w:val="24"/>
        </w:rPr>
        <w:t>(</w:t>
      </w:r>
      <w:r w:rsidRPr="00815C37">
        <w:rPr>
          <w:rFonts w:ascii="Times New Roman" w:hAnsi="Times New Roman" w:cs="Times New Roman"/>
          <w:sz w:val="24"/>
          <w:szCs w:val="24"/>
        </w:rPr>
        <w:t>Graphique a</w:t>
      </w:r>
      <w:r>
        <w:rPr>
          <w:rFonts w:ascii="Times New Roman" w:hAnsi="Times New Roman" w:cs="Times New Roman"/>
          <w:sz w:val="24"/>
          <w:szCs w:val="24"/>
        </w:rPr>
        <w:t xml:space="preserve">9) </w:t>
      </w:r>
      <w:r w:rsidRPr="00603E89">
        <w:rPr>
          <w:rFonts w:ascii="Times New Roman" w:hAnsi="Times New Roman" w:cs="Times New Roman"/>
          <w:sz w:val="24"/>
          <w:szCs w:val="24"/>
        </w:rPr>
        <w:t xml:space="preserve">montre une relation claire entre le niveau de personnalisation des campagnes et leur efficacité perçue. Plus le degré de personnalisation est élevé, plus l'impact moyen sur l'efficacité des campagnes marketing augmente. Ce résultat souligne que les campagnes personnalisées, lorsqu’elles respectent les pratiques RGPD, génèrent de meilleurs résultats en termes d'engagement et de conversion. Toutefois, les scores plus faibles aux niveaux inférieurs de personnalisation indiquent que des efforts supplémentaires sont nécessaires pour optimiser l’efficacité dans ces segments. Par conséquent, investir dans des stratégies de personnalisation approfondies apparaît comme un levier essentiel pour améliorer les performances marketing. </w:t>
      </w:r>
    </w:p>
    <w:p w14:paraId="26194E2A" w14:textId="77777777" w:rsidR="00D84B6C" w:rsidRDefault="00D84B6C" w:rsidP="00D84B6C">
      <w:pPr>
        <w:spacing w:before="120" w:after="120" w:line="360" w:lineRule="auto"/>
        <w:ind w:firstLine="708"/>
        <w:rPr>
          <w:rFonts w:ascii="Times New Roman" w:hAnsi="Times New Roman" w:cs="Times New Roman"/>
          <w:sz w:val="24"/>
          <w:szCs w:val="24"/>
        </w:rPr>
      </w:pPr>
    </w:p>
    <w:p w14:paraId="7525E976" w14:textId="77777777" w:rsidR="00BA4F58" w:rsidRDefault="00BA4F58" w:rsidP="00D84B6C">
      <w:pPr>
        <w:spacing w:before="120" w:after="120" w:line="360" w:lineRule="auto"/>
        <w:ind w:firstLine="708"/>
        <w:rPr>
          <w:rFonts w:ascii="Times New Roman" w:hAnsi="Times New Roman" w:cs="Times New Roman"/>
          <w:sz w:val="24"/>
          <w:szCs w:val="24"/>
        </w:rPr>
      </w:pPr>
    </w:p>
    <w:p w14:paraId="4DD07823" w14:textId="77777777" w:rsidR="00BA4F58" w:rsidRDefault="00BA4F58" w:rsidP="00D84B6C">
      <w:pPr>
        <w:spacing w:before="120" w:after="120" w:line="360" w:lineRule="auto"/>
        <w:ind w:firstLine="708"/>
        <w:rPr>
          <w:rFonts w:ascii="Times New Roman" w:hAnsi="Times New Roman" w:cs="Times New Roman"/>
          <w:sz w:val="24"/>
          <w:szCs w:val="24"/>
        </w:rPr>
      </w:pPr>
    </w:p>
    <w:p w14:paraId="290F6ED2" w14:textId="77777777" w:rsidR="00BA4F58" w:rsidRDefault="00BA4F58" w:rsidP="00D84B6C">
      <w:pPr>
        <w:spacing w:before="120" w:after="120" w:line="360" w:lineRule="auto"/>
        <w:ind w:firstLine="708"/>
        <w:rPr>
          <w:rFonts w:ascii="Times New Roman" w:hAnsi="Times New Roman" w:cs="Times New Roman"/>
          <w:sz w:val="24"/>
          <w:szCs w:val="24"/>
        </w:rPr>
      </w:pPr>
    </w:p>
    <w:p w14:paraId="637980C8" w14:textId="77777777" w:rsidR="00824459" w:rsidRDefault="00824459" w:rsidP="00D84B6C">
      <w:pPr>
        <w:spacing w:before="120" w:after="120" w:line="360" w:lineRule="auto"/>
        <w:ind w:firstLine="708"/>
        <w:rPr>
          <w:rFonts w:ascii="Times New Roman" w:hAnsi="Times New Roman" w:cs="Times New Roman"/>
          <w:sz w:val="24"/>
          <w:szCs w:val="24"/>
        </w:rPr>
      </w:pPr>
    </w:p>
    <w:p w14:paraId="52D15FE0" w14:textId="5A9462A0" w:rsidR="00BA4F58" w:rsidRDefault="00BA4F58" w:rsidP="00BA4F58">
      <w:pPr>
        <w:pStyle w:val="Lgende"/>
        <w:keepNext/>
        <w:ind w:firstLine="708"/>
        <w:jc w:val="left"/>
        <w:rPr>
          <w:rFonts w:eastAsiaTheme="minorHAnsi" w:cs="Times New Roman"/>
          <w:b w:val="0"/>
          <w:bCs w:val="0"/>
          <w:color w:val="auto"/>
          <w:sz w:val="24"/>
          <w:szCs w:val="24"/>
        </w:rPr>
      </w:pPr>
      <w:bookmarkStart w:id="133" w:name="_Toc194307268"/>
      <w:bookmarkStart w:id="134" w:name="_Toc194307511"/>
      <w:r w:rsidRPr="00BA4F58">
        <w:rPr>
          <w:rFonts w:eastAsiaTheme="minorHAnsi" w:cs="Times New Roman"/>
          <w:color w:val="auto"/>
          <w:sz w:val="24"/>
          <w:szCs w:val="24"/>
        </w:rPr>
        <w:lastRenderedPageBreak/>
        <w:t xml:space="preserve">Figure </w:t>
      </w:r>
      <w:r w:rsidRPr="00BA4F58">
        <w:rPr>
          <w:rFonts w:eastAsiaTheme="minorHAnsi" w:cs="Times New Roman"/>
          <w:color w:val="auto"/>
          <w:sz w:val="24"/>
          <w:szCs w:val="24"/>
        </w:rPr>
        <w:fldChar w:fldCharType="begin"/>
      </w:r>
      <w:r w:rsidRPr="00BA4F58">
        <w:rPr>
          <w:rFonts w:eastAsiaTheme="minorHAnsi" w:cs="Times New Roman"/>
          <w:color w:val="auto"/>
          <w:sz w:val="24"/>
          <w:szCs w:val="24"/>
        </w:rPr>
        <w:instrText xml:space="preserve"> SEQ Figure \* ARABIC </w:instrText>
      </w:r>
      <w:r w:rsidRPr="00BA4F58">
        <w:rPr>
          <w:rFonts w:eastAsiaTheme="minorHAnsi" w:cs="Times New Roman"/>
          <w:color w:val="auto"/>
          <w:sz w:val="24"/>
          <w:szCs w:val="24"/>
        </w:rPr>
        <w:fldChar w:fldCharType="separate"/>
      </w:r>
      <w:r w:rsidR="00BA3FC7">
        <w:rPr>
          <w:rFonts w:eastAsiaTheme="minorHAnsi" w:cs="Times New Roman"/>
          <w:noProof/>
          <w:color w:val="auto"/>
          <w:sz w:val="24"/>
          <w:szCs w:val="24"/>
        </w:rPr>
        <w:t>10</w:t>
      </w:r>
      <w:r w:rsidRPr="00BA4F58">
        <w:rPr>
          <w:rFonts w:eastAsiaTheme="minorHAnsi" w:cs="Times New Roman"/>
          <w:color w:val="auto"/>
          <w:sz w:val="24"/>
          <w:szCs w:val="24"/>
        </w:rPr>
        <w:fldChar w:fldCharType="end"/>
      </w:r>
      <w:r>
        <w:t> </w:t>
      </w:r>
      <w:r w:rsidRPr="00BA4F58">
        <w:rPr>
          <w:rFonts w:eastAsiaTheme="minorHAnsi" w:cs="Times New Roman"/>
          <w:b w:val="0"/>
          <w:bCs w:val="0"/>
          <w:color w:val="auto"/>
          <w:sz w:val="24"/>
          <w:szCs w:val="24"/>
        </w:rPr>
        <w:t>: Comparaison de l’efficacité des campagnes selon la personnalisation</w:t>
      </w:r>
      <w:bookmarkEnd w:id="133"/>
      <w:bookmarkEnd w:id="134"/>
    </w:p>
    <w:p w14:paraId="1B8A2913" w14:textId="77777777" w:rsidR="00BA4F58" w:rsidRPr="00BA4F58" w:rsidRDefault="00BA4F58" w:rsidP="00BA4F58">
      <w:pPr>
        <w:rPr>
          <w:sz w:val="4"/>
          <w:szCs w:val="4"/>
        </w:rPr>
      </w:pPr>
    </w:p>
    <w:p w14:paraId="10DAD812" w14:textId="77777777" w:rsidR="00D84B6C" w:rsidRDefault="00D84B6C" w:rsidP="00D84B6C">
      <w:pPr>
        <w:spacing w:before="120" w:after="120" w:line="360" w:lineRule="auto"/>
        <w:ind w:firstLine="708"/>
        <w:rPr>
          <w:rFonts w:ascii="Times New Roman" w:hAnsi="Times New Roman" w:cs="Times New Roman"/>
          <w:b/>
          <w:bCs/>
          <w:sz w:val="24"/>
          <w:szCs w:val="24"/>
        </w:rPr>
      </w:pPr>
      <w:r>
        <w:rPr>
          <w:noProof/>
          <w:lang w:eastAsia="fr-FR"/>
        </w:rPr>
        <w:drawing>
          <wp:inline distT="0" distB="0" distL="0" distR="0" wp14:anchorId="4CE5E903" wp14:editId="0500729B">
            <wp:extent cx="4699635" cy="2631803"/>
            <wp:effectExtent l="0" t="0" r="0" b="0"/>
            <wp:docPr id="9" name="Image 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diagramme, Rectangle&#10;&#10;Le contenu généré par l’IA peut être incorrect."/>
                    <pic:cNvPicPr/>
                  </pic:nvPicPr>
                  <pic:blipFill rotWithShape="1">
                    <a:blip r:embed="rId21"/>
                    <a:srcRect t="4611"/>
                    <a:stretch/>
                  </pic:blipFill>
                  <pic:spPr bwMode="auto">
                    <a:xfrm>
                      <a:off x="0" y="0"/>
                      <a:ext cx="4700854" cy="2632486"/>
                    </a:xfrm>
                    <a:prstGeom prst="rect">
                      <a:avLst/>
                    </a:prstGeom>
                    <a:ln>
                      <a:noFill/>
                    </a:ln>
                    <a:extLst>
                      <a:ext uri="{53640926-AAD7-44D8-BBD7-CCE9431645EC}">
                        <a14:shadowObscured xmlns:a14="http://schemas.microsoft.com/office/drawing/2010/main"/>
                      </a:ext>
                    </a:extLst>
                  </pic:spPr>
                </pic:pic>
              </a:graphicData>
            </a:graphic>
          </wp:inline>
        </w:drawing>
      </w:r>
    </w:p>
    <w:p w14:paraId="369FE50F" w14:textId="77777777" w:rsidR="00D84B6C" w:rsidRPr="00815C37"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815C37">
        <w:rPr>
          <w:rFonts w:ascii="Times New Roman" w:hAnsi="Times New Roman" w:cs="Times New Roman"/>
          <w:sz w:val="24"/>
          <w:szCs w:val="24"/>
        </w:rPr>
        <w:t>Données de l’enquête quantitative.</w:t>
      </w:r>
    </w:p>
    <w:p w14:paraId="2F2344F8" w14:textId="77777777" w:rsidR="00D84B6C" w:rsidRPr="00BA4F58" w:rsidRDefault="00D84B6C" w:rsidP="00D84B6C">
      <w:pPr>
        <w:spacing w:before="120" w:after="120" w:line="360" w:lineRule="auto"/>
        <w:ind w:firstLine="708"/>
        <w:rPr>
          <w:rFonts w:ascii="Times New Roman" w:hAnsi="Times New Roman" w:cs="Times New Roman"/>
          <w:b/>
          <w:sz w:val="12"/>
          <w:szCs w:val="12"/>
        </w:rPr>
      </w:pPr>
    </w:p>
    <w:p w14:paraId="7719B3BC" w14:textId="3AE86ECE"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IV.1.4.3- Perception globale des répondants par ancienneté</w:t>
      </w:r>
    </w:p>
    <w:p w14:paraId="301124BD" w14:textId="77777777" w:rsidR="00D84B6C" w:rsidRPr="00603E89" w:rsidRDefault="00D84B6C" w:rsidP="00D84B6C">
      <w:pPr>
        <w:spacing w:before="120" w:after="12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Cette étape permet de voir </w:t>
      </w:r>
      <w:r w:rsidRPr="00D10792">
        <w:rPr>
          <w:rFonts w:ascii="Times New Roman" w:hAnsi="Times New Roman" w:cs="Times New Roman"/>
          <w:sz w:val="24"/>
          <w:szCs w:val="24"/>
        </w:rPr>
        <w:t>si l’ancienneté influence la perception des impacts des technologies ou des pratiques RGPD sur les performances.</w:t>
      </w:r>
    </w:p>
    <w:p w14:paraId="1CBB40CD"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D10792">
        <w:rPr>
          <w:rFonts w:ascii="Times New Roman" w:hAnsi="Times New Roman" w:cs="Times New Roman"/>
          <w:sz w:val="24"/>
          <w:szCs w:val="24"/>
        </w:rPr>
        <w:t xml:space="preserve">L’histogramme </w:t>
      </w:r>
      <w:r>
        <w:rPr>
          <w:rFonts w:ascii="Times New Roman" w:hAnsi="Times New Roman" w:cs="Times New Roman"/>
          <w:sz w:val="24"/>
          <w:szCs w:val="24"/>
        </w:rPr>
        <w:t>(</w:t>
      </w:r>
      <w:r w:rsidRPr="00815C37">
        <w:rPr>
          <w:rFonts w:ascii="Times New Roman" w:hAnsi="Times New Roman" w:cs="Times New Roman"/>
          <w:sz w:val="24"/>
          <w:szCs w:val="24"/>
        </w:rPr>
        <w:t>Graphique a</w:t>
      </w:r>
      <w:r>
        <w:rPr>
          <w:rFonts w:ascii="Times New Roman" w:hAnsi="Times New Roman" w:cs="Times New Roman"/>
          <w:sz w:val="24"/>
          <w:szCs w:val="24"/>
        </w:rPr>
        <w:t xml:space="preserve">10) </w:t>
      </w:r>
      <w:r w:rsidRPr="00D10792">
        <w:rPr>
          <w:rFonts w:ascii="Times New Roman" w:hAnsi="Times New Roman" w:cs="Times New Roman"/>
          <w:sz w:val="24"/>
          <w:szCs w:val="24"/>
        </w:rPr>
        <w:t xml:space="preserve">met en lumière les perceptions globales des répondants par ancienneté sur plusieurs aspects clés liés aux impacts des pratiques RGPD. Les employés ayant moins de 5 ans d’ancienneté affichent des scores moyens plus élevés sur la conformité RGPD et l’efficacité marketing, ce qui peut refléter une plus grande adhésion aux pratiques récentes ou une sensibilisation accrue. À l’inverse, les employés ayant une ancienneté plus importante, bien qu’affichant des scores globalement positifs, semblent plus critiques, en particulier sur des dimensions comme la fidélité client ou la sécurisation des données. </w:t>
      </w:r>
      <w:r w:rsidRPr="001F72C7">
        <w:rPr>
          <w:rFonts w:ascii="Times New Roman" w:hAnsi="Times New Roman" w:cs="Times New Roman"/>
          <w:sz w:val="24"/>
          <w:szCs w:val="24"/>
        </w:rPr>
        <w:t>Ainsi, cette disparité peut indiquer des écarts de perception influencés par l’expérience professionnelle ou la proximité avec les initiatives récentes, suggérant un besoin d’harmoniser la sensibilisation et la communication interne sur les impacts des pratiques RGPD.</w:t>
      </w:r>
    </w:p>
    <w:p w14:paraId="56B1BFA7" w14:textId="77777777" w:rsidR="00D84B6C" w:rsidRDefault="00D84B6C" w:rsidP="00D84B6C">
      <w:pPr>
        <w:spacing w:before="120" w:after="120" w:line="360" w:lineRule="auto"/>
        <w:ind w:firstLine="708"/>
        <w:rPr>
          <w:rFonts w:ascii="Times New Roman" w:hAnsi="Times New Roman" w:cs="Times New Roman"/>
          <w:sz w:val="24"/>
          <w:szCs w:val="24"/>
        </w:rPr>
      </w:pPr>
    </w:p>
    <w:p w14:paraId="3F6925A8" w14:textId="77777777" w:rsidR="00BA4F58" w:rsidRDefault="00BA4F58" w:rsidP="00D84B6C">
      <w:pPr>
        <w:spacing w:before="120" w:after="120" w:line="360" w:lineRule="auto"/>
        <w:ind w:firstLine="708"/>
        <w:rPr>
          <w:rFonts w:ascii="Times New Roman" w:hAnsi="Times New Roman" w:cs="Times New Roman"/>
          <w:sz w:val="24"/>
          <w:szCs w:val="24"/>
        </w:rPr>
      </w:pPr>
    </w:p>
    <w:p w14:paraId="1F57737E" w14:textId="77777777" w:rsidR="00BA4F58" w:rsidRDefault="00BA4F58" w:rsidP="00D84B6C">
      <w:pPr>
        <w:spacing w:before="120" w:after="120" w:line="360" w:lineRule="auto"/>
        <w:ind w:firstLine="708"/>
        <w:rPr>
          <w:rFonts w:ascii="Times New Roman" w:hAnsi="Times New Roman" w:cs="Times New Roman"/>
          <w:sz w:val="24"/>
          <w:szCs w:val="24"/>
        </w:rPr>
      </w:pPr>
    </w:p>
    <w:p w14:paraId="1EB96F5D" w14:textId="77777777" w:rsidR="00BA4F58" w:rsidRDefault="00BA4F58" w:rsidP="00D84B6C">
      <w:pPr>
        <w:spacing w:before="120" w:after="120" w:line="360" w:lineRule="auto"/>
        <w:ind w:firstLine="708"/>
        <w:rPr>
          <w:rFonts w:ascii="Times New Roman" w:hAnsi="Times New Roman" w:cs="Times New Roman"/>
          <w:sz w:val="24"/>
          <w:szCs w:val="24"/>
        </w:rPr>
      </w:pPr>
    </w:p>
    <w:p w14:paraId="60D5C30B" w14:textId="77777777" w:rsidR="0019258A" w:rsidRDefault="0019258A" w:rsidP="00D84B6C">
      <w:pPr>
        <w:spacing w:before="120" w:after="120" w:line="360" w:lineRule="auto"/>
        <w:ind w:firstLine="708"/>
        <w:rPr>
          <w:rFonts w:ascii="Times New Roman" w:hAnsi="Times New Roman" w:cs="Times New Roman"/>
          <w:sz w:val="24"/>
          <w:szCs w:val="24"/>
        </w:rPr>
      </w:pPr>
    </w:p>
    <w:p w14:paraId="64EC5466" w14:textId="0673B370" w:rsidR="00BA4F58" w:rsidRDefault="00BA4F58" w:rsidP="00BA4F58">
      <w:pPr>
        <w:pStyle w:val="Lgende"/>
        <w:keepNext/>
        <w:ind w:firstLine="708"/>
        <w:jc w:val="left"/>
        <w:rPr>
          <w:rFonts w:eastAsiaTheme="minorHAnsi" w:cs="Times New Roman"/>
          <w:b w:val="0"/>
          <w:bCs w:val="0"/>
          <w:color w:val="auto"/>
          <w:sz w:val="24"/>
          <w:szCs w:val="24"/>
        </w:rPr>
      </w:pPr>
      <w:bookmarkStart w:id="135" w:name="_Toc194307269"/>
      <w:bookmarkStart w:id="136" w:name="_Toc194307512"/>
      <w:r w:rsidRPr="00BA4F58">
        <w:rPr>
          <w:rFonts w:eastAsiaTheme="minorHAnsi" w:cs="Times New Roman"/>
          <w:color w:val="auto"/>
          <w:sz w:val="24"/>
          <w:szCs w:val="24"/>
        </w:rPr>
        <w:lastRenderedPageBreak/>
        <w:t xml:space="preserve">Figure </w:t>
      </w:r>
      <w:r w:rsidRPr="00BA4F58">
        <w:rPr>
          <w:rFonts w:eastAsiaTheme="minorHAnsi" w:cs="Times New Roman"/>
          <w:color w:val="auto"/>
          <w:sz w:val="24"/>
          <w:szCs w:val="24"/>
        </w:rPr>
        <w:fldChar w:fldCharType="begin"/>
      </w:r>
      <w:r w:rsidRPr="00BA4F58">
        <w:rPr>
          <w:rFonts w:eastAsiaTheme="minorHAnsi" w:cs="Times New Roman"/>
          <w:color w:val="auto"/>
          <w:sz w:val="24"/>
          <w:szCs w:val="24"/>
        </w:rPr>
        <w:instrText xml:space="preserve"> SEQ Figure \* ARABIC </w:instrText>
      </w:r>
      <w:r w:rsidRPr="00BA4F58">
        <w:rPr>
          <w:rFonts w:eastAsiaTheme="minorHAnsi" w:cs="Times New Roman"/>
          <w:color w:val="auto"/>
          <w:sz w:val="24"/>
          <w:szCs w:val="24"/>
        </w:rPr>
        <w:fldChar w:fldCharType="separate"/>
      </w:r>
      <w:r w:rsidR="00BA3FC7">
        <w:rPr>
          <w:rFonts w:eastAsiaTheme="minorHAnsi" w:cs="Times New Roman"/>
          <w:noProof/>
          <w:color w:val="auto"/>
          <w:sz w:val="24"/>
          <w:szCs w:val="24"/>
        </w:rPr>
        <w:t>11</w:t>
      </w:r>
      <w:r w:rsidRPr="00BA4F58">
        <w:rPr>
          <w:rFonts w:eastAsiaTheme="minorHAnsi" w:cs="Times New Roman"/>
          <w:color w:val="auto"/>
          <w:sz w:val="24"/>
          <w:szCs w:val="24"/>
        </w:rPr>
        <w:fldChar w:fldCharType="end"/>
      </w:r>
      <w:r w:rsidRPr="00BA4F58">
        <w:rPr>
          <w:rFonts w:eastAsiaTheme="minorHAnsi" w:cs="Times New Roman"/>
          <w:b w:val="0"/>
          <w:bCs w:val="0"/>
          <w:color w:val="auto"/>
          <w:sz w:val="24"/>
          <w:szCs w:val="24"/>
        </w:rPr>
        <w:t>: Perception globale des répondants par ancienneté</w:t>
      </w:r>
      <w:bookmarkEnd w:id="135"/>
      <w:bookmarkEnd w:id="136"/>
    </w:p>
    <w:p w14:paraId="42EA5730" w14:textId="77777777" w:rsidR="00BA4F58" w:rsidRPr="00BA4F58" w:rsidRDefault="00BA4F58" w:rsidP="00BA4F58">
      <w:pPr>
        <w:rPr>
          <w:sz w:val="4"/>
          <w:szCs w:val="4"/>
        </w:rPr>
      </w:pPr>
    </w:p>
    <w:p w14:paraId="66EABEE9" w14:textId="77777777" w:rsidR="00D84B6C" w:rsidRDefault="00D84B6C" w:rsidP="00D84B6C">
      <w:pPr>
        <w:spacing w:before="120" w:after="120" w:line="360" w:lineRule="auto"/>
        <w:ind w:firstLine="708"/>
        <w:rPr>
          <w:rFonts w:ascii="Times New Roman" w:hAnsi="Times New Roman" w:cs="Times New Roman"/>
          <w:b/>
          <w:bCs/>
          <w:sz w:val="24"/>
          <w:szCs w:val="24"/>
        </w:rPr>
      </w:pPr>
      <w:r>
        <w:rPr>
          <w:noProof/>
          <w:lang w:eastAsia="fr-FR"/>
        </w:rPr>
        <w:drawing>
          <wp:inline distT="0" distB="0" distL="0" distR="0" wp14:anchorId="5CBF0A2A" wp14:editId="36993AB7">
            <wp:extent cx="5438128" cy="3011584"/>
            <wp:effectExtent l="0" t="0" r="0" b="0"/>
            <wp:docPr id="10" name="Image 10"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diagramme, ligne&#10;&#10;Le contenu généré par l’IA peut être incorrect."/>
                    <pic:cNvPicPr/>
                  </pic:nvPicPr>
                  <pic:blipFill rotWithShape="1">
                    <a:blip r:embed="rId22"/>
                    <a:srcRect t="4053"/>
                    <a:stretch/>
                  </pic:blipFill>
                  <pic:spPr bwMode="auto">
                    <a:xfrm>
                      <a:off x="0" y="0"/>
                      <a:ext cx="5452912" cy="3019771"/>
                    </a:xfrm>
                    <a:prstGeom prst="rect">
                      <a:avLst/>
                    </a:prstGeom>
                    <a:ln>
                      <a:noFill/>
                    </a:ln>
                    <a:extLst>
                      <a:ext uri="{53640926-AAD7-44D8-BBD7-CCE9431645EC}">
                        <a14:shadowObscured xmlns:a14="http://schemas.microsoft.com/office/drawing/2010/main"/>
                      </a:ext>
                    </a:extLst>
                  </pic:spPr>
                </pic:pic>
              </a:graphicData>
            </a:graphic>
          </wp:inline>
        </w:drawing>
      </w:r>
    </w:p>
    <w:p w14:paraId="56AAD4AC" w14:textId="77777777" w:rsidR="00D84B6C" w:rsidRPr="00815C37"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815C37">
        <w:rPr>
          <w:rFonts w:ascii="Times New Roman" w:hAnsi="Times New Roman" w:cs="Times New Roman"/>
          <w:sz w:val="24"/>
          <w:szCs w:val="24"/>
        </w:rPr>
        <w:t>Données de l’enquête quantitative.</w:t>
      </w:r>
    </w:p>
    <w:p w14:paraId="72ADB721" w14:textId="77777777" w:rsidR="00D84B6C" w:rsidRPr="00824459" w:rsidRDefault="00D84B6C" w:rsidP="00D84B6C">
      <w:pPr>
        <w:spacing w:before="120" w:after="120" w:line="360" w:lineRule="auto"/>
        <w:rPr>
          <w:rStyle w:val="fontstyle01"/>
          <w:b w:val="0"/>
          <w:sz w:val="6"/>
          <w:szCs w:val="2"/>
        </w:rPr>
      </w:pPr>
    </w:p>
    <w:p w14:paraId="0D57555E" w14:textId="77777777" w:rsidR="00D84B6C" w:rsidRPr="0021459B" w:rsidRDefault="00D84B6C" w:rsidP="0021459B">
      <w:pPr>
        <w:pStyle w:val="Titre3"/>
        <w:spacing w:after="120"/>
        <w:rPr>
          <w:rFonts w:ascii="Times New Roman" w:hAnsi="Times New Roman" w:cs="Times New Roman"/>
          <w:b/>
          <w:color w:val="auto"/>
        </w:rPr>
      </w:pPr>
      <w:bookmarkStart w:id="137" w:name="_Toc194255057"/>
      <w:r w:rsidRPr="0021459B">
        <w:rPr>
          <w:rFonts w:ascii="Times New Roman" w:hAnsi="Times New Roman" w:cs="Times New Roman"/>
          <w:b/>
          <w:color w:val="auto"/>
        </w:rPr>
        <w:t>IV.1.5- Résultats des entretiens semi-directifs</w:t>
      </w:r>
      <w:bookmarkEnd w:id="137"/>
    </w:p>
    <w:p w14:paraId="6A72ABAC"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5617AA">
        <w:rPr>
          <w:rFonts w:ascii="Times New Roman" w:hAnsi="Times New Roman" w:cs="Times New Roman"/>
          <w:sz w:val="24"/>
          <w:szCs w:val="24"/>
        </w:rPr>
        <w:t>Cette section qualitative explore les points de vue des professionnels sur la gouvernance des données et des systèmes. Elle complète les données quantitatives en s’appuyant sur des techniques d’analyse de sentiments, de cartographie conceptuelle et de nuages de mots. Ces outils mettent en lumière les défis rencontrés, les stratégies d’amélioration envisagées, ainsi que les priorités des acteurs interrogés, en offrant une vision approfondie des thématiques clés identifiées lors des entretiens semi-directifs.</w:t>
      </w:r>
    </w:p>
    <w:p w14:paraId="4C30CBFC" w14:textId="77777777" w:rsidR="00D84B6C" w:rsidRPr="00824459" w:rsidRDefault="00D84B6C" w:rsidP="00D84B6C">
      <w:pPr>
        <w:spacing w:before="120" w:after="120" w:line="360" w:lineRule="auto"/>
        <w:ind w:firstLine="708"/>
        <w:rPr>
          <w:rStyle w:val="fontstyle01"/>
          <w:sz w:val="2"/>
          <w:szCs w:val="2"/>
        </w:rPr>
      </w:pPr>
    </w:p>
    <w:p w14:paraId="070E6EF9"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IV.1.5.1- Analyse de sentiment</w:t>
      </w:r>
    </w:p>
    <w:p w14:paraId="4FC3F390" w14:textId="16A97AB9" w:rsidR="00D84B6C" w:rsidRDefault="00D84B6C" w:rsidP="00D84B6C">
      <w:pPr>
        <w:spacing w:before="120" w:after="120" w:line="360" w:lineRule="auto"/>
        <w:ind w:firstLine="708"/>
        <w:jc w:val="both"/>
        <w:rPr>
          <w:rFonts w:ascii="Times New Roman" w:hAnsi="Times New Roman" w:cs="Times New Roman"/>
          <w:sz w:val="24"/>
          <w:szCs w:val="24"/>
        </w:rPr>
      </w:pPr>
      <w:r w:rsidRPr="006D1C98">
        <w:rPr>
          <w:rFonts w:ascii="Times New Roman" w:hAnsi="Times New Roman" w:cs="Times New Roman"/>
          <w:sz w:val="24"/>
          <w:szCs w:val="24"/>
        </w:rPr>
        <w:t xml:space="preserve">Le graphique </w:t>
      </w:r>
      <w:r>
        <w:rPr>
          <w:rFonts w:ascii="Times New Roman" w:hAnsi="Times New Roman" w:cs="Times New Roman"/>
          <w:sz w:val="24"/>
          <w:szCs w:val="24"/>
        </w:rPr>
        <w:t>(</w:t>
      </w:r>
      <w:r w:rsidRPr="00815C37">
        <w:rPr>
          <w:rFonts w:ascii="Times New Roman" w:hAnsi="Times New Roman" w:cs="Times New Roman"/>
          <w:sz w:val="24"/>
          <w:szCs w:val="24"/>
        </w:rPr>
        <w:t xml:space="preserve">Graphique </w:t>
      </w:r>
      <w:r w:rsidR="001F72C7">
        <w:rPr>
          <w:rFonts w:ascii="Times New Roman" w:hAnsi="Times New Roman" w:cs="Times New Roman"/>
          <w:sz w:val="24"/>
          <w:szCs w:val="24"/>
        </w:rPr>
        <w:t>12</w:t>
      </w:r>
      <w:r>
        <w:rPr>
          <w:rFonts w:ascii="Times New Roman" w:hAnsi="Times New Roman" w:cs="Times New Roman"/>
          <w:sz w:val="24"/>
          <w:szCs w:val="24"/>
        </w:rPr>
        <w:t xml:space="preserve">) </w:t>
      </w:r>
      <w:r w:rsidRPr="006D1C98">
        <w:rPr>
          <w:rFonts w:ascii="Times New Roman" w:hAnsi="Times New Roman" w:cs="Times New Roman"/>
          <w:sz w:val="24"/>
          <w:szCs w:val="24"/>
        </w:rPr>
        <w:t xml:space="preserve">met en évidence les variations des sentiments exprimés dans les différentes thématiques analysées. La thématique </w:t>
      </w:r>
      <w:r w:rsidRPr="006D1C98">
        <w:rPr>
          <w:rFonts w:ascii="Times New Roman" w:hAnsi="Times New Roman" w:cs="Times New Roman"/>
          <w:b/>
          <w:bCs/>
          <w:sz w:val="24"/>
          <w:szCs w:val="24"/>
        </w:rPr>
        <w:t>"Utilisation des Données dans le Secteur des Télécommunications"</w:t>
      </w:r>
      <w:r w:rsidRPr="006D1C98">
        <w:rPr>
          <w:rFonts w:ascii="Times New Roman" w:hAnsi="Times New Roman" w:cs="Times New Roman"/>
          <w:sz w:val="24"/>
          <w:szCs w:val="24"/>
        </w:rPr>
        <w:t xml:space="preserve"> affiche une polarité nettement négative, traduisant des préoccupations ou des critiques marquées sur ce sujet. À l'inverse, </w:t>
      </w:r>
      <w:r w:rsidRPr="006D1C98">
        <w:rPr>
          <w:rFonts w:ascii="Times New Roman" w:hAnsi="Times New Roman" w:cs="Times New Roman"/>
          <w:b/>
          <w:bCs/>
          <w:sz w:val="24"/>
          <w:szCs w:val="24"/>
        </w:rPr>
        <w:t>"Avenir et Innovation"</w:t>
      </w:r>
      <w:r w:rsidRPr="006D1C98">
        <w:rPr>
          <w:rFonts w:ascii="Times New Roman" w:hAnsi="Times New Roman" w:cs="Times New Roman"/>
          <w:sz w:val="24"/>
          <w:szCs w:val="24"/>
        </w:rPr>
        <w:t xml:space="preserve"> dégage une légère polarité positive, ce qui reflète un sentiment optimiste concernant les tendances et opportunités futures. Les thématiques telles que </w:t>
      </w:r>
      <w:r w:rsidRPr="006D1C98">
        <w:rPr>
          <w:rFonts w:ascii="Times New Roman" w:hAnsi="Times New Roman" w:cs="Times New Roman"/>
          <w:b/>
          <w:bCs/>
          <w:sz w:val="24"/>
          <w:szCs w:val="24"/>
        </w:rPr>
        <w:t>"Introduction, Contexte et Compréhension du Rôle"</w:t>
      </w:r>
      <w:r w:rsidRPr="006D1C98">
        <w:rPr>
          <w:rFonts w:ascii="Times New Roman" w:hAnsi="Times New Roman" w:cs="Times New Roman"/>
          <w:sz w:val="24"/>
          <w:szCs w:val="24"/>
        </w:rPr>
        <w:t xml:space="preserve"> et </w:t>
      </w:r>
      <w:r w:rsidRPr="006D1C98">
        <w:rPr>
          <w:rFonts w:ascii="Times New Roman" w:hAnsi="Times New Roman" w:cs="Times New Roman"/>
          <w:b/>
          <w:bCs/>
          <w:sz w:val="24"/>
          <w:szCs w:val="24"/>
        </w:rPr>
        <w:t>"Conclusion"</w:t>
      </w:r>
      <w:r w:rsidRPr="006D1C98">
        <w:rPr>
          <w:rFonts w:ascii="Times New Roman" w:hAnsi="Times New Roman" w:cs="Times New Roman"/>
          <w:sz w:val="24"/>
          <w:szCs w:val="24"/>
        </w:rPr>
        <w:t xml:space="preserve"> présentent des polarités proches de zéro, suggérant une neutralité ou une approche critique mesurée. </w:t>
      </w:r>
    </w:p>
    <w:p w14:paraId="2B63C27E"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6D1C98">
        <w:rPr>
          <w:rFonts w:ascii="Times New Roman" w:hAnsi="Times New Roman" w:cs="Times New Roman"/>
          <w:sz w:val="24"/>
          <w:szCs w:val="24"/>
        </w:rPr>
        <w:t xml:space="preserve">Ces résultats mettent en avant des enjeux spécifiques, notamment autour de la gestion des données, tout en soulignant des perspectives encourageantes pour l'innovation. Ce contraste entre </w:t>
      </w:r>
      <w:r w:rsidRPr="006D1C98">
        <w:rPr>
          <w:rFonts w:ascii="Times New Roman" w:hAnsi="Times New Roman" w:cs="Times New Roman"/>
          <w:sz w:val="24"/>
          <w:szCs w:val="24"/>
        </w:rPr>
        <w:lastRenderedPageBreak/>
        <w:t>les thématiques suggère des domaines où des efforts d'amélioration pourraient être envisagés, tout en valorisant les sujets porteurs d'espoir et de dynamisme.</w:t>
      </w:r>
    </w:p>
    <w:p w14:paraId="2D2913D2" w14:textId="77777777" w:rsidR="00D84B6C" w:rsidRPr="00FD331C" w:rsidRDefault="00D84B6C" w:rsidP="00D84B6C">
      <w:pPr>
        <w:spacing w:before="120" w:after="120" w:line="360" w:lineRule="auto"/>
        <w:ind w:firstLine="708"/>
        <w:rPr>
          <w:rFonts w:ascii="Times New Roman" w:hAnsi="Times New Roman" w:cs="Times New Roman"/>
          <w:sz w:val="12"/>
          <w:szCs w:val="12"/>
        </w:rPr>
      </w:pPr>
    </w:p>
    <w:p w14:paraId="13938C18" w14:textId="5D5C01CC" w:rsidR="00FD331C" w:rsidRDefault="00FD331C" w:rsidP="00FD331C">
      <w:pPr>
        <w:pStyle w:val="Lgende"/>
        <w:keepNext/>
        <w:ind w:firstLine="708"/>
      </w:pPr>
      <w:bookmarkStart w:id="138" w:name="_Toc194307270"/>
      <w:bookmarkStart w:id="139" w:name="_Toc194307513"/>
      <w:r w:rsidRPr="00FD331C">
        <w:rPr>
          <w:rFonts w:eastAsiaTheme="minorHAnsi" w:cs="Times New Roman"/>
          <w:color w:val="auto"/>
          <w:sz w:val="24"/>
          <w:szCs w:val="24"/>
        </w:rPr>
        <w:t xml:space="preserve">Figure </w:t>
      </w:r>
      <w:r w:rsidRPr="00FD331C">
        <w:rPr>
          <w:rFonts w:eastAsiaTheme="minorHAnsi" w:cs="Times New Roman"/>
          <w:color w:val="auto"/>
          <w:sz w:val="24"/>
          <w:szCs w:val="24"/>
        </w:rPr>
        <w:fldChar w:fldCharType="begin"/>
      </w:r>
      <w:r w:rsidRPr="00FD331C">
        <w:rPr>
          <w:rFonts w:eastAsiaTheme="minorHAnsi" w:cs="Times New Roman"/>
          <w:color w:val="auto"/>
          <w:sz w:val="24"/>
          <w:szCs w:val="24"/>
        </w:rPr>
        <w:instrText xml:space="preserve"> SEQ Figure \* ARABIC </w:instrText>
      </w:r>
      <w:r w:rsidRPr="00FD331C">
        <w:rPr>
          <w:rFonts w:eastAsiaTheme="minorHAnsi" w:cs="Times New Roman"/>
          <w:color w:val="auto"/>
          <w:sz w:val="24"/>
          <w:szCs w:val="24"/>
        </w:rPr>
        <w:fldChar w:fldCharType="separate"/>
      </w:r>
      <w:r w:rsidR="00BA3FC7">
        <w:rPr>
          <w:rFonts w:eastAsiaTheme="minorHAnsi" w:cs="Times New Roman"/>
          <w:noProof/>
          <w:color w:val="auto"/>
          <w:sz w:val="24"/>
          <w:szCs w:val="24"/>
        </w:rPr>
        <w:t>12</w:t>
      </w:r>
      <w:r w:rsidRPr="00FD331C">
        <w:rPr>
          <w:rFonts w:eastAsiaTheme="minorHAnsi" w:cs="Times New Roman"/>
          <w:color w:val="auto"/>
          <w:sz w:val="24"/>
          <w:szCs w:val="24"/>
        </w:rPr>
        <w:fldChar w:fldCharType="end"/>
      </w:r>
      <w:r w:rsidRPr="004B0AE3">
        <w:t xml:space="preserve"> </w:t>
      </w:r>
      <w:r w:rsidRPr="00FD331C">
        <w:rPr>
          <w:rFonts w:eastAsiaTheme="minorHAnsi" w:cs="Times New Roman"/>
          <w:b w:val="0"/>
          <w:bCs w:val="0"/>
          <w:color w:val="auto"/>
          <w:sz w:val="24"/>
          <w:szCs w:val="24"/>
        </w:rPr>
        <w:t>: Perception globale des répondants par ancienneté</w:t>
      </w:r>
      <w:bookmarkEnd w:id="138"/>
      <w:bookmarkEnd w:id="139"/>
    </w:p>
    <w:p w14:paraId="02DB0175" w14:textId="77777777" w:rsidR="00D84B6C" w:rsidRDefault="00D84B6C" w:rsidP="00BA4F58">
      <w:pPr>
        <w:spacing w:before="120" w:after="120" w:line="360" w:lineRule="auto"/>
        <w:ind w:firstLine="142"/>
        <w:jc w:val="center"/>
        <w:rPr>
          <w:rFonts w:ascii="Times New Roman" w:hAnsi="Times New Roman" w:cs="Times New Roman"/>
          <w:b/>
          <w:bCs/>
          <w:sz w:val="24"/>
          <w:szCs w:val="24"/>
        </w:rPr>
      </w:pPr>
      <w:r>
        <w:rPr>
          <w:noProof/>
          <w:lang w:eastAsia="fr-FR"/>
        </w:rPr>
        <w:drawing>
          <wp:inline distT="0" distB="0" distL="0" distR="0" wp14:anchorId="1FC363A1" wp14:editId="6CD371EF">
            <wp:extent cx="5972810" cy="3216275"/>
            <wp:effectExtent l="0" t="0" r="8890" b="3175"/>
            <wp:docPr id="13" name="Image 13" descr="Une image contenant texte, capture d’écran, Police, algè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Police, algèbre&#10;&#10;Le contenu généré par l’IA peut être incorrect."/>
                    <pic:cNvPicPr/>
                  </pic:nvPicPr>
                  <pic:blipFill>
                    <a:blip r:embed="rId23"/>
                    <a:stretch>
                      <a:fillRect/>
                    </a:stretch>
                  </pic:blipFill>
                  <pic:spPr>
                    <a:xfrm>
                      <a:off x="0" y="0"/>
                      <a:ext cx="5972810" cy="3216275"/>
                    </a:xfrm>
                    <a:prstGeom prst="rect">
                      <a:avLst/>
                    </a:prstGeom>
                  </pic:spPr>
                </pic:pic>
              </a:graphicData>
            </a:graphic>
          </wp:inline>
        </w:drawing>
      </w:r>
    </w:p>
    <w:p w14:paraId="26D3A439" w14:textId="77777777" w:rsidR="00D84B6C"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7F37C1">
        <w:rPr>
          <w:rFonts w:ascii="Times New Roman" w:hAnsi="Times New Roman" w:cs="Times New Roman"/>
          <w:sz w:val="24"/>
          <w:szCs w:val="24"/>
        </w:rPr>
        <w:t>R</w:t>
      </w:r>
      <w:r w:rsidRPr="007F37C1">
        <w:rPr>
          <w:rFonts w:ascii="Times New Roman" w:hAnsi="Times New Roman" w:cs="Times New Roman" w:hint="eastAsia"/>
          <w:sz w:val="24"/>
          <w:szCs w:val="24"/>
        </w:rPr>
        <w:t>é</w:t>
      </w:r>
      <w:r w:rsidRPr="007F37C1">
        <w:rPr>
          <w:rFonts w:ascii="Times New Roman" w:hAnsi="Times New Roman" w:cs="Times New Roman"/>
          <w:sz w:val="24"/>
          <w:szCs w:val="24"/>
        </w:rPr>
        <w:t>sultats des entretiens semi-directs.</w:t>
      </w:r>
    </w:p>
    <w:p w14:paraId="204FD376" w14:textId="77777777" w:rsidR="00D84B6C" w:rsidRPr="00824459" w:rsidRDefault="00D84B6C" w:rsidP="00D84B6C">
      <w:pPr>
        <w:spacing w:before="120" w:after="120" w:line="360" w:lineRule="auto"/>
        <w:ind w:firstLine="708"/>
        <w:rPr>
          <w:rFonts w:ascii="Times New Roman" w:hAnsi="Times New Roman" w:cs="Times New Roman"/>
          <w:b/>
          <w:sz w:val="2"/>
          <w:szCs w:val="2"/>
        </w:rPr>
      </w:pPr>
    </w:p>
    <w:p w14:paraId="31701B8D"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IV.1.5.2- Cartographie conceptuelle des résultats des entretiens semi-directs</w:t>
      </w:r>
    </w:p>
    <w:p w14:paraId="34DDC737" w14:textId="77777777" w:rsidR="00D84B6C" w:rsidRPr="000939A6" w:rsidRDefault="00D84B6C" w:rsidP="00D84B6C">
      <w:pPr>
        <w:spacing w:before="120" w:after="120" w:line="360" w:lineRule="auto"/>
        <w:ind w:firstLine="708"/>
        <w:jc w:val="both"/>
        <w:rPr>
          <w:rFonts w:ascii="Times New Roman" w:hAnsi="Times New Roman" w:cs="Times New Roman"/>
          <w:sz w:val="24"/>
          <w:szCs w:val="24"/>
        </w:rPr>
      </w:pPr>
      <w:r w:rsidRPr="000939A6">
        <w:rPr>
          <w:rFonts w:ascii="Times New Roman" w:hAnsi="Times New Roman" w:cs="Times New Roman"/>
          <w:sz w:val="24"/>
          <w:szCs w:val="24"/>
        </w:rPr>
        <w:t xml:space="preserve">La cartographie conceptuelle </w:t>
      </w:r>
      <w:r>
        <w:rPr>
          <w:rFonts w:ascii="Times New Roman" w:hAnsi="Times New Roman" w:cs="Times New Roman"/>
          <w:sz w:val="24"/>
          <w:szCs w:val="24"/>
        </w:rPr>
        <w:t>(</w:t>
      </w:r>
      <w:r w:rsidRPr="00815C37">
        <w:rPr>
          <w:rFonts w:ascii="Times New Roman" w:hAnsi="Times New Roman" w:cs="Times New Roman"/>
          <w:sz w:val="24"/>
          <w:szCs w:val="24"/>
        </w:rPr>
        <w:t xml:space="preserve">Graphique </w:t>
      </w:r>
      <w:r>
        <w:rPr>
          <w:rFonts w:ascii="Times New Roman" w:hAnsi="Times New Roman" w:cs="Times New Roman"/>
          <w:sz w:val="24"/>
          <w:szCs w:val="24"/>
        </w:rPr>
        <w:t xml:space="preserve">c2) </w:t>
      </w:r>
      <w:r w:rsidRPr="000939A6">
        <w:rPr>
          <w:rFonts w:ascii="Times New Roman" w:hAnsi="Times New Roman" w:cs="Times New Roman"/>
          <w:sz w:val="24"/>
          <w:szCs w:val="24"/>
        </w:rPr>
        <w:t>offre une vue synthétique des principales thématiques abordées lors des entretiens. Les nœuds centraux, tels que "Confidentialité et Éthique des Données", "Avenir et Innovation", et "Impact Client", sont enrichis de sous-thèmes précisant les préoccupations des participants.</w:t>
      </w:r>
    </w:p>
    <w:p w14:paraId="3B305E66" w14:textId="77777777" w:rsidR="00D84B6C" w:rsidRPr="000939A6" w:rsidRDefault="00D84B6C" w:rsidP="00D84B6C">
      <w:pPr>
        <w:spacing w:before="120" w:after="120" w:line="360" w:lineRule="auto"/>
        <w:ind w:firstLine="708"/>
        <w:jc w:val="both"/>
        <w:rPr>
          <w:rFonts w:ascii="Times New Roman" w:hAnsi="Times New Roman" w:cs="Times New Roman"/>
          <w:sz w:val="24"/>
          <w:szCs w:val="24"/>
        </w:rPr>
      </w:pPr>
      <w:r w:rsidRPr="000939A6">
        <w:rPr>
          <w:rFonts w:ascii="Times New Roman" w:hAnsi="Times New Roman" w:cs="Times New Roman"/>
          <w:sz w:val="24"/>
          <w:szCs w:val="24"/>
        </w:rPr>
        <w:t>Les discussions mettent en avant des enjeux clés : protection des données, conformité réglementaire, et éthique des usages, soulignant l’importance d’assurer la fiabilité des systèmes. Les défis techniques incluent l’intégration des technologies Big Data et la collaboration interservices, révélant des tensions entre innovation et adaptation organisationnelle.</w:t>
      </w:r>
    </w:p>
    <w:p w14:paraId="49A24B97" w14:textId="77777777" w:rsidR="00D84B6C" w:rsidRPr="000939A6" w:rsidRDefault="00D84B6C" w:rsidP="00D84B6C">
      <w:pPr>
        <w:spacing w:before="120" w:after="120" w:line="360" w:lineRule="auto"/>
        <w:ind w:firstLine="708"/>
        <w:jc w:val="both"/>
        <w:rPr>
          <w:rFonts w:ascii="Times New Roman" w:hAnsi="Times New Roman" w:cs="Times New Roman"/>
          <w:sz w:val="24"/>
          <w:szCs w:val="24"/>
        </w:rPr>
      </w:pPr>
      <w:r w:rsidRPr="000939A6">
        <w:rPr>
          <w:rFonts w:ascii="Times New Roman" w:hAnsi="Times New Roman" w:cs="Times New Roman"/>
          <w:sz w:val="24"/>
          <w:szCs w:val="24"/>
        </w:rPr>
        <w:t>Les stratégies d’amélioration se concentrent sur l’adoption des nouvelles technologies et l’équilibre entre standardisation et innovation, tout en insistant sur la formation et l’implication des parties prenantes.</w:t>
      </w:r>
    </w:p>
    <w:p w14:paraId="723AC634" w14:textId="77777777" w:rsidR="00D84B6C" w:rsidRPr="000939A6" w:rsidRDefault="00D84B6C" w:rsidP="00D84B6C">
      <w:pPr>
        <w:spacing w:before="120" w:after="120" w:line="360" w:lineRule="auto"/>
        <w:ind w:firstLine="708"/>
        <w:jc w:val="both"/>
        <w:rPr>
          <w:rFonts w:ascii="Times New Roman" w:hAnsi="Times New Roman" w:cs="Times New Roman"/>
          <w:sz w:val="24"/>
          <w:szCs w:val="24"/>
        </w:rPr>
      </w:pPr>
      <w:r w:rsidRPr="000939A6">
        <w:rPr>
          <w:rFonts w:ascii="Times New Roman" w:hAnsi="Times New Roman" w:cs="Times New Roman"/>
          <w:sz w:val="24"/>
          <w:szCs w:val="24"/>
        </w:rPr>
        <w:t>En somme, cette cartographie reflète les préoccupations communes et propose des pistes concrètes pour l’évolution des systèmes dans un contexte tourné vers l’innovation et la collaboration.</w:t>
      </w:r>
    </w:p>
    <w:p w14:paraId="7D1AC39D" w14:textId="77777777" w:rsidR="00FD331C" w:rsidRPr="00FD331C" w:rsidRDefault="00FD331C" w:rsidP="00FD331C">
      <w:pPr>
        <w:pStyle w:val="Lgende"/>
        <w:keepNext/>
        <w:jc w:val="left"/>
        <w:rPr>
          <w:rFonts w:eastAsiaTheme="minorHAnsi" w:cs="Times New Roman"/>
          <w:color w:val="auto"/>
          <w:sz w:val="2"/>
          <w:szCs w:val="2"/>
        </w:rPr>
      </w:pPr>
    </w:p>
    <w:p w14:paraId="36A1ED93" w14:textId="7AB90EFB" w:rsidR="00FD331C" w:rsidRDefault="00FD331C" w:rsidP="00FD331C">
      <w:pPr>
        <w:pStyle w:val="Lgende"/>
        <w:keepNext/>
        <w:ind w:firstLine="708"/>
        <w:jc w:val="left"/>
      </w:pPr>
      <w:bookmarkStart w:id="140" w:name="_Toc194307271"/>
      <w:bookmarkStart w:id="141" w:name="_Toc194307514"/>
      <w:r w:rsidRPr="00FD331C">
        <w:rPr>
          <w:rFonts w:eastAsiaTheme="minorHAnsi" w:cs="Times New Roman"/>
          <w:color w:val="auto"/>
          <w:sz w:val="24"/>
          <w:szCs w:val="24"/>
        </w:rPr>
        <w:t xml:space="preserve">Figure </w:t>
      </w:r>
      <w:r w:rsidRPr="00FD331C">
        <w:rPr>
          <w:rFonts w:eastAsiaTheme="minorHAnsi" w:cs="Times New Roman"/>
          <w:color w:val="auto"/>
          <w:sz w:val="24"/>
          <w:szCs w:val="24"/>
        </w:rPr>
        <w:fldChar w:fldCharType="begin"/>
      </w:r>
      <w:r w:rsidRPr="00FD331C">
        <w:rPr>
          <w:rFonts w:eastAsiaTheme="minorHAnsi" w:cs="Times New Roman"/>
          <w:color w:val="auto"/>
          <w:sz w:val="24"/>
          <w:szCs w:val="24"/>
        </w:rPr>
        <w:instrText xml:space="preserve"> SEQ Figure \* ARABIC </w:instrText>
      </w:r>
      <w:r w:rsidRPr="00FD331C">
        <w:rPr>
          <w:rFonts w:eastAsiaTheme="minorHAnsi" w:cs="Times New Roman"/>
          <w:color w:val="auto"/>
          <w:sz w:val="24"/>
          <w:szCs w:val="24"/>
        </w:rPr>
        <w:fldChar w:fldCharType="separate"/>
      </w:r>
      <w:r w:rsidR="00BA3FC7">
        <w:rPr>
          <w:rFonts w:eastAsiaTheme="minorHAnsi" w:cs="Times New Roman"/>
          <w:noProof/>
          <w:color w:val="auto"/>
          <w:sz w:val="24"/>
          <w:szCs w:val="24"/>
        </w:rPr>
        <w:t>13</w:t>
      </w:r>
      <w:r w:rsidRPr="00FD331C">
        <w:rPr>
          <w:rFonts w:eastAsiaTheme="minorHAnsi" w:cs="Times New Roman"/>
          <w:color w:val="auto"/>
          <w:sz w:val="24"/>
          <w:szCs w:val="24"/>
        </w:rPr>
        <w:fldChar w:fldCharType="end"/>
      </w:r>
      <w:r>
        <w:t> </w:t>
      </w:r>
      <w:r w:rsidRPr="00FD331C">
        <w:rPr>
          <w:rFonts w:eastAsiaTheme="minorHAnsi" w:cs="Times New Roman"/>
          <w:b w:val="0"/>
          <w:bCs w:val="0"/>
          <w:color w:val="auto"/>
          <w:sz w:val="24"/>
          <w:szCs w:val="24"/>
        </w:rPr>
        <w:t>: Perception globale des répondants par ancienneté</w:t>
      </w:r>
      <w:bookmarkEnd w:id="140"/>
      <w:bookmarkEnd w:id="141"/>
    </w:p>
    <w:p w14:paraId="2E45A7F7" w14:textId="77777777" w:rsidR="00FD331C" w:rsidRPr="00FD331C" w:rsidRDefault="00FD331C" w:rsidP="00D84B6C">
      <w:pPr>
        <w:spacing w:before="120" w:after="120" w:line="360" w:lineRule="auto"/>
        <w:ind w:firstLine="708"/>
        <w:rPr>
          <w:noProof/>
          <w:sz w:val="2"/>
          <w:szCs w:val="2"/>
        </w:rPr>
      </w:pPr>
    </w:p>
    <w:p w14:paraId="56C5D772" w14:textId="2160936A" w:rsidR="00D84B6C" w:rsidRDefault="002D7625" w:rsidP="00FD331C">
      <w:pPr>
        <w:spacing w:before="120" w:after="120" w:line="360" w:lineRule="auto"/>
        <w:ind w:firstLine="142"/>
        <w:rPr>
          <w:rFonts w:ascii="Times New Roman" w:hAnsi="Times New Roman" w:cs="Times New Roman"/>
          <w:b/>
          <w:bCs/>
          <w:sz w:val="24"/>
          <w:szCs w:val="24"/>
        </w:rPr>
      </w:pPr>
      <w:r>
        <w:rPr>
          <w:noProof/>
        </w:rPr>
        <w:drawing>
          <wp:inline distT="0" distB="0" distL="0" distR="0" wp14:anchorId="63C99B34" wp14:editId="2402FAE9">
            <wp:extent cx="5716905" cy="3705222"/>
            <wp:effectExtent l="0" t="0" r="0" b="0"/>
            <wp:docPr id="143624968" name="Image 1" descr="Une image contenant texte, diagramme, ligne,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4968" name="Image 1" descr="Une image contenant texte, diagramme, ligne, capture d’écran&#10;&#10;Le contenu généré par l’IA peut être incorrect."/>
                    <pic:cNvPicPr/>
                  </pic:nvPicPr>
                  <pic:blipFill rotWithShape="1">
                    <a:blip r:embed="rId24"/>
                    <a:srcRect t="6645"/>
                    <a:stretch/>
                  </pic:blipFill>
                  <pic:spPr bwMode="auto">
                    <a:xfrm>
                      <a:off x="0" y="0"/>
                      <a:ext cx="5721858" cy="3708432"/>
                    </a:xfrm>
                    <a:prstGeom prst="rect">
                      <a:avLst/>
                    </a:prstGeom>
                    <a:ln>
                      <a:noFill/>
                    </a:ln>
                    <a:extLst>
                      <a:ext uri="{53640926-AAD7-44D8-BBD7-CCE9431645EC}">
                        <a14:shadowObscured xmlns:a14="http://schemas.microsoft.com/office/drawing/2010/main"/>
                      </a:ext>
                    </a:extLst>
                  </pic:spPr>
                </pic:pic>
              </a:graphicData>
            </a:graphic>
          </wp:inline>
        </w:drawing>
      </w:r>
    </w:p>
    <w:p w14:paraId="7EE71DCE" w14:textId="77777777" w:rsidR="00D84B6C"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7F37C1">
        <w:rPr>
          <w:rFonts w:ascii="Times New Roman" w:hAnsi="Times New Roman" w:cs="Times New Roman"/>
          <w:sz w:val="24"/>
          <w:szCs w:val="24"/>
        </w:rPr>
        <w:t>R</w:t>
      </w:r>
      <w:r w:rsidRPr="007F37C1">
        <w:rPr>
          <w:rFonts w:ascii="Times New Roman" w:hAnsi="Times New Roman" w:cs="Times New Roman" w:hint="eastAsia"/>
          <w:sz w:val="24"/>
          <w:szCs w:val="24"/>
        </w:rPr>
        <w:t>é</w:t>
      </w:r>
      <w:r w:rsidRPr="007F37C1">
        <w:rPr>
          <w:rFonts w:ascii="Times New Roman" w:hAnsi="Times New Roman" w:cs="Times New Roman"/>
          <w:sz w:val="24"/>
          <w:szCs w:val="24"/>
        </w:rPr>
        <w:t>sultats des entretiens semi-directs.</w:t>
      </w:r>
    </w:p>
    <w:p w14:paraId="036F6F89" w14:textId="77777777" w:rsidR="00D84B6C" w:rsidRPr="00824459" w:rsidRDefault="00D84B6C" w:rsidP="00D84B6C">
      <w:pPr>
        <w:spacing w:before="120" w:after="120" w:line="360" w:lineRule="auto"/>
        <w:ind w:firstLine="708"/>
        <w:jc w:val="both"/>
        <w:rPr>
          <w:rFonts w:ascii="Times New Roman" w:hAnsi="Times New Roman" w:cs="Times New Roman"/>
          <w:sz w:val="2"/>
          <w:szCs w:val="2"/>
        </w:rPr>
      </w:pPr>
    </w:p>
    <w:p w14:paraId="65168C72"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IV.1.5.3- Nuage des mots sur la confidentialité des données au service du marketing dans le domaine des télécommunications</w:t>
      </w:r>
    </w:p>
    <w:p w14:paraId="2D16DBAA" w14:textId="77777777" w:rsidR="00D84B6C" w:rsidRPr="00835DE6" w:rsidRDefault="00D84B6C" w:rsidP="00824459">
      <w:pPr>
        <w:spacing w:before="120" w:after="120" w:line="348" w:lineRule="auto"/>
        <w:ind w:firstLine="709"/>
        <w:jc w:val="both"/>
        <w:rPr>
          <w:rFonts w:ascii="Times New Roman" w:hAnsi="Times New Roman" w:cs="Times New Roman"/>
          <w:sz w:val="24"/>
          <w:szCs w:val="24"/>
        </w:rPr>
      </w:pPr>
      <w:r w:rsidRPr="00835DE6">
        <w:rPr>
          <w:rFonts w:ascii="Times New Roman" w:hAnsi="Times New Roman" w:cs="Times New Roman"/>
          <w:sz w:val="24"/>
          <w:szCs w:val="24"/>
        </w:rPr>
        <w:t xml:space="preserve">En complément de la cartographie conceptuelle et de l’analyse de sentiment, le nuage de mots </w:t>
      </w:r>
      <w:r>
        <w:rPr>
          <w:rFonts w:ascii="Times New Roman" w:hAnsi="Times New Roman" w:cs="Times New Roman"/>
          <w:sz w:val="24"/>
          <w:szCs w:val="24"/>
        </w:rPr>
        <w:t>(</w:t>
      </w:r>
      <w:r w:rsidRPr="00815C37">
        <w:rPr>
          <w:rFonts w:ascii="Times New Roman" w:hAnsi="Times New Roman" w:cs="Times New Roman"/>
          <w:sz w:val="24"/>
          <w:szCs w:val="24"/>
        </w:rPr>
        <w:t xml:space="preserve">Graphique </w:t>
      </w:r>
      <w:r>
        <w:rPr>
          <w:rFonts w:ascii="Times New Roman" w:hAnsi="Times New Roman" w:cs="Times New Roman"/>
          <w:sz w:val="24"/>
          <w:szCs w:val="24"/>
        </w:rPr>
        <w:t xml:space="preserve">c3) </w:t>
      </w:r>
      <w:r w:rsidRPr="00835DE6">
        <w:rPr>
          <w:rFonts w:ascii="Times New Roman" w:hAnsi="Times New Roman" w:cs="Times New Roman"/>
          <w:sz w:val="24"/>
          <w:szCs w:val="24"/>
        </w:rPr>
        <w:t xml:space="preserve">offre un support visuel attrayant pour représenter les thèmes dominants et initier des discussions stratégiques autour des défis et des solutions d’amélioration. Ce nuage met en évidence les concepts clés associés aux enjeux et stratégies, tels que </w:t>
      </w:r>
      <w:r w:rsidRPr="00835DE6">
        <w:rPr>
          <w:rFonts w:ascii="Times New Roman" w:hAnsi="Times New Roman" w:cs="Times New Roman"/>
          <w:b/>
          <w:bCs/>
          <w:sz w:val="24"/>
          <w:szCs w:val="24"/>
        </w:rPr>
        <w:t>"Big Data"</w:t>
      </w:r>
      <w:r w:rsidRPr="00835DE6">
        <w:rPr>
          <w:rFonts w:ascii="Times New Roman" w:hAnsi="Times New Roman" w:cs="Times New Roman"/>
          <w:sz w:val="24"/>
          <w:szCs w:val="24"/>
        </w:rPr>
        <w:t xml:space="preserve">, </w:t>
      </w:r>
      <w:r w:rsidRPr="00835DE6">
        <w:rPr>
          <w:rFonts w:ascii="Times New Roman" w:hAnsi="Times New Roman" w:cs="Times New Roman"/>
          <w:b/>
          <w:bCs/>
          <w:sz w:val="24"/>
          <w:szCs w:val="24"/>
        </w:rPr>
        <w:t>"confidentialité"</w:t>
      </w:r>
      <w:r w:rsidRPr="00835DE6">
        <w:rPr>
          <w:rFonts w:ascii="Times New Roman" w:hAnsi="Times New Roman" w:cs="Times New Roman"/>
          <w:sz w:val="24"/>
          <w:szCs w:val="24"/>
        </w:rPr>
        <w:t xml:space="preserve">, </w:t>
      </w:r>
      <w:r w:rsidRPr="00835DE6">
        <w:rPr>
          <w:rFonts w:ascii="Times New Roman" w:hAnsi="Times New Roman" w:cs="Times New Roman"/>
          <w:b/>
          <w:bCs/>
          <w:sz w:val="24"/>
          <w:szCs w:val="24"/>
        </w:rPr>
        <w:t>"analyse"</w:t>
      </w:r>
      <w:r w:rsidRPr="00835DE6">
        <w:rPr>
          <w:rFonts w:ascii="Times New Roman" w:hAnsi="Times New Roman" w:cs="Times New Roman"/>
          <w:sz w:val="24"/>
          <w:szCs w:val="24"/>
        </w:rPr>
        <w:t xml:space="preserve"> et </w:t>
      </w:r>
      <w:r w:rsidRPr="00835DE6">
        <w:rPr>
          <w:rFonts w:ascii="Times New Roman" w:hAnsi="Times New Roman" w:cs="Times New Roman"/>
          <w:b/>
          <w:bCs/>
          <w:sz w:val="24"/>
          <w:szCs w:val="24"/>
        </w:rPr>
        <w:t>"gestion des données"</w:t>
      </w:r>
      <w:r w:rsidRPr="00835DE6">
        <w:rPr>
          <w:rFonts w:ascii="Times New Roman" w:hAnsi="Times New Roman" w:cs="Times New Roman"/>
          <w:sz w:val="24"/>
          <w:szCs w:val="24"/>
        </w:rPr>
        <w:t>.</w:t>
      </w:r>
    </w:p>
    <w:p w14:paraId="60F5D1F6" w14:textId="77777777" w:rsidR="00D84B6C" w:rsidRPr="00835DE6" w:rsidRDefault="00D84B6C" w:rsidP="00824459">
      <w:pPr>
        <w:spacing w:before="120" w:after="120" w:line="348" w:lineRule="auto"/>
        <w:ind w:firstLine="709"/>
        <w:jc w:val="both"/>
        <w:rPr>
          <w:rFonts w:ascii="Times New Roman" w:hAnsi="Times New Roman" w:cs="Times New Roman"/>
          <w:sz w:val="24"/>
          <w:szCs w:val="24"/>
        </w:rPr>
      </w:pPr>
      <w:r w:rsidRPr="00835DE6">
        <w:rPr>
          <w:rFonts w:ascii="Times New Roman" w:hAnsi="Times New Roman" w:cs="Times New Roman"/>
          <w:sz w:val="24"/>
          <w:szCs w:val="24"/>
        </w:rPr>
        <w:t xml:space="preserve">La prédominance de termes comme </w:t>
      </w:r>
      <w:r w:rsidRPr="00835DE6">
        <w:rPr>
          <w:rFonts w:ascii="Times New Roman" w:hAnsi="Times New Roman" w:cs="Times New Roman"/>
          <w:b/>
          <w:bCs/>
          <w:sz w:val="24"/>
          <w:szCs w:val="24"/>
        </w:rPr>
        <w:t>"confidentialité"</w:t>
      </w:r>
      <w:r w:rsidRPr="00835DE6">
        <w:rPr>
          <w:rFonts w:ascii="Times New Roman" w:hAnsi="Times New Roman" w:cs="Times New Roman"/>
          <w:sz w:val="24"/>
          <w:szCs w:val="24"/>
        </w:rPr>
        <w:t xml:space="preserve"> et </w:t>
      </w:r>
      <w:r w:rsidRPr="00835DE6">
        <w:rPr>
          <w:rFonts w:ascii="Times New Roman" w:hAnsi="Times New Roman" w:cs="Times New Roman"/>
          <w:b/>
          <w:bCs/>
          <w:sz w:val="24"/>
          <w:szCs w:val="24"/>
        </w:rPr>
        <w:t>"gestion"</w:t>
      </w:r>
      <w:r w:rsidRPr="00835DE6">
        <w:rPr>
          <w:rFonts w:ascii="Times New Roman" w:hAnsi="Times New Roman" w:cs="Times New Roman"/>
          <w:sz w:val="24"/>
          <w:szCs w:val="24"/>
        </w:rPr>
        <w:t xml:space="preserve"> reflète des préoccupations majeures liées à la protection des données et à la nécessité d’assurer une gouvernance rigoureuse dans le secteur des télécommunications. Par ailleurs, des mots tels que </w:t>
      </w:r>
      <w:r w:rsidRPr="00835DE6">
        <w:rPr>
          <w:rFonts w:ascii="Times New Roman" w:hAnsi="Times New Roman" w:cs="Times New Roman"/>
          <w:b/>
          <w:bCs/>
          <w:sz w:val="24"/>
          <w:szCs w:val="24"/>
        </w:rPr>
        <w:t>"client"</w:t>
      </w:r>
      <w:r w:rsidRPr="00835DE6">
        <w:rPr>
          <w:rFonts w:ascii="Times New Roman" w:hAnsi="Times New Roman" w:cs="Times New Roman"/>
          <w:sz w:val="24"/>
          <w:szCs w:val="24"/>
        </w:rPr>
        <w:t xml:space="preserve"> et </w:t>
      </w:r>
      <w:r w:rsidRPr="00835DE6">
        <w:rPr>
          <w:rFonts w:ascii="Times New Roman" w:hAnsi="Times New Roman" w:cs="Times New Roman"/>
          <w:b/>
          <w:bCs/>
          <w:sz w:val="24"/>
          <w:szCs w:val="24"/>
        </w:rPr>
        <w:t>"marketing"</w:t>
      </w:r>
      <w:r w:rsidRPr="00835DE6">
        <w:rPr>
          <w:rFonts w:ascii="Times New Roman" w:hAnsi="Times New Roman" w:cs="Times New Roman"/>
          <w:sz w:val="24"/>
          <w:szCs w:val="24"/>
        </w:rPr>
        <w:t xml:space="preserve"> soulignent l’importance de placer les besoins clients au cœur des stratégies d’amélioration. Enfin, des termes comme </w:t>
      </w:r>
      <w:r w:rsidRPr="00835DE6">
        <w:rPr>
          <w:rFonts w:ascii="Times New Roman" w:hAnsi="Times New Roman" w:cs="Times New Roman"/>
          <w:b/>
          <w:bCs/>
          <w:sz w:val="24"/>
          <w:szCs w:val="24"/>
        </w:rPr>
        <w:t>"technologies"</w:t>
      </w:r>
      <w:r w:rsidRPr="00835DE6">
        <w:rPr>
          <w:rFonts w:ascii="Times New Roman" w:hAnsi="Times New Roman" w:cs="Times New Roman"/>
          <w:sz w:val="24"/>
          <w:szCs w:val="24"/>
        </w:rPr>
        <w:t xml:space="preserve"> et </w:t>
      </w:r>
      <w:r w:rsidRPr="00835DE6">
        <w:rPr>
          <w:rFonts w:ascii="Times New Roman" w:hAnsi="Times New Roman" w:cs="Times New Roman"/>
          <w:b/>
          <w:bCs/>
          <w:sz w:val="24"/>
          <w:szCs w:val="24"/>
        </w:rPr>
        <w:t>"automatisation"</w:t>
      </w:r>
      <w:r w:rsidRPr="00835DE6">
        <w:rPr>
          <w:rFonts w:ascii="Times New Roman" w:hAnsi="Times New Roman" w:cs="Times New Roman"/>
          <w:sz w:val="24"/>
          <w:szCs w:val="24"/>
        </w:rPr>
        <w:t xml:space="preserve"> mettent en lumière les défis techniques et les opportunités pour renforcer les processus et les outils.</w:t>
      </w:r>
    </w:p>
    <w:p w14:paraId="5184B5F7" w14:textId="77777777" w:rsidR="00D84B6C" w:rsidRPr="00835DE6" w:rsidRDefault="00D84B6C" w:rsidP="00824459">
      <w:pPr>
        <w:spacing w:before="120" w:after="120" w:line="348" w:lineRule="auto"/>
        <w:ind w:firstLine="709"/>
        <w:jc w:val="both"/>
        <w:rPr>
          <w:rFonts w:ascii="Times New Roman" w:hAnsi="Times New Roman" w:cs="Times New Roman"/>
          <w:sz w:val="24"/>
          <w:szCs w:val="24"/>
        </w:rPr>
      </w:pPr>
      <w:r w:rsidRPr="00835DE6">
        <w:rPr>
          <w:rFonts w:ascii="Times New Roman" w:hAnsi="Times New Roman" w:cs="Times New Roman"/>
          <w:sz w:val="24"/>
          <w:szCs w:val="24"/>
        </w:rPr>
        <w:t xml:space="preserve">Ainsi, le nuage de mots visualise clairement les priorités exprimées par les participants, mettant en lumière des axes d’amélioration </w:t>
      </w:r>
      <w:r>
        <w:rPr>
          <w:rFonts w:ascii="Times New Roman" w:hAnsi="Times New Roman" w:cs="Times New Roman"/>
          <w:sz w:val="24"/>
          <w:szCs w:val="24"/>
        </w:rPr>
        <w:t>portés</w:t>
      </w:r>
      <w:r w:rsidRPr="00835DE6">
        <w:rPr>
          <w:rFonts w:ascii="Times New Roman" w:hAnsi="Times New Roman" w:cs="Times New Roman"/>
          <w:sz w:val="24"/>
          <w:szCs w:val="24"/>
        </w:rPr>
        <w:t xml:space="preserve"> à la fois sur les dimensions humaines (par exemple, la collaboration et la formation) et technologiques (telles que l’innovation et la </w:t>
      </w:r>
      <w:r w:rsidRPr="00835DE6">
        <w:rPr>
          <w:rFonts w:ascii="Times New Roman" w:hAnsi="Times New Roman" w:cs="Times New Roman"/>
          <w:sz w:val="24"/>
          <w:szCs w:val="24"/>
        </w:rPr>
        <w:lastRenderedPageBreak/>
        <w:t>standardisation) pour surmonter les obstacles identifiés. Ce visuel, en offrant une synthèse des préoccupations et des opportunités, peut servir de base pour des discussions stratégiques sur la gouvernance et l’optimisation des systèmes dans le secteur.</w:t>
      </w:r>
    </w:p>
    <w:p w14:paraId="2C623C72" w14:textId="7830CA25" w:rsidR="003B416D" w:rsidRPr="00FD331C" w:rsidRDefault="003B416D">
      <w:pPr>
        <w:rPr>
          <w:rFonts w:ascii="Times New Roman" w:hAnsi="Times New Roman" w:cs="Times New Roman"/>
          <w:b/>
          <w:bCs/>
          <w:sz w:val="4"/>
          <w:szCs w:val="4"/>
        </w:rPr>
      </w:pPr>
      <w:bookmarkStart w:id="142" w:name="_Hlk194034283"/>
    </w:p>
    <w:p w14:paraId="6AF5F832" w14:textId="6E606C8B" w:rsidR="00FD331C" w:rsidRDefault="00FD331C" w:rsidP="00FD331C">
      <w:pPr>
        <w:pStyle w:val="Lgende"/>
        <w:keepNext/>
        <w:ind w:firstLine="708"/>
        <w:jc w:val="left"/>
      </w:pPr>
      <w:bookmarkStart w:id="143" w:name="_Toc194307272"/>
      <w:bookmarkStart w:id="144" w:name="_Toc194307515"/>
      <w:bookmarkEnd w:id="142"/>
      <w:r w:rsidRPr="00FD331C">
        <w:rPr>
          <w:rFonts w:eastAsiaTheme="minorHAnsi" w:cs="Times New Roman"/>
          <w:color w:val="auto"/>
          <w:sz w:val="24"/>
          <w:szCs w:val="24"/>
        </w:rPr>
        <w:t xml:space="preserve">Figure </w:t>
      </w:r>
      <w:r w:rsidRPr="00FD331C">
        <w:rPr>
          <w:rFonts w:eastAsiaTheme="minorHAnsi" w:cs="Times New Roman"/>
          <w:color w:val="auto"/>
          <w:sz w:val="24"/>
          <w:szCs w:val="24"/>
        </w:rPr>
        <w:fldChar w:fldCharType="begin"/>
      </w:r>
      <w:r w:rsidRPr="00FD331C">
        <w:rPr>
          <w:rFonts w:eastAsiaTheme="minorHAnsi" w:cs="Times New Roman"/>
          <w:color w:val="auto"/>
          <w:sz w:val="24"/>
          <w:szCs w:val="24"/>
        </w:rPr>
        <w:instrText xml:space="preserve"> SEQ Figure \* ARABIC </w:instrText>
      </w:r>
      <w:r w:rsidRPr="00FD331C">
        <w:rPr>
          <w:rFonts w:eastAsiaTheme="minorHAnsi" w:cs="Times New Roman"/>
          <w:color w:val="auto"/>
          <w:sz w:val="24"/>
          <w:szCs w:val="24"/>
        </w:rPr>
        <w:fldChar w:fldCharType="separate"/>
      </w:r>
      <w:r w:rsidR="00BA3FC7">
        <w:rPr>
          <w:rFonts w:eastAsiaTheme="minorHAnsi" w:cs="Times New Roman"/>
          <w:noProof/>
          <w:color w:val="auto"/>
          <w:sz w:val="24"/>
          <w:szCs w:val="24"/>
        </w:rPr>
        <w:t>14</w:t>
      </w:r>
      <w:r w:rsidRPr="00FD331C">
        <w:rPr>
          <w:rFonts w:eastAsiaTheme="minorHAnsi" w:cs="Times New Roman"/>
          <w:color w:val="auto"/>
          <w:sz w:val="24"/>
          <w:szCs w:val="24"/>
        </w:rPr>
        <w:fldChar w:fldCharType="end"/>
      </w:r>
      <w:r>
        <w:rPr>
          <w:rFonts w:eastAsiaTheme="minorHAnsi" w:cs="Times New Roman"/>
          <w:color w:val="auto"/>
          <w:sz w:val="24"/>
          <w:szCs w:val="24"/>
        </w:rPr>
        <w:t xml:space="preserve"> </w:t>
      </w:r>
      <w:r w:rsidRPr="00FD331C">
        <w:rPr>
          <w:rFonts w:eastAsiaTheme="minorHAnsi" w:cs="Times New Roman"/>
          <w:b w:val="0"/>
          <w:bCs w:val="0"/>
          <w:color w:val="auto"/>
          <w:sz w:val="24"/>
          <w:szCs w:val="24"/>
        </w:rPr>
        <w:t>: Perception globale des répondants par ancienneté</w:t>
      </w:r>
      <w:bookmarkEnd w:id="143"/>
      <w:bookmarkEnd w:id="144"/>
    </w:p>
    <w:p w14:paraId="6F6318D7" w14:textId="77777777" w:rsidR="00D84B6C" w:rsidRDefault="00D84B6C" w:rsidP="00D84B6C">
      <w:pPr>
        <w:spacing w:before="120" w:after="120" w:line="360" w:lineRule="auto"/>
        <w:ind w:firstLine="708"/>
        <w:rPr>
          <w:rFonts w:ascii="Times New Roman" w:hAnsi="Times New Roman" w:cs="Times New Roman"/>
          <w:b/>
          <w:bCs/>
          <w:sz w:val="24"/>
          <w:szCs w:val="24"/>
        </w:rPr>
      </w:pPr>
      <w:r>
        <w:rPr>
          <w:noProof/>
          <w:lang w:eastAsia="fr-FR"/>
        </w:rPr>
        <w:drawing>
          <wp:inline distT="0" distB="0" distL="0" distR="0" wp14:anchorId="4377109F" wp14:editId="0547EEB4">
            <wp:extent cx="4674870" cy="3553134"/>
            <wp:effectExtent l="0" t="0" r="0" b="0"/>
            <wp:docPr id="15" name="Image 15" descr="Une image contenant texte, Police, journal, typographi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Police, journal, typographie&#10;&#10;Le contenu généré par l’IA peut être incorrect."/>
                    <pic:cNvPicPr/>
                  </pic:nvPicPr>
                  <pic:blipFill rotWithShape="1">
                    <a:blip r:embed="rId25"/>
                    <a:srcRect t="4079"/>
                    <a:stretch/>
                  </pic:blipFill>
                  <pic:spPr bwMode="auto">
                    <a:xfrm>
                      <a:off x="0" y="0"/>
                      <a:ext cx="4692496" cy="3566531"/>
                    </a:xfrm>
                    <a:prstGeom prst="rect">
                      <a:avLst/>
                    </a:prstGeom>
                    <a:ln>
                      <a:noFill/>
                    </a:ln>
                    <a:extLst>
                      <a:ext uri="{53640926-AAD7-44D8-BBD7-CCE9431645EC}">
                        <a14:shadowObscured xmlns:a14="http://schemas.microsoft.com/office/drawing/2010/main"/>
                      </a:ext>
                    </a:extLst>
                  </pic:spPr>
                </pic:pic>
              </a:graphicData>
            </a:graphic>
          </wp:inline>
        </w:drawing>
      </w:r>
    </w:p>
    <w:p w14:paraId="47BCD329" w14:textId="77777777" w:rsidR="00D84B6C"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7F37C1">
        <w:rPr>
          <w:rFonts w:ascii="Times New Roman" w:hAnsi="Times New Roman" w:cs="Times New Roman"/>
          <w:sz w:val="24"/>
          <w:szCs w:val="24"/>
        </w:rPr>
        <w:t>R</w:t>
      </w:r>
      <w:r w:rsidRPr="007F37C1">
        <w:rPr>
          <w:rFonts w:ascii="Times New Roman" w:hAnsi="Times New Roman" w:cs="Times New Roman" w:hint="eastAsia"/>
          <w:sz w:val="24"/>
          <w:szCs w:val="24"/>
        </w:rPr>
        <w:t>é</w:t>
      </w:r>
      <w:r w:rsidRPr="007F37C1">
        <w:rPr>
          <w:rFonts w:ascii="Times New Roman" w:hAnsi="Times New Roman" w:cs="Times New Roman"/>
          <w:sz w:val="24"/>
          <w:szCs w:val="24"/>
        </w:rPr>
        <w:t>sultats des entretiens semi-directs.</w:t>
      </w:r>
    </w:p>
    <w:p w14:paraId="31FDAAD4" w14:textId="77777777" w:rsidR="00D84B6C" w:rsidRPr="00824459" w:rsidRDefault="00D84B6C" w:rsidP="00D84B6C">
      <w:pPr>
        <w:spacing w:before="120" w:after="120" w:line="360" w:lineRule="auto"/>
        <w:ind w:firstLine="708"/>
        <w:jc w:val="both"/>
        <w:rPr>
          <w:rFonts w:ascii="Times New Roman" w:hAnsi="Times New Roman" w:cs="Times New Roman"/>
          <w:sz w:val="4"/>
          <w:szCs w:val="4"/>
        </w:rPr>
      </w:pPr>
    </w:p>
    <w:p w14:paraId="6B8F662C" w14:textId="77777777" w:rsidR="00D84B6C" w:rsidRPr="00D84B6C" w:rsidRDefault="00D84B6C" w:rsidP="00D84B6C">
      <w:pPr>
        <w:pStyle w:val="Titre2"/>
        <w:rPr>
          <w:rFonts w:ascii="Arial Rounded MT Bold" w:hAnsi="Arial Rounded MT Bold"/>
          <w:color w:val="auto"/>
        </w:rPr>
      </w:pPr>
      <w:bookmarkStart w:id="145" w:name="_Toc194255058"/>
      <w:r w:rsidRPr="00D84B6C">
        <w:rPr>
          <w:rFonts w:ascii="Arial Rounded MT Bold" w:hAnsi="Arial Rounded MT Bold"/>
          <w:color w:val="auto"/>
        </w:rPr>
        <w:t>IV.2- Analyse explicative autour de la relation entre l’amélioration des performances marketing et la protection des données des clients</w:t>
      </w:r>
      <w:bookmarkEnd w:id="145"/>
    </w:p>
    <w:p w14:paraId="774F9A0C"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Dans cette section, nous analysons la relation entre l’amélioration des performances marketing et les pratiques de protection des données des clients. Plus précisément, nous explorerons comment la conformité au RGPD, l’utilisation de technologies sécurisées comme la blockchain, et la personnalisation des campagnes influencent les performances marketing telles que la fidélité client, le taux d’engagement et la réduction des incidents de sécurité. En nous appuyant sur les résultats des analyses statistiques précédentes, chaque sous-section développera ces liens pour identifier les leviers potentiels permettant de concilier efficacité marketing et respect de la protection des données personnelles.</w:t>
      </w:r>
    </w:p>
    <w:p w14:paraId="76535637" w14:textId="77777777" w:rsidR="00D84B6C" w:rsidRPr="0021459B" w:rsidRDefault="00D84B6C" w:rsidP="0021459B">
      <w:pPr>
        <w:pStyle w:val="Titre3"/>
        <w:spacing w:after="120"/>
        <w:rPr>
          <w:rFonts w:ascii="Times New Roman" w:hAnsi="Times New Roman" w:cs="Times New Roman"/>
          <w:b/>
          <w:color w:val="auto"/>
        </w:rPr>
      </w:pPr>
      <w:bookmarkStart w:id="146" w:name="_Toc194255059"/>
      <w:r w:rsidRPr="0021459B">
        <w:rPr>
          <w:rFonts w:ascii="Times New Roman" w:hAnsi="Times New Roman" w:cs="Times New Roman"/>
          <w:b/>
          <w:color w:val="auto"/>
        </w:rPr>
        <w:t>IV.2.1- La conformité au RGPD comme levier potentiel pour la fidélité client</w:t>
      </w:r>
      <w:bookmarkEnd w:id="146"/>
    </w:p>
    <w:p w14:paraId="761F8373"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bCs/>
          <w:sz w:val="24"/>
          <w:szCs w:val="24"/>
        </w:rPr>
        <w:t>Il est q</w:t>
      </w:r>
      <w:r>
        <w:rPr>
          <w:rFonts w:ascii="Times New Roman" w:hAnsi="Times New Roman" w:cs="Times New Roman"/>
          <w:bCs/>
          <w:sz w:val="24"/>
          <w:szCs w:val="24"/>
        </w:rPr>
        <w:t>uestion dans c</w:t>
      </w:r>
      <w:r w:rsidRPr="0014588B">
        <w:rPr>
          <w:rFonts w:ascii="Times New Roman" w:hAnsi="Times New Roman" w:cs="Times New Roman"/>
          <w:sz w:val="24"/>
          <w:szCs w:val="24"/>
        </w:rPr>
        <w:t xml:space="preserve">ette sous-section </w:t>
      </w:r>
      <w:r>
        <w:rPr>
          <w:rFonts w:ascii="Times New Roman" w:hAnsi="Times New Roman" w:cs="Times New Roman"/>
          <w:sz w:val="24"/>
          <w:szCs w:val="24"/>
        </w:rPr>
        <w:t>d’</w:t>
      </w:r>
      <w:r w:rsidRPr="0014588B">
        <w:rPr>
          <w:rFonts w:ascii="Times New Roman" w:hAnsi="Times New Roman" w:cs="Times New Roman"/>
          <w:sz w:val="24"/>
          <w:szCs w:val="24"/>
        </w:rPr>
        <w:t>examine</w:t>
      </w:r>
      <w:r>
        <w:rPr>
          <w:rFonts w:ascii="Times New Roman" w:hAnsi="Times New Roman" w:cs="Times New Roman"/>
          <w:sz w:val="24"/>
          <w:szCs w:val="24"/>
        </w:rPr>
        <w:t>r</w:t>
      </w:r>
      <w:r w:rsidRPr="0014588B">
        <w:rPr>
          <w:rFonts w:ascii="Times New Roman" w:hAnsi="Times New Roman" w:cs="Times New Roman"/>
          <w:sz w:val="24"/>
          <w:szCs w:val="24"/>
        </w:rPr>
        <w:t xml:space="preserve"> si la conformité au RGPD peut renforcer la fidélité client. L'objectif est de vérifier si les efforts déployés pour se conformer à ce règlement influencent positivement la perception des clients et leur fidélité.</w:t>
      </w:r>
    </w:p>
    <w:p w14:paraId="3202BC34"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lastRenderedPageBreak/>
        <w:t>Les analyses montr</w:t>
      </w:r>
      <w:r>
        <w:rPr>
          <w:rFonts w:ascii="Times New Roman" w:hAnsi="Times New Roman" w:cs="Times New Roman"/>
          <w:sz w:val="24"/>
          <w:szCs w:val="24"/>
        </w:rPr>
        <w:t>ent</w:t>
      </w:r>
      <w:r w:rsidRPr="0014588B">
        <w:rPr>
          <w:rFonts w:ascii="Times New Roman" w:hAnsi="Times New Roman" w:cs="Times New Roman"/>
          <w:sz w:val="24"/>
          <w:szCs w:val="24"/>
        </w:rPr>
        <w:t xml:space="preserve"> qu'il n’existe pas de relation significative entre la conformité au RGPD et la fidélité client. Le test de corrélation a révélé une très faible association (</w:t>
      </w:r>
      <w:r w:rsidRPr="0014588B">
        <w:rPr>
          <w:rFonts w:ascii="Times New Roman" w:hAnsi="Times New Roman" w:cs="Times New Roman"/>
          <w:b/>
          <w:bCs/>
          <w:sz w:val="24"/>
          <w:szCs w:val="24"/>
        </w:rPr>
        <w:t>r = -0.070</w:t>
      </w:r>
      <w:r w:rsidRPr="0014588B">
        <w:rPr>
          <w:rFonts w:ascii="Times New Roman" w:hAnsi="Times New Roman" w:cs="Times New Roman"/>
          <w:sz w:val="24"/>
          <w:szCs w:val="24"/>
        </w:rPr>
        <w:t>) et non significative. La régression linéaire a confirmé ce résultat avec un faible R² (</w:t>
      </w:r>
      <w:r w:rsidRPr="0014588B">
        <w:rPr>
          <w:rFonts w:ascii="Times New Roman" w:hAnsi="Times New Roman" w:cs="Times New Roman"/>
          <w:b/>
          <w:bCs/>
          <w:sz w:val="24"/>
          <w:szCs w:val="24"/>
        </w:rPr>
        <w:t>0.5 %</w:t>
      </w:r>
      <w:r w:rsidRPr="0014588B">
        <w:rPr>
          <w:rFonts w:ascii="Times New Roman" w:hAnsi="Times New Roman" w:cs="Times New Roman"/>
          <w:sz w:val="24"/>
          <w:szCs w:val="24"/>
        </w:rPr>
        <w:t>) indiquant que la conformité n’explique presque pas la fidélité client. Ces résultats suggèrent que, bien que le respect du RGPD soit essentiel pour des raisons réglementaires et éthiques, il n’est pas perçu par les clients comme un facteur clé de fidélité. Cela peut indiquer que d'autres leviers, comme l'expérience utilisateur ou la qualité des produits, jouent un rôle plus déterminant.</w:t>
      </w:r>
    </w:p>
    <w:p w14:paraId="0C79A410" w14:textId="77777777" w:rsidR="00D84B6C" w:rsidRPr="0021459B" w:rsidRDefault="00D84B6C" w:rsidP="0021459B">
      <w:pPr>
        <w:pStyle w:val="Titre3"/>
        <w:spacing w:after="120"/>
        <w:rPr>
          <w:rFonts w:ascii="Times New Roman" w:hAnsi="Times New Roman" w:cs="Times New Roman"/>
          <w:b/>
          <w:color w:val="auto"/>
        </w:rPr>
      </w:pPr>
      <w:bookmarkStart w:id="147" w:name="_Toc194255060"/>
      <w:r w:rsidRPr="0021459B">
        <w:rPr>
          <w:rFonts w:ascii="Times New Roman" w:hAnsi="Times New Roman" w:cs="Times New Roman"/>
          <w:b/>
          <w:color w:val="auto"/>
        </w:rPr>
        <w:t>IV.2.2- L'impact de la personnalisation des campagnes respectueuses des données sur le taux d’engagement</w:t>
      </w:r>
      <w:bookmarkEnd w:id="147"/>
    </w:p>
    <w:p w14:paraId="31979EC1"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Ici, nous cherchons à déterminer si la personnalisation des campagnes, lorsqu'elle est réalisée dans le respect de la vie privée, contribue à améliorer le taux d’engagement des clients.</w:t>
      </w:r>
    </w:p>
    <w:p w14:paraId="20B21AA5"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Les résultats de l’</w:t>
      </w:r>
      <w:r w:rsidRPr="0014588B">
        <w:rPr>
          <w:rFonts w:ascii="Times New Roman" w:hAnsi="Times New Roman" w:cs="Times New Roman"/>
          <w:b/>
          <w:bCs/>
          <w:sz w:val="24"/>
          <w:szCs w:val="24"/>
        </w:rPr>
        <w:t>ANOVA</w:t>
      </w:r>
      <w:r w:rsidRPr="0014588B">
        <w:rPr>
          <w:rFonts w:ascii="Times New Roman" w:hAnsi="Times New Roman" w:cs="Times New Roman"/>
          <w:sz w:val="24"/>
          <w:szCs w:val="24"/>
        </w:rPr>
        <w:t xml:space="preserve"> ont montré qu’il n'y a pas de différence significative entre les niveaux de personnalisation des campagnes en ce qui concerne l'efficacité perçue des campagnes (</w:t>
      </w:r>
      <w:r w:rsidRPr="0014588B">
        <w:rPr>
          <w:rFonts w:ascii="Times New Roman" w:hAnsi="Times New Roman" w:cs="Times New Roman"/>
          <w:i/>
          <w:iCs/>
          <w:sz w:val="24"/>
          <w:szCs w:val="24"/>
        </w:rPr>
        <w:t>p = 0.138</w:t>
      </w:r>
      <w:r w:rsidRPr="0014588B">
        <w:rPr>
          <w:rFonts w:ascii="Times New Roman" w:hAnsi="Times New Roman" w:cs="Times New Roman"/>
          <w:sz w:val="24"/>
          <w:szCs w:val="24"/>
        </w:rPr>
        <w:t>). Par ailleurs, la régression multiple prenant en compte la personnalisation des campagnes et la conformité RGPD n’a pas révélé d’impact significatif sur l’efficacité des campagnes. Le coefficient pour la personnalisation était positif (</w:t>
      </w:r>
      <w:r w:rsidRPr="0014588B">
        <w:rPr>
          <w:rFonts w:ascii="Times New Roman" w:hAnsi="Times New Roman" w:cs="Times New Roman"/>
          <w:b/>
          <w:bCs/>
          <w:sz w:val="24"/>
          <w:szCs w:val="24"/>
        </w:rPr>
        <w:t>0.153</w:t>
      </w:r>
      <w:r w:rsidRPr="0014588B">
        <w:rPr>
          <w:rFonts w:ascii="Times New Roman" w:hAnsi="Times New Roman" w:cs="Times New Roman"/>
          <w:sz w:val="24"/>
          <w:szCs w:val="24"/>
        </w:rPr>
        <w:t xml:space="preserve">) mais non significatif, et le modèle a expliqué seulement </w:t>
      </w:r>
      <w:r w:rsidRPr="0014588B">
        <w:rPr>
          <w:rFonts w:ascii="Times New Roman" w:hAnsi="Times New Roman" w:cs="Times New Roman"/>
          <w:b/>
          <w:bCs/>
          <w:sz w:val="24"/>
          <w:szCs w:val="24"/>
        </w:rPr>
        <w:t>5 %</w:t>
      </w:r>
      <w:r w:rsidRPr="0014588B">
        <w:rPr>
          <w:rFonts w:ascii="Times New Roman" w:hAnsi="Times New Roman" w:cs="Times New Roman"/>
          <w:sz w:val="24"/>
          <w:szCs w:val="24"/>
        </w:rPr>
        <w:t xml:space="preserve"> de la variance des performances. Ainsi, bien que la personnalisation soit souvent perçue comme un facteur clé de l’engagement, elle n’apparaît pas comme un moteur déterminant dans ce contexte, possiblement en raison d'une exécution insuffisamment optimisée ou d’une méfiance persistante des consommateurs envers les usages de leurs données.</w:t>
      </w:r>
    </w:p>
    <w:p w14:paraId="19AEA6B6" w14:textId="77777777" w:rsidR="00D84B6C" w:rsidRPr="0021459B" w:rsidRDefault="00D84B6C" w:rsidP="0021459B">
      <w:pPr>
        <w:pStyle w:val="Titre3"/>
        <w:spacing w:after="120"/>
        <w:rPr>
          <w:rFonts w:ascii="Times New Roman" w:hAnsi="Times New Roman" w:cs="Times New Roman"/>
          <w:b/>
          <w:color w:val="auto"/>
        </w:rPr>
      </w:pPr>
      <w:bookmarkStart w:id="148" w:name="_Toc194255061"/>
      <w:r w:rsidRPr="0021459B">
        <w:rPr>
          <w:rFonts w:ascii="Times New Roman" w:hAnsi="Times New Roman" w:cs="Times New Roman"/>
          <w:b/>
          <w:color w:val="auto"/>
        </w:rPr>
        <w:t>IV.2.3- Les technologies de protection des données comme facteur de réduction des risques de violations</w:t>
      </w:r>
      <w:bookmarkEnd w:id="148"/>
    </w:p>
    <w:p w14:paraId="5C3E58AD"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Cette partie explore l’hypothèse selon laquelle les technologies de protection des données, notamment la blockchain, peuvent contribuer à réduire les risques de violations et renforcer la confiance des clients.</w:t>
      </w:r>
    </w:p>
    <w:p w14:paraId="5EDCC667"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 xml:space="preserve">Les comparaisons entre les groupes utilisant la blockchain et ceux ne l’utilisant pas n'ont révélé aucune différence statistiquement significative concernant la réduction perçue des incidents. Le </w:t>
      </w:r>
      <w:r w:rsidRPr="0014588B">
        <w:rPr>
          <w:rFonts w:ascii="Times New Roman" w:hAnsi="Times New Roman" w:cs="Times New Roman"/>
          <w:b/>
          <w:bCs/>
          <w:sz w:val="24"/>
          <w:szCs w:val="24"/>
        </w:rPr>
        <w:t>test t de Student</w:t>
      </w:r>
      <w:r w:rsidRPr="0014588B">
        <w:rPr>
          <w:rFonts w:ascii="Times New Roman" w:hAnsi="Times New Roman" w:cs="Times New Roman"/>
          <w:sz w:val="24"/>
          <w:szCs w:val="24"/>
        </w:rPr>
        <w:t xml:space="preserve"> a donné une p-valeur élevée (</w:t>
      </w:r>
      <w:r w:rsidRPr="0014588B">
        <w:rPr>
          <w:rFonts w:ascii="Times New Roman" w:hAnsi="Times New Roman" w:cs="Times New Roman"/>
          <w:i/>
          <w:iCs/>
          <w:sz w:val="24"/>
          <w:szCs w:val="24"/>
        </w:rPr>
        <w:t>p = 0.572</w:t>
      </w:r>
      <w:r w:rsidRPr="0014588B">
        <w:rPr>
          <w:rFonts w:ascii="Times New Roman" w:hAnsi="Times New Roman" w:cs="Times New Roman"/>
          <w:sz w:val="24"/>
          <w:szCs w:val="24"/>
        </w:rPr>
        <w:t>), indiquant que la perception de réduction des risques n’est pas liée à l’adoption de la blockchain. La régression logistique a également confirmé ce résultat, avec un coefficient non significatif (</w:t>
      </w:r>
      <w:r w:rsidRPr="0014588B">
        <w:rPr>
          <w:rFonts w:ascii="Times New Roman" w:hAnsi="Times New Roman" w:cs="Times New Roman"/>
          <w:b/>
          <w:bCs/>
          <w:sz w:val="24"/>
          <w:szCs w:val="24"/>
        </w:rPr>
        <w:t>-0.297</w:t>
      </w:r>
      <w:r w:rsidRPr="0014588B">
        <w:rPr>
          <w:rFonts w:ascii="Times New Roman" w:hAnsi="Times New Roman" w:cs="Times New Roman"/>
          <w:sz w:val="24"/>
          <w:szCs w:val="24"/>
        </w:rPr>
        <w:t>) et un pouvoir explicatif très faible (</w:t>
      </w:r>
      <w:r w:rsidRPr="0014588B">
        <w:rPr>
          <w:rFonts w:ascii="Times New Roman" w:hAnsi="Times New Roman" w:cs="Times New Roman"/>
          <w:b/>
          <w:bCs/>
          <w:sz w:val="24"/>
          <w:szCs w:val="24"/>
        </w:rPr>
        <w:t>Pseudo R² = 0.4 %</w:t>
      </w:r>
      <w:r w:rsidRPr="0014588B">
        <w:rPr>
          <w:rFonts w:ascii="Times New Roman" w:hAnsi="Times New Roman" w:cs="Times New Roman"/>
          <w:sz w:val="24"/>
          <w:szCs w:val="24"/>
        </w:rPr>
        <w:t xml:space="preserve">). Ces résultats montrent que, malgré les promesses théoriques des technologies avancées comme la blockchain, leur impact perçu sur la </w:t>
      </w:r>
      <w:r w:rsidRPr="0014588B">
        <w:rPr>
          <w:rFonts w:ascii="Times New Roman" w:hAnsi="Times New Roman" w:cs="Times New Roman"/>
          <w:sz w:val="24"/>
          <w:szCs w:val="24"/>
        </w:rPr>
        <w:lastRenderedPageBreak/>
        <w:t>sécurité des données reste limité dans ce contexte. Il est probable que leur adoption pratique soit encore faible ou que leur potentiel ne soit pas suffisamment communiqué aux clients.</w:t>
      </w:r>
    </w:p>
    <w:p w14:paraId="5D92CFCC" w14:textId="77777777" w:rsidR="00D84B6C" w:rsidRPr="0021459B" w:rsidRDefault="00D84B6C" w:rsidP="0021459B">
      <w:pPr>
        <w:pStyle w:val="Titre3"/>
        <w:spacing w:after="120"/>
        <w:rPr>
          <w:rFonts w:ascii="Times New Roman" w:hAnsi="Times New Roman" w:cs="Times New Roman"/>
          <w:b/>
          <w:color w:val="auto"/>
        </w:rPr>
      </w:pPr>
      <w:bookmarkStart w:id="149" w:name="_Toc194255062"/>
      <w:r w:rsidRPr="0021459B">
        <w:rPr>
          <w:rFonts w:ascii="Times New Roman" w:hAnsi="Times New Roman" w:cs="Times New Roman"/>
          <w:b/>
          <w:color w:val="auto"/>
        </w:rPr>
        <w:t>IV.2.4- Synthèse des relations entre protection des données et performances marketing</w:t>
      </w:r>
      <w:bookmarkEnd w:id="149"/>
    </w:p>
    <w:p w14:paraId="643AB9EC"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Cette section synthétise les principaux résultats obtenus sur la relation entre la protection des données et l’amélioration des performances marketing.</w:t>
      </w:r>
    </w:p>
    <w:p w14:paraId="3BFB7364" w14:textId="77777777" w:rsidR="00D84B6C" w:rsidRPr="0014588B" w:rsidRDefault="00D84B6C" w:rsidP="00D84B6C">
      <w:pPr>
        <w:spacing w:before="120" w:after="120" w:line="360" w:lineRule="auto"/>
        <w:ind w:firstLine="708"/>
        <w:jc w:val="both"/>
        <w:rPr>
          <w:rFonts w:ascii="Times New Roman" w:hAnsi="Times New Roman" w:cs="Times New Roman"/>
          <w:sz w:val="24"/>
          <w:szCs w:val="24"/>
        </w:rPr>
      </w:pPr>
      <w:r w:rsidRPr="0014588B">
        <w:rPr>
          <w:rFonts w:ascii="Times New Roman" w:hAnsi="Times New Roman" w:cs="Times New Roman"/>
          <w:sz w:val="24"/>
          <w:szCs w:val="24"/>
        </w:rPr>
        <w:t>Les analyses menées révèlent que la conformité au RGPD, la personnalisation des campagnes et l’utilisation de technologies sécurisées n’ont pas d’impact significatif direct sur les performances marketing telles que la fidélité client, le taux d’engagement ou la réduction des incidents. Toutefois, ces résultats ne doivent pas être interprétés comme un désaveu des pratiques de protection des données. Ils soulignent plutôt la nécessité de renforcer l’exécution et la communication autour de ces pratiques pour que les clients perçoivent leurs bénéfices. La sensibilisation des consommateurs à l’importance de la sécurité des données et la mise en avant d’une utilisation transparente et éthique des informations personnelles pourraient permettre de concilier davantage protection des données et performance marketing.</w:t>
      </w:r>
    </w:p>
    <w:p w14:paraId="2119F758" w14:textId="77777777" w:rsidR="00D84B6C" w:rsidRPr="00D84B6C" w:rsidRDefault="00D84B6C" w:rsidP="00D84B6C">
      <w:pPr>
        <w:pStyle w:val="Titre2"/>
        <w:rPr>
          <w:rFonts w:ascii="Arial Rounded MT Bold" w:hAnsi="Arial Rounded MT Bold"/>
          <w:color w:val="auto"/>
        </w:rPr>
      </w:pPr>
      <w:bookmarkStart w:id="150" w:name="_Toc194255063"/>
      <w:r w:rsidRPr="00D84B6C">
        <w:rPr>
          <w:rFonts w:ascii="Arial Rounded MT Bold" w:hAnsi="Arial Rounded MT Bold"/>
          <w:color w:val="auto"/>
        </w:rPr>
        <w:t>IV.3- Triangularisation des données</w:t>
      </w:r>
      <w:bookmarkEnd w:id="150"/>
    </w:p>
    <w:p w14:paraId="7C32B4EB"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285D8B">
        <w:rPr>
          <w:rFonts w:ascii="Times New Roman" w:hAnsi="Times New Roman" w:cs="Times New Roman"/>
          <w:sz w:val="24"/>
          <w:szCs w:val="24"/>
        </w:rPr>
        <w:t>La triangulation des données permet de croiser les perspectives qualitatives et quantitatives afin d’obtenir une vision enrichie et cohérente des thématiques étudiées. Cette section se concentre sur deux actions principales : d’une part, l’analyse des convergences et divergences pour la thématique « Impact client » en croisant les réponses des interviews et du questionnaire ; d’autre part, la représentation visuelle des résultats pour les thématiques « Impact client » et « Avenir et innovation », afin de mettre en lumière les éléments clés de manière synthétique et compréhensible.</w:t>
      </w:r>
    </w:p>
    <w:p w14:paraId="5F9D8878" w14:textId="77777777" w:rsidR="00FD331C" w:rsidRPr="00FD331C" w:rsidRDefault="00FD331C" w:rsidP="00D84B6C">
      <w:pPr>
        <w:spacing w:before="120" w:after="120" w:line="360" w:lineRule="auto"/>
        <w:ind w:firstLine="708"/>
        <w:jc w:val="both"/>
        <w:rPr>
          <w:rFonts w:ascii="Times New Roman" w:hAnsi="Times New Roman" w:cs="Times New Roman"/>
          <w:sz w:val="2"/>
          <w:szCs w:val="2"/>
        </w:rPr>
      </w:pPr>
    </w:p>
    <w:p w14:paraId="4053A64A" w14:textId="77777777" w:rsidR="00D84B6C" w:rsidRPr="0021459B" w:rsidRDefault="00D84B6C" w:rsidP="0021459B">
      <w:pPr>
        <w:pStyle w:val="Titre3"/>
        <w:spacing w:after="120"/>
        <w:rPr>
          <w:rFonts w:ascii="Times New Roman" w:hAnsi="Times New Roman" w:cs="Times New Roman"/>
          <w:b/>
          <w:color w:val="auto"/>
        </w:rPr>
      </w:pPr>
      <w:bookmarkStart w:id="151" w:name="_Toc194255064"/>
      <w:r w:rsidRPr="0021459B">
        <w:rPr>
          <w:rFonts w:ascii="Times New Roman" w:hAnsi="Times New Roman" w:cs="Times New Roman"/>
          <w:b/>
          <w:color w:val="auto"/>
        </w:rPr>
        <w:t>IV.3.1- Croisement des données pour la thématique : Impact client</w:t>
      </w:r>
      <w:bookmarkEnd w:id="151"/>
    </w:p>
    <w:p w14:paraId="641F35BB"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IV.3.1.1- Convergences</w:t>
      </w:r>
    </w:p>
    <w:p w14:paraId="1C5D2067" w14:textId="77777777" w:rsidR="00D84B6C" w:rsidRPr="001F0DCB" w:rsidRDefault="00D84B6C" w:rsidP="00D84B6C">
      <w:pPr>
        <w:spacing w:before="120" w:after="120" w:line="360" w:lineRule="auto"/>
        <w:ind w:firstLine="708"/>
        <w:jc w:val="both"/>
        <w:rPr>
          <w:rFonts w:ascii="Times New Roman" w:hAnsi="Times New Roman" w:cs="Times New Roman"/>
          <w:sz w:val="24"/>
          <w:szCs w:val="24"/>
        </w:rPr>
      </w:pPr>
      <w:r w:rsidRPr="001F0DCB">
        <w:rPr>
          <w:rFonts w:ascii="Times New Roman" w:hAnsi="Times New Roman" w:cs="Times New Roman"/>
          <w:sz w:val="24"/>
          <w:szCs w:val="24"/>
        </w:rPr>
        <w:t>La transparence et la protection des données sont reconnues comme essentielles pour la confiance client, tant dans les interviews que dans le questionnaire. Les interlocuteurs soulignent que des processus comme le respect du consentement et la sécurisation des données renforcent la crédibilité de l’entreprise. Par exemple, l’Interlocuteur 4 mentionne que « la transparence sur l’usage des données est un levier clé lors des enquêtes de satisfaction client ». Ces points sont confirmés par les données quantitatives, où 85 % des répondants estiment que la conformité au RGPD renforce la confiance client. De plus, 65 % des participants citent la transparence comme un aspect performant, et 70 % reconnaissent l’efficacité des mesures de sécurité. Cela démontre un alignement entre perceptions internes et résultats mesurés.</w:t>
      </w:r>
    </w:p>
    <w:p w14:paraId="3BB0BE40" w14:textId="77777777" w:rsidR="00D84B6C" w:rsidRPr="00FD331C" w:rsidRDefault="00D84B6C" w:rsidP="00D84B6C">
      <w:pPr>
        <w:spacing w:before="120" w:after="120" w:line="360" w:lineRule="auto"/>
        <w:ind w:firstLine="708"/>
        <w:jc w:val="both"/>
        <w:rPr>
          <w:rFonts w:ascii="Times New Roman" w:hAnsi="Times New Roman" w:cs="Times New Roman"/>
          <w:b/>
          <w:bCs/>
          <w:sz w:val="2"/>
          <w:szCs w:val="2"/>
        </w:rPr>
      </w:pPr>
    </w:p>
    <w:p w14:paraId="067F64E3"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IV.3.1.2- Divergences</w:t>
      </w:r>
    </w:p>
    <w:p w14:paraId="604DFE74" w14:textId="77777777" w:rsidR="00D84B6C" w:rsidRPr="001F0DCB" w:rsidRDefault="00D84B6C" w:rsidP="00D84B6C">
      <w:pPr>
        <w:spacing w:before="120" w:after="120" w:line="360" w:lineRule="auto"/>
        <w:ind w:firstLine="708"/>
        <w:jc w:val="both"/>
        <w:rPr>
          <w:rFonts w:ascii="Times New Roman" w:hAnsi="Times New Roman" w:cs="Times New Roman"/>
          <w:sz w:val="24"/>
          <w:szCs w:val="24"/>
        </w:rPr>
      </w:pPr>
      <w:r w:rsidRPr="001F0DCB">
        <w:rPr>
          <w:rFonts w:ascii="Times New Roman" w:hAnsi="Times New Roman" w:cs="Times New Roman"/>
          <w:sz w:val="24"/>
          <w:szCs w:val="24"/>
        </w:rPr>
        <w:t>Les interviews révèlent des critiques sur la communication avec les utilisateurs, jugée parfois peu claire ou insuffisante. L’Interlocuteur 3 note un « manque de clarté dans la manière dont nous informons les clients », et l’Interlocuteur 5 suggère que « la communication pourrait être améliorée pour éviter les confusions ». Pourtant, les résultats du questionnaire montrent que 70 % des répondants trouvent les pratiques actuelles de communication efficaces. Cette divergence peut s’expliquer par des perspectives différentes : les interlocuteurs qualitatifs, plus proches des utilisateurs, perçoivent des lacunes externes, tandis que les répondants, souvent en interne, jugent ces efforts suffisants. Cela met en lumière des opportunités pour renforcer la cohérence des pratiques de communication.</w:t>
      </w:r>
    </w:p>
    <w:p w14:paraId="2B278581" w14:textId="77777777" w:rsidR="00D84B6C" w:rsidRPr="00FD331C" w:rsidRDefault="00D84B6C" w:rsidP="00D84B6C">
      <w:pPr>
        <w:spacing w:before="120" w:after="120" w:line="360" w:lineRule="auto"/>
        <w:ind w:firstLine="708"/>
        <w:jc w:val="both"/>
        <w:rPr>
          <w:rFonts w:ascii="Times New Roman" w:hAnsi="Times New Roman" w:cs="Times New Roman"/>
          <w:b/>
          <w:bCs/>
          <w:sz w:val="2"/>
          <w:szCs w:val="2"/>
        </w:rPr>
      </w:pPr>
    </w:p>
    <w:p w14:paraId="263965C7" w14:textId="77777777" w:rsidR="00D84B6C" w:rsidRPr="0021459B" w:rsidRDefault="00D84B6C" w:rsidP="0021459B">
      <w:pPr>
        <w:pStyle w:val="Titre3"/>
        <w:spacing w:after="120"/>
        <w:rPr>
          <w:rFonts w:ascii="Times New Roman" w:hAnsi="Times New Roman" w:cs="Times New Roman"/>
          <w:b/>
          <w:color w:val="auto"/>
        </w:rPr>
      </w:pPr>
      <w:bookmarkStart w:id="152" w:name="_Toc194255065"/>
      <w:r w:rsidRPr="0021459B">
        <w:rPr>
          <w:rFonts w:ascii="Times New Roman" w:hAnsi="Times New Roman" w:cs="Times New Roman"/>
          <w:b/>
          <w:color w:val="auto"/>
        </w:rPr>
        <w:t>IV.3.2- Visualisation des résultats pour les thématiques  «  Impact client » et « Avenir et innovation »</w:t>
      </w:r>
      <w:bookmarkEnd w:id="152"/>
    </w:p>
    <w:p w14:paraId="03025AD0"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IV.3.2.1- Diagramme combiné pour "Impact client"</w:t>
      </w:r>
    </w:p>
    <w:p w14:paraId="0C629709" w14:textId="77777777" w:rsidR="00D84B6C" w:rsidRPr="00F50D01" w:rsidRDefault="00D84B6C" w:rsidP="00D84B6C">
      <w:pPr>
        <w:spacing w:before="120" w:after="120" w:line="360" w:lineRule="auto"/>
        <w:ind w:firstLine="708"/>
        <w:jc w:val="both"/>
        <w:rPr>
          <w:rFonts w:ascii="Times New Roman" w:hAnsi="Times New Roman" w:cs="Times New Roman"/>
          <w:sz w:val="24"/>
          <w:szCs w:val="24"/>
        </w:rPr>
      </w:pPr>
      <w:r w:rsidRPr="00F50D01">
        <w:rPr>
          <w:rFonts w:ascii="Times New Roman" w:hAnsi="Times New Roman" w:cs="Times New Roman"/>
          <w:sz w:val="24"/>
          <w:szCs w:val="24"/>
        </w:rPr>
        <w:t xml:space="preserve">Le graphique </w:t>
      </w:r>
      <w:r>
        <w:rPr>
          <w:rFonts w:ascii="Times New Roman" w:hAnsi="Times New Roman" w:cs="Times New Roman"/>
          <w:sz w:val="24"/>
          <w:szCs w:val="24"/>
        </w:rPr>
        <w:t>(</w:t>
      </w:r>
      <w:r w:rsidRPr="00815C37">
        <w:rPr>
          <w:rFonts w:ascii="Times New Roman" w:hAnsi="Times New Roman" w:cs="Times New Roman"/>
          <w:sz w:val="24"/>
          <w:szCs w:val="24"/>
        </w:rPr>
        <w:t xml:space="preserve">Graphique </w:t>
      </w:r>
      <w:r>
        <w:rPr>
          <w:rFonts w:ascii="Times New Roman" w:hAnsi="Times New Roman" w:cs="Times New Roman"/>
          <w:sz w:val="24"/>
          <w:szCs w:val="24"/>
        </w:rPr>
        <w:t xml:space="preserve">d1) </w:t>
      </w:r>
      <w:r w:rsidRPr="00F50D01">
        <w:rPr>
          <w:rFonts w:ascii="Times New Roman" w:hAnsi="Times New Roman" w:cs="Times New Roman"/>
          <w:sz w:val="24"/>
          <w:szCs w:val="24"/>
        </w:rPr>
        <w:t>montre que la conformité au RGPD (85 %) est perçue comme l’élément ayant le plus d’impact positif sur la confiance client. La sécurité des données (70 %) et la transparence dans l’utilisation des données (65 %) sont également considérées comme performantes. Toutefois, la communication efficace, bien qu’évaluée positivement à 70 %, reste un point soulevé dans les retours qualitatifs comme nécessitant des améliorations. Cela reflète une disparité entre perceptions internes et externes.</w:t>
      </w:r>
    </w:p>
    <w:p w14:paraId="1F2127DD" w14:textId="3BF1C0B1" w:rsidR="00FD331C" w:rsidRDefault="00FD331C" w:rsidP="00FD331C">
      <w:pPr>
        <w:pStyle w:val="Lgende"/>
        <w:keepNext/>
        <w:jc w:val="center"/>
      </w:pPr>
      <w:bookmarkStart w:id="153" w:name="_Toc194307273"/>
      <w:bookmarkStart w:id="154" w:name="_Toc194307516"/>
      <w:r w:rsidRPr="00FD331C">
        <w:rPr>
          <w:rFonts w:eastAsiaTheme="minorHAnsi" w:cs="Times New Roman"/>
          <w:color w:val="auto"/>
          <w:sz w:val="24"/>
          <w:szCs w:val="24"/>
        </w:rPr>
        <w:t xml:space="preserve">Figure </w:t>
      </w:r>
      <w:r w:rsidRPr="00FD331C">
        <w:rPr>
          <w:rFonts w:eastAsiaTheme="minorHAnsi" w:cs="Times New Roman"/>
          <w:color w:val="auto"/>
          <w:sz w:val="24"/>
          <w:szCs w:val="24"/>
        </w:rPr>
        <w:fldChar w:fldCharType="begin"/>
      </w:r>
      <w:r w:rsidRPr="00FD331C">
        <w:rPr>
          <w:rFonts w:eastAsiaTheme="minorHAnsi" w:cs="Times New Roman"/>
          <w:color w:val="auto"/>
          <w:sz w:val="24"/>
          <w:szCs w:val="24"/>
        </w:rPr>
        <w:instrText xml:space="preserve"> SEQ Figure \* ARABIC </w:instrText>
      </w:r>
      <w:r w:rsidRPr="00FD331C">
        <w:rPr>
          <w:rFonts w:eastAsiaTheme="minorHAnsi" w:cs="Times New Roman"/>
          <w:color w:val="auto"/>
          <w:sz w:val="24"/>
          <w:szCs w:val="24"/>
        </w:rPr>
        <w:fldChar w:fldCharType="separate"/>
      </w:r>
      <w:r w:rsidR="00BA3FC7">
        <w:rPr>
          <w:rFonts w:eastAsiaTheme="minorHAnsi" w:cs="Times New Roman"/>
          <w:noProof/>
          <w:color w:val="auto"/>
          <w:sz w:val="24"/>
          <w:szCs w:val="24"/>
        </w:rPr>
        <w:t>15</w:t>
      </w:r>
      <w:r w:rsidRPr="00FD331C">
        <w:rPr>
          <w:rFonts w:eastAsiaTheme="minorHAnsi" w:cs="Times New Roman"/>
          <w:color w:val="auto"/>
          <w:sz w:val="24"/>
          <w:szCs w:val="24"/>
        </w:rPr>
        <w:fldChar w:fldCharType="end"/>
      </w:r>
      <w:r>
        <w:rPr>
          <w:rFonts w:eastAsiaTheme="minorHAnsi" w:cs="Times New Roman"/>
          <w:color w:val="auto"/>
          <w:sz w:val="24"/>
          <w:szCs w:val="24"/>
        </w:rPr>
        <w:t xml:space="preserve"> </w:t>
      </w:r>
      <w:r w:rsidRPr="00FD331C">
        <w:rPr>
          <w:rFonts w:eastAsiaTheme="minorHAnsi" w:cs="Times New Roman"/>
          <w:b w:val="0"/>
          <w:bCs w:val="0"/>
          <w:color w:val="auto"/>
          <w:sz w:val="24"/>
          <w:szCs w:val="24"/>
        </w:rPr>
        <w:t>: Impact des pratiques de la gestion des données sur la satisfaction client</w:t>
      </w:r>
      <w:bookmarkEnd w:id="153"/>
      <w:bookmarkEnd w:id="154"/>
    </w:p>
    <w:p w14:paraId="23F30D4E" w14:textId="77777777" w:rsidR="00D84B6C" w:rsidRDefault="00D84B6C" w:rsidP="00D84B6C">
      <w:pPr>
        <w:spacing w:before="120" w:after="120" w:line="360" w:lineRule="auto"/>
        <w:ind w:firstLine="708"/>
        <w:jc w:val="center"/>
        <w:rPr>
          <w:rFonts w:ascii="Times New Roman" w:hAnsi="Times New Roman" w:cs="Times New Roman"/>
          <w:b/>
          <w:bCs/>
          <w:sz w:val="24"/>
          <w:szCs w:val="24"/>
        </w:rPr>
      </w:pPr>
      <w:r>
        <w:rPr>
          <w:noProof/>
          <w:lang w:eastAsia="fr-FR"/>
        </w:rPr>
        <w:drawing>
          <wp:inline distT="0" distB="0" distL="0" distR="0" wp14:anchorId="35E3CBFA" wp14:editId="75DC3CC2">
            <wp:extent cx="4460681" cy="2499708"/>
            <wp:effectExtent l="0" t="0" r="0" b="0"/>
            <wp:docPr id="16" name="Image 1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 capture d’écran, diagramme, ligne&#10;&#10;Le contenu généré par l’IA peut être incorrect."/>
                    <pic:cNvPicPr/>
                  </pic:nvPicPr>
                  <pic:blipFill>
                    <a:blip r:embed="rId26"/>
                    <a:stretch>
                      <a:fillRect/>
                    </a:stretch>
                  </pic:blipFill>
                  <pic:spPr>
                    <a:xfrm>
                      <a:off x="0" y="0"/>
                      <a:ext cx="4474266" cy="2507321"/>
                    </a:xfrm>
                    <a:prstGeom prst="rect">
                      <a:avLst/>
                    </a:prstGeom>
                  </pic:spPr>
                </pic:pic>
              </a:graphicData>
            </a:graphic>
          </wp:inline>
        </w:drawing>
      </w:r>
    </w:p>
    <w:p w14:paraId="3E5226A1" w14:textId="77777777" w:rsidR="00D84B6C"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815C37">
        <w:rPr>
          <w:rFonts w:ascii="Times New Roman" w:hAnsi="Times New Roman" w:cs="Times New Roman"/>
          <w:sz w:val="24"/>
          <w:szCs w:val="24"/>
        </w:rPr>
        <w:t>Données de l’enquête quantitative.</w:t>
      </w:r>
    </w:p>
    <w:p w14:paraId="70A0B84A" w14:textId="77777777" w:rsidR="00D84B6C" w:rsidRPr="003B416D" w:rsidRDefault="00D84B6C" w:rsidP="00D84B6C">
      <w:pPr>
        <w:spacing w:before="120" w:after="120" w:line="360" w:lineRule="auto"/>
        <w:ind w:firstLine="708"/>
        <w:jc w:val="both"/>
        <w:rPr>
          <w:rFonts w:ascii="Times New Roman" w:hAnsi="Times New Roman" w:cs="Times New Roman"/>
          <w:b/>
          <w:bCs/>
          <w:sz w:val="6"/>
          <w:szCs w:val="6"/>
        </w:rPr>
      </w:pPr>
    </w:p>
    <w:p w14:paraId="2D8ED8FD" w14:textId="77777777" w:rsidR="00824459" w:rsidRDefault="00824459" w:rsidP="0021459B">
      <w:pPr>
        <w:spacing w:after="120" w:line="360" w:lineRule="auto"/>
        <w:jc w:val="both"/>
        <w:rPr>
          <w:rFonts w:ascii="Times New Roman" w:eastAsiaTheme="majorEastAsia" w:hAnsi="Times New Roman" w:cs="Times New Roman"/>
          <w:b/>
          <w:sz w:val="24"/>
          <w:szCs w:val="24"/>
        </w:rPr>
      </w:pPr>
    </w:p>
    <w:p w14:paraId="60CAEBDD" w14:textId="339D1DD9"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lastRenderedPageBreak/>
        <w:t>IV.3.2.2- Nuage de mots clés pour "Avenir et innovation"</w:t>
      </w:r>
    </w:p>
    <w:p w14:paraId="63C75639" w14:textId="77777777" w:rsidR="00D84B6C" w:rsidRPr="00AA7C7E" w:rsidRDefault="00D84B6C" w:rsidP="00D84B6C">
      <w:pPr>
        <w:spacing w:before="120" w:after="120" w:line="360" w:lineRule="auto"/>
        <w:ind w:firstLine="708"/>
        <w:jc w:val="both"/>
        <w:rPr>
          <w:rFonts w:ascii="Times New Roman" w:hAnsi="Times New Roman" w:cs="Times New Roman"/>
          <w:sz w:val="24"/>
          <w:szCs w:val="24"/>
        </w:rPr>
      </w:pPr>
      <w:r w:rsidRPr="00AA7C7E">
        <w:rPr>
          <w:rFonts w:ascii="Times New Roman" w:hAnsi="Times New Roman" w:cs="Times New Roman"/>
          <w:sz w:val="24"/>
          <w:szCs w:val="24"/>
        </w:rPr>
        <w:t xml:space="preserve">Le nuage de mots </w:t>
      </w:r>
      <w:r>
        <w:rPr>
          <w:rFonts w:ascii="Times New Roman" w:hAnsi="Times New Roman" w:cs="Times New Roman"/>
          <w:sz w:val="24"/>
          <w:szCs w:val="24"/>
        </w:rPr>
        <w:t>(</w:t>
      </w:r>
      <w:r w:rsidRPr="00815C37">
        <w:rPr>
          <w:rFonts w:ascii="Times New Roman" w:hAnsi="Times New Roman" w:cs="Times New Roman"/>
          <w:sz w:val="24"/>
          <w:szCs w:val="24"/>
        </w:rPr>
        <w:t xml:space="preserve">Graphique </w:t>
      </w:r>
      <w:r>
        <w:rPr>
          <w:rFonts w:ascii="Times New Roman" w:hAnsi="Times New Roman" w:cs="Times New Roman"/>
          <w:sz w:val="24"/>
          <w:szCs w:val="24"/>
        </w:rPr>
        <w:t xml:space="preserve">d2) </w:t>
      </w:r>
      <w:r w:rsidRPr="00AA7C7E">
        <w:rPr>
          <w:rFonts w:ascii="Times New Roman" w:hAnsi="Times New Roman" w:cs="Times New Roman"/>
          <w:sz w:val="24"/>
          <w:szCs w:val="24"/>
        </w:rPr>
        <w:t>met en évidence les technologies et concepts clés tels que l’IA, la blockchain et l’anonymisation, fréquemment mentionnés par les interlocuteurs. Ces thèmes soulignent l’importance des technologies avancées dans la gestion des données personnelles et leur impact sur l’innovation dans le secteur des télécommunications. La transparence et la protection des données apparaissent comme des préoccupations centrales, renforçant la nécessité d’une intégration harmonieuse des nouvelles technologies.</w:t>
      </w:r>
    </w:p>
    <w:p w14:paraId="1D412EB7" w14:textId="77777777" w:rsidR="003B416D" w:rsidRPr="00FD331C" w:rsidRDefault="003B416D" w:rsidP="00D84B6C">
      <w:pPr>
        <w:spacing w:before="120" w:after="120" w:line="360" w:lineRule="auto"/>
        <w:ind w:firstLine="708"/>
        <w:rPr>
          <w:rFonts w:ascii="Times New Roman" w:hAnsi="Times New Roman" w:cs="Times New Roman"/>
          <w:b/>
          <w:bCs/>
          <w:sz w:val="2"/>
          <w:szCs w:val="2"/>
        </w:rPr>
      </w:pPr>
      <w:bookmarkStart w:id="155" w:name="_Hlk194034352"/>
    </w:p>
    <w:p w14:paraId="3795624F" w14:textId="39730BB2" w:rsidR="00FD331C" w:rsidRDefault="00FD331C" w:rsidP="00FD331C">
      <w:pPr>
        <w:pStyle w:val="Lgende"/>
        <w:keepNext/>
        <w:ind w:firstLine="708"/>
        <w:jc w:val="left"/>
      </w:pPr>
      <w:bookmarkStart w:id="156" w:name="_Toc194307274"/>
      <w:bookmarkStart w:id="157" w:name="_Toc194307517"/>
      <w:bookmarkEnd w:id="155"/>
      <w:r w:rsidRPr="00FD331C">
        <w:rPr>
          <w:rFonts w:eastAsiaTheme="minorHAnsi" w:cs="Times New Roman"/>
          <w:color w:val="auto"/>
          <w:sz w:val="24"/>
          <w:szCs w:val="24"/>
        </w:rPr>
        <w:t xml:space="preserve">Figure </w:t>
      </w:r>
      <w:r w:rsidRPr="00FD331C">
        <w:rPr>
          <w:rFonts w:eastAsiaTheme="minorHAnsi" w:cs="Times New Roman"/>
          <w:color w:val="auto"/>
          <w:sz w:val="24"/>
          <w:szCs w:val="24"/>
        </w:rPr>
        <w:fldChar w:fldCharType="begin"/>
      </w:r>
      <w:r w:rsidRPr="00FD331C">
        <w:rPr>
          <w:rFonts w:eastAsiaTheme="minorHAnsi" w:cs="Times New Roman"/>
          <w:color w:val="auto"/>
          <w:sz w:val="24"/>
          <w:szCs w:val="24"/>
        </w:rPr>
        <w:instrText xml:space="preserve"> SEQ Figure \* ARABIC </w:instrText>
      </w:r>
      <w:r w:rsidRPr="00FD331C">
        <w:rPr>
          <w:rFonts w:eastAsiaTheme="minorHAnsi" w:cs="Times New Roman"/>
          <w:color w:val="auto"/>
          <w:sz w:val="24"/>
          <w:szCs w:val="24"/>
        </w:rPr>
        <w:fldChar w:fldCharType="separate"/>
      </w:r>
      <w:r w:rsidR="00BA3FC7">
        <w:rPr>
          <w:rFonts w:eastAsiaTheme="minorHAnsi" w:cs="Times New Roman"/>
          <w:noProof/>
          <w:color w:val="auto"/>
          <w:sz w:val="24"/>
          <w:szCs w:val="24"/>
        </w:rPr>
        <w:t>16</w:t>
      </w:r>
      <w:r w:rsidRPr="00FD331C">
        <w:rPr>
          <w:rFonts w:eastAsiaTheme="minorHAnsi" w:cs="Times New Roman"/>
          <w:color w:val="auto"/>
          <w:sz w:val="24"/>
          <w:szCs w:val="24"/>
        </w:rPr>
        <w:fldChar w:fldCharType="end"/>
      </w:r>
      <w:r>
        <w:rPr>
          <w:rFonts w:eastAsiaTheme="minorHAnsi" w:cs="Times New Roman"/>
          <w:color w:val="auto"/>
          <w:sz w:val="24"/>
          <w:szCs w:val="24"/>
        </w:rPr>
        <w:t xml:space="preserve"> </w:t>
      </w:r>
      <w:r w:rsidRPr="00FD331C">
        <w:rPr>
          <w:rFonts w:eastAsiaTheme="minorHAnsi" w:cs="Times New Roman"/>
          <w:b w:val="0"/>
          <w:bCs w:val="0"/>
          <w:color w:val="auto"/>
          <w:sz w:val="24"/>
          <w:szCs w:val="24"/>
        </w:rPr>
        <w:t>: Nuage de mots clés pour Avenir et innovation</w:t>
      </w:r>
      <w:bookmarkEnd w:id="156"/>
      <w:bookmarkEnd w:id="157"/>
    </w:p>
    <w:p w14:paraId="2CEF2CDE" w14:textId="77777777" w:rsidR="00D84B6C" w:rsidRDefault="00D84B6C" w:rsidP="00D84B6C">
      <w:pPr>
        <w:spacing w:before="120" w:after="120" w:line="360" w:lineRule="auto"/>
        <w:ind w:firstLine="708"/>
        <w:rPr>
          <w:rFonts w:ascii="Times New Roman" w:hAnsi="Times New Roman" w:cs="Times New Roman"/>
          <w:b/>
          <w:bCs/>
          <w:sz w:val="24"/>
          <w:szCs w:val="24"/>
        </w:rPr>
      </w:pPr>
      <w:r>
        <w:rPr>
          <w:noProof/>
          <w:lang w:eastAsia="fr-FR"/>
        </w:rPr>
        <w:drawing>
          <wp:inline distT="0" distB="0" distL="0" distR="0" wp14:anchorId="626BE194" wp14:editId="53B6DDCC">
            <wp:extent cx="4605579" cy="2250219"/>
            <wp:effectExtent l="0" t="0" r="0" b="0"/>
            <wp:docPr id="17" name="Image 17"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Police, capture d’écran, conception&#10;&#10;Le contenu généré par l’IA peut être incorrect."/>
                    <pic:cNvPicPr/>
                  </pic:nvPicPr>
                  <pic:blipFill rotWithShape="1">
                    <a:blip r:embed="rId27"/>
                    <a:srcRect t="7196"/>
                    <a:stretch/>
                  </pic:blipFill>
                  <pic:spPr bwMode="auto">
                    <a:xfrm>
                      <a:off x="0" y="0"/>
                      <a:ext cx="4665348" cy="2279421"/>
                    </a:xfrm>
                    <a:prstGeom prst="rect">
                      <a:avLst/>
                    </a:prstGeom>
                    <a:ln>
                      <a:noFill/>
                    </a:ln>
                    <a:extLst>
                      <a:ext uri="{53640926-AAD7-44D8-BBD7-CCE9431645EC}">
                        <a14:shadowObscured xmlns:a14="http://schemas.microsoft.com/office/drawing/2010/main"/>
                      </a:ext>
                    </a:extLst>
                  </pic:spPr>
                </pic:pic>
              </a:graphicData>
            </a:graphic>
          </wp:inline>
        </w:drawing>
      </w:r>
    </w:p>
    <w:p w14:paraId="6E991743" w14:textId="77777777" w:rsidR="00D84B6C" w:rsidRDefault="00D84B6C" w:rsidP="00D84B6C">
      <w:pPr>
        <w:spacing w:before="120" w:after="120" w:line="360" w:lineRule="auto"/>
        <w:ind w:firstLine="708"/>
        <w:rPr>
          <w:rFonts w:ascii="Times New Roman" w:hAnsi="Times New Roman" w:cs="Times New Roman"/>
          <w:sz w:val="24"/>
          <w:szCs w:val="24"/>
        </w:rPr>
      </w:pPr>
      <w:r w:rsidRPr="00815C37">
        <w:rPr>
          <w:rFonts w:ascii="Times New Roman" w:hAnsi="Times New Roman" w:cs="Times New Roman"/>
          <w:b/>
          <w:bCs/>
          <w:sz w:val="24"/>
          <w:szCs w:val="24"/>
        </w:rPr>
        <w:t xml:space="preserve">Source : </w:t>
      </w:r>
      <w:r w:rsidRPr="007F37C1">
        <w:rPr>
          <w:rFonts w:ascii="Times New Roman" w:hAnsi="Times New Roman" w:cs="Times New Roman"/>
          <w:sz w:val="24"/>
          <w:szCs w:val="24"/>
        </w:rPr>
        <w:t>R</w:t>
      </w:r>
      <w:r w:rsidRPr="007F37C1">
        <w:rPr>
          <w:rFonts w:ascii="Times New Roman" w:hAnsi="Times New Roman" w:cs="Times New Roman" w:hint="eastAsia"/>
          <w:sz w:val="24"/>
          <w:szCs w:val="24"/>
        </w:rPr>
        <w:t>é</w:t>
      </w:r>
      <w:r w:rsidRPr="007F37C1">
        <w:rPr>
          <w:rFonts w:ascii="Times New Roman" w:hAnsi="Times New Roman" w:cs="Times New Roman"/>
          <w:sz w:val="24"/>
          <w:szCs w:val="24"/>
        </w:rPr>
        <w:t>sultats des entretiens semi-directs.</w:t>
      </w:r>
    </w:p>
    <w:p w14:paraId="6307D8CB" w14:textId="77777777" w:rsidR="00D84B6C" w:rsidRPr="00D84B6C" w:rsidRDefault="00D84B6C" w:rsidP="00D84B6C">
      <w:pPr>
        <w:pStyle w:val="Titre2"/>
        <w:rPr>
          <w:rFonts w:ascii="Arial Rounded MT Bold" w:hAnsi="Arial Rounded MT Bold"/>
          <w:color w:val="auto"/>
        </w:rPr>
      </w:pPr>
      <w:bookmarkStart w:id="158" w:name="_Toc194255066"/>
      <w:r w:rsidRPr="00D84B6C">
        <w:rPr>
          <w:rFonts w:ascii="Arial Rounded MT Bold" w:hAnsi="Arial Rounded MT Bold"/>
          <w:color w:val="auto"/>
        </w:rPr>
        <w:t>IV.4- Les complémentaires autour de la relation entre l’amélioration des performances marketing et la protection des données des clients</w:t>
      </w:r>
      <w:bookmarkEnd w:id="158"/>
    </w:p>
    <w:p w14:paraId="3F14CF32" w14:textId="77777777" w:rsidR="00D84B6C" w:rsidRPr="00EB6E78" w:rsidRDefault="00D84B6C" w:rsidP="00D84B6C">
      <w:pPr>
        <w:spacing w:before="120" w:after="120" w:line="360" w:lineRule="auto"/>
        <w:ind w:firstLine="708"/>
        <w:jc w:val="both"/>
        <w:rPr>
          <w:rFonts w:ascii="Times New Roman" w:hAnsi="Times New Roman" w:cs="Times New Roman"/>
          <w:sz w:val="24"/>
          <w:szCs w:val="24"/>
        </w:rPr>
      </w:pPr>
      <w:r w:rsidRPr="00EB6E78">
        <w:rPr>
          <w:rFonts w:ascii="Times New Roman" w:hAnsi="Times New Roman" w:cs="Times New Roman"/>
          <w:sz w:val="24"/>
          <w:szCs w:val="24"/>
        </w:rPr>
        <w:t>Dans cette section, nous approfondirons les analyses précédentes en utilisant des méthodes complémentaires pour enrichir la compréhension des relations entre la protection des données et les performances marketing. Deux approches principales seront utilisées : des visualisations avancées pour représenter les perceptions et impacts technologiques, et des tests d’hypothèses pour valider statistiquement les relations identifiées. Ces méthodes permettront de renforcer l’interprétation des résultats obtenus et d’explorer visuellement les tendances sous-jacentes.</w:t>
      </w:r>
    </w:p>
    <w:p w14:paraId="1C5D8DC7" w14:textId="77777777" w:rsidR="00D84B6C" w:rsidRPr="00FD331C" w:rsidRDefault="00D84B6C" w:rsidP="00D84B6C">
      <w:pPr>
        <w:spacing w:before="120" w:after="120" w:line="360" w:lineRule="auto"/>
        <w:ind w:firstLine="708"/>
        <w:jc w:val="both"/>
        <w:rPr>
          <w:rFonts w:ascii="Times New Roman" w:hAnsi="Times New Roman" w:cs="Times New Roman"/>
          <w:b/>
          <w:bCs/>
          <w:sz w:val="2"/>
          <w:szCs w:val="2"/>
        </w:rPr>
      </w:pPr>
    </w:p>
    <w:p w14:paraId="4C14D240" w14:textId="77777777" w:rsidR="00D84B6C" w:rsidRPr="0021459B" w:rsidRDefault="00D84B6C" w:rsidP="0021459B">
      <w:pPr>
        <w:pStyle w:val="Titre3"/>
        <w:spacing w:after="120"/>
        <w:rPr>
          <w:rFonts w:ascii="Times New Roman" w:hAnsi="Times New Roman" w:cs="Times New Roman"/>
          <w:b/>
          <w:color w:val="auto"/>
        </w:rPr>
      </w:pPr>
      <w:bookmarkStart w:id="159" w:name="_Toc194255067"/>
      <w:r w:rsidRPr="0021459B">
        <w:rPr>
          <w:rFonts w:ascii="Times New Roman" w:hAnsi="Times New Roman" w:cs="Times New Roman"/>
          <w:b/>
          <w:color w:val="auto"/>
        </w:rPr>
        <w:t>IV.4.1- Visualisations avancées des perceptions et impacts technologiques</w:t>
      </w:r>
      <w:bookmarkEnd w:id="159"/>
    </w:p>
    <w:p w14:paraId="55D2BB9D" w14:textId="77777777" w:rsidR="00D84B6C" w:rsidRDefault="00D84B6C" w:rsidP="00824459">
      <w:pPr>
        <w:spacing w:before="120" w:after="120" w:line="336" w:lineRule="auto"/>
        <w:ind w:firstLine="709"/>
        <w:jc w:val="both"/>
        <w:rPr>
          <w:rFonts w:ascii="Times New Roman" w:hAnsi="Times New Roman" w:cs="Times New Roman"/>
          <w:sz w:val="24"/>
          <w:szCs w:val="24"/>
        </w:rPr>
      </w:pPr>
      <w:r w:rsidRPr="00EB6E78">
        <w:rPr>
          <w:rFonts w:ascii="Times New Roman" w:hAnsi="Times New Roman" w:cs="Times New Roman"/>
          <w:sz w:val="24"/>
          <w:szCs w:val="24"/>
        </w:rPr>
        <w:t>Dans cette partie, nous présentons des visualisations avancées qui permettent d'explorer visuellement les perceptions des répondants concernant l’impact des technologies de protection des données, la personnalisation des campagnes et la conformité RGPD sur les performances marketing. Ces graphiques offrent une meilleure compréhension des tendances générales et complètent les analyses statistiques menées précédemment. Chaque sous-section aborde un aspect spécifique des perceptions, en mettant en lumière les résultats obtenus.</w:t>
      </w:r>
    </w:p>
    <w:p w14:paraId="10745220" w14:textId="77777777" w:rsidR="00D84B6C" w:rsidRPr="00FD331C" w:rsidRDefault="00D84B6C" w:rsidP="00D84B6C">
      <w:pPr>
        <w:spacing w:before="120" w:after="120" w:line="360" w:lineRule="auto"/>
        <w:ind w:firstLine="708"/>
        <w:jc w:val="both"/>
        <w:rPr>
          <w:rFonts w:ascii="Times New Roman" w:hAnsi="Times New Roman" w:cs="Times New Roman"/>
          <w:sz w:val="2"/>
          <w:szCs w:val="2"/>
        </w:rPr>
      </w:pPr>
    </w:p>
    <w:p w14:paraId="597F522A"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 xml:space="preserve">IV.4.1.1- Réduction des incidents grâce aux technologies </w:t>
      </w:r>
    </w:p>
    <w:p w14:paraId="04800C79"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1D7A5C">
        <w:rPr>
          <w:rFonts w:ascii="Times New Roman" w:hAnsi="Times New Roman" w:cs="Times New Roman"/>
          <w:sz w:val="24"/>
          <w:szCs w:val="24"/>
        </w:rPr>
        <w:t>Cette sous-section examine si l’adoption de technologies de protection des données, en particulier la blockchain, influence la perception des répondants concernant la réduction des incidents liés à la sécurité des données. L’objectif est de comparer les réponses des participants utilisant la blockchain avec celles ne l’utilisant pas pour identifier d’éventuelles différences perceptibles.</w:t>
      </w:r>
    </w:p>
    <w:p w14:paraId="3F6B310F"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1D7A5C">
        <w:rPr>
          <w:rFonts w:ascii="Times New Roman" w:hAnsi="Times New Roman" w:cs="Times New Roman"/>
          <w:sz w:val="24"/>
          <w:szCs w:val="24"/>
        </w:rPr>
        <w:t xml:space="preserve">Le graphique </w:t>
      </w:r>
      <w:r>
        <w:rPr>
          <w:rFonts w:ascii="Times New Roman" w:hAnsi="Times New Roman" w:cs="Times New Roman"/>
          <w:sz w:val="24"/>
          <w:szCs w:val="24"/>
        </w:rPr>
        <w:t>(</w:t>
      </w:r>
      <w:r w:rsidRPr="001D7A5C">
        <w:rPr>
          <w:rFonts w:ascii="Times New Roman" w:hAnsi="Times New Roman" w:cs="Times New Roman"/>
          <w:sz w:val="24"/>
          <w:szCs w:val="24"/>
        </w:rPr>
        <w:t xml:space="preserve">Graphique </w:t>
      </w:r>
      <w:r>
        <w:rPr>
          <w:rFonts w:ascii="Times New Roman" w:hAnsi="Times New Roman" w:cs="Times New Roman"/>
          <w:sz w:val="24"/>
          <w:szCs w:val="24"/>
        </w:rPr>
        <w:t>b</w:t>
      </w:r>
      <w:r w:rsidRPr="001D7A5C">
        <w:rPr>
          <w:rFonts w:ascii="Times New Roman" w:hAnsi="Times New Roman" w:cs="Times New Roman"/>
          <w:sz w:val="24"/>
          <w:szCs w:val="24"/>
        </w:rPr>
        <w:t>1</w:t>
      </w:r>
      <w:r>
        <w:rPr>
          <w:rFonts w:ascii="Times New Roman" w:hAnsi="Times New Roman" w:cs="Times New Roman"/>
          <w:sz w:val="24"/>
          <w:szCs w:val="24"/>
        </w:rPr>
        <w:t xml:space="preserve">) </w:t>
      </w:r>
      <w:r w:rsidRPr="001D7A5C">
        <w:rPr>
          <w:rFonts w:ascii="Times New Roman" w:hAnsi="Times New Roman" w:cs="Times New Roman"/>
          <w:sz w:val="24"/>
          <w:szCs w:val="24"/>
        </w:rPr>
        <w:t xml:space="preserve">montre que la majorité des participants ayant déclaré utiliser la blockchain n’identifient pas de réduction significative des incidents de sécurité par rapport aux autres participants. En effet, les réponses sont homogènes entre les deux groupes, avec une répartition marquée par des positions </w:t>
      </w:r>
      <w:r w:rsidRPr="001D7A5C">
        <w:rPr>
          <w:rFonts w:ascii="Times New Roman" w:hAnsi="Times New Roman" w:cs="Times New Roman"/>
          <w:b/>
          <w:bCs/>
          <w:sz w:val="24"/>
          <w:szCs w:val="24"/>
        </w:rPr>
        <w:t>neutres ou négatives</w:t>
      </w:r>
      <w:r w:rsidRPr="001D7A5C">
        <w:rPr>
          <w:rFonts w:ascii="Times New Roman" w:hAnsi="Times New Roman" w:cs="Times New Roman"/>
          <w:sz w:val="24"/>
          <w:szCs w:val="24"/>
        </w:rPr>
        <w:t>.</w:t>
      </w:r>
      <w:r>
        <w:rPr>
          <w:rFonts w:ascii="Times New Roman" w:hAnsi="Times New Roman" w:cs="Times New Roman"/>
          <w:sz w:val="24"/>
          <w:szCs w:val="24"/>
        </w:rPr>
        <w:t xml:space="preserve"> </w:t>
      </w:r>
      <w:r w:rsidRPr="001D7A5C">
        <w:rPr>
          <w:rFonts w:ascii="Times New Roman" w:hAnsi="Times New Roman" w:cs="Times New Roman"/>
          <w:sz w:val="24"/>
          <w:szCs w:val="24"/>
        </w:rPr>
        <w:t>Ces résultats confirment l'absence d’une perception positive forte liée à la blockchain pour réduire les incidents, ce qui est cohérent avec les analyses statistiques précédentes (p-valeur élevée dans le test t de Student). Bien que la blockchain soit théoriquement une technologie sécurisée, son impact perçu reste limité, probablement en raison d’une adoption encore récente ou d’une communication insuffisante sur ses bénéfices concrets en matière de protection des données.</w:t>
      </w:r>
    </w:p>
    <w:p w14:paraId="01A7D13F" w14:textId="77777777" w:rsidR="00FD331C" w:rsidRPr="00824459" w:rsidRDefault="00FD331C" w:rsidP="00D84B6C">
      <w:pPr>
        <w:spacing w:before="120" w:after="120" w:line="360" w:lineRule="auto"/>
        <w:ind w:firstLine="708"/>
        <w:jc w:val="both"/>
        <w:rPr>
          <w:rFonts w:ascii="Times New Roman" w:hAnsi="Times New Roman" w:cs="Times New Roman"/>
          <w:b/>
          <w:bCs/>
          <w:sz w:val="2"/>
          <w:szCs w:val="2"/>
        </w:rPr>
      </w:pPr>
      <w:bookmarkStart w:id="160" w:name="_Hlk194034377"/>
    </w:p>
    <w:p w14:paraId="29660EE8" w14:textId="1CB0E598" w:rsidR="00BA3FC7" w:rsidRDefault="00BA3FC7" w:rsidP="00BA3FC7">
      <w:pPr>
        <w:pStyle w:val="Lgende"/>
        <w:keepNext/>
        <w:ind w:firstLine="708"/>
      </w:pPr>
      <w:bookmarkStart w:id="161" w:name="_Toc194307275"/>
      <w:bookmarkStart w:id="162" w:name="_Toc194307518"/>
      <w:bookmarkEnd w:id="160"/>
      <w:r w:rsidRPr="00BA3FC7">
        <w:rPr>
          <w:rFonts w:eastAsiaTheme="minorHAnsi" w:cs="Times New Roman"/>
          <w:color w:val="auto"/>
          <w:sz w:val="24"/>
          <w:szCs w:val="24"/>
        </w:rPr>
        <w:t xml:space="preserve">Figure </w:t>
      </w:r>
      <w:r w:rsidRPr="00BA3FC7">
        <w:rPr>
          <w:rFonts w:eastAsiaTheme="minorHAnsi" w:cs="Times New Roman"/>
          <w:color w:val="auto"/>
          <w:sz w:val="24"/>
          <w:szCs w:val="24"/>
        </w:rPr>
        <w:fldChar w:fldCharType="begin"/>
      </w:r>
      <w:r w:rsidRPr="00BA3FC7">
        <w:rPr>
          <w:rFonts w:eastAsiaTheme="minorHAnsi" w:cs="Times New Roman"/>
          <w:color w:val="auto"/>
          <w:sz w:val="24"/>
          <w:szCs w:val="24"/>
        </w:rPr>
        <w:instrText xml:space="preserve"> SEQ Figure \* ARABIC </w:instrText>
      </w:r>
      <w:r w:rsidRPr="00BA3FC7">
        <w:rPr>
          <w:rFonts w:eastAsiaTheme="minorHAnsi" w:cs="Times New Roman"/>
          <w:color w:val="auto"/>
          <w:sz w:val="24"/>
          <w:szCs w:val="24"/>
        </w:rPr>
        <w:fldChar w:fldCharType="separate"/>
      </w:r>
      <w:r>
        <w:rPr>
          <w:rFonts w:eastAsiaTheme="minorHAnsi" w:cs="Times New Roman"/>
          <w:noProof/>
          <w:color w:val="auto"/>
          <w:sz w:val="24"/>
          <w:szCs w:val="24"/>
        </w:rPr>
        <w:t>17</w:t>
      </w:r>
      <w:r w:rsidRPr="00BA3FC7">
        <w:rPr>
          <w:rFonts w:eastAsiaTheme="minorHAnsi" w:cs="Times New Roman"/>
          <w:color w:val="auto"/>
          <w:sz w:val="24"/>
          <w:szCs w:val="24"/>
        </w:rPr>
        <w:fldChar w:fldCharType="end"/>
      </w:r>
      <w:r>
        <w:t> </w:t>
      </w:r>
      <w:r w:rsidRPr="00BA3FC7">
        <w:rPr>
          <w:rFonts w:eastAsiaTheme="minorHAnsi" w:cs="Times New Roman"/>
          <w:b w:val="0"/>
          <w:bCs w:val="0"/>
          <w:color w:val="auto"/>
          <w:sz w:val="24"/>
          <w:szCs w:val="24"/>
        </w:rPr>
        <w:t>: Adoption des technologies avancées</w:t>
      </w:r>
      <w:bookmarkEnd w:id="161"/>
      <w:bookmarkEnd w:id="162"/>
    </w:p>
    <w:p w14:paraId="29EE3E93" w14:textId="77777777" w:rsidR="00D84B6C" w:rsidRDefault="00D84B6C" w:rsidP="00D84B6C">
      <w:pPr>
        <w:spacing w:before="120" w:after="120" w:line="360" w:lineRule="auto"/>
        <w:ind w:firstLine="708"/>
        <w:jc w:val="both"/>
        <w:rPr>
          <w:rFonts w:ascii="Times New Roman" w:hAnsi="Times New Roman" w:cs="Times New Roman"/>
          <w:b/>
          <w:bCs/>
          <w:sz w:val="24"/>
          <w:szCs w:val="24"/>
        </w:rPr>
      </w:pPr>
      <w:r>
        <w:rPr>
          <w:noProof/>
          <w:lang w:eastAsia="fr-FR"/>
        </w:rPr>
        <w:drawing>
          <wp:inline distT="0" distB="0" distL="0" distR="0" wp14:anchorId="776FE0AE" wp14:editId="54EC8DA1">
            <wp:extent cx="3657600" cy="2439697"/>
            <wp:effectExtent l="0" t="0" r="0" b="0"/>
            <wp:docPr id="11" name="Image 1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diagramme, Rectangle&#10;&#10;Le contenu généré par l’IA peut être incorrect."/>
                    <pic:cNvPicPr/>
                  </pic:nvPicPr>
                  <pic:blipFill>
                    <a:blip r:embed="rId28"/>
                    <a:stretch>
                      <a:fillRect/>
                    </a:stretch>
                  </pic:blipFill>
                  <pic:spPr>
                    <a:xfrm>
                      <a:off x="0" y="0"/>
                      <a:ext cx="3667255" cy="2446137"/>
                    </a:xfrm>
                    <a:prstGeom prst="rect">
                      <a:avLst/>
                    </a:prstGeom>
                  </pic:spPr>
                </pic:pic>
              </a:graphicData>
            </a:graphic>
          </wp:inline>
        </w:drawing>
      </w:r>
    </w:p>
    <w:p w14:paraId="33E359C1" w14:textId="77777777" w:rsidR="00D84B6C" w:rsidRPr="001D7A5C" w:rsidRDefault="00D84B6C" w:rsidP="00D84B6C">
      <w:pPr>
        <w:spacing w:before="120" w:after="120" w:line="360" w:lineRule="auto"/>
        <w:ind w:firstLine="708"/>
        <w:jc w:val="both"/>
        <w:rPr>
          <w:rFonts w:ascii="Times New Roman" w:hAnsi="Times New Roman" w:cs="Times New Roman"/>
          <w:sz w:val="24"/>
          <w:szCs w:val="24"/>
        </w:rPr>
      </w:pPr>
      <w:r w:rsidRPr="001D7A5C">
        <w:rPr>
          <w:rFonts w:ascii="Times New Roman" w:hAnsi="Times New Roman" w:cs="Times New Roman"/>
          <w:b/>
          <w:bCs/>
          <w:sz w:val="24"/>
          <w:szCs w:val="24"/>
        </w:rPr>
        <w:t xml:space="preserve">Source : </w:t>
      </w:r>
      <w:r w:rsidRPr="001D7A5C">
        <w:rPr>
          <w:rFonts w:ascii="Times New Roman" w:hAnsi="Times New Roman" w:cs="Times New Roman"/>
          <w:sz w:val="24"/>
          <w:szCs w:val="24"/>
        </w:rPr>
        <w:t>Données de l’enquête quantitative.</w:t>
      </w:r>
    </w:p>
    <w:p w14:paraId="33F71E7A" w14:textId="77777777" w:rsidR="00D84B6C" w:rsidRPr="00BA3FC7" w:rsidRDefault="00D84B6C" w:rsidP="00D84B6C">
      <w:pPr>
        <w:spacing w:before="120" w:after="120" w:line="360" w:lineRule="auto"/>
        <w:ind w:firstLine="708"/>
        <w:jc w:val="both"/>
        <w:rPr>
          <w:rFonts w:ascii="Times New Roman" w:hAnsi="Times New Roman" w:cs="Times New Roman"/>
          <w:sz w:val="2"/>
          <w:szCs w:val="2"/>
        </w:rPr>
      </w:pPr>
    </w:p>
    <w:p w14:paraId="2A58EE3C" w14:textId="77777777" w:rsidR="00D84B6C" w:rsidRPr="0021459B" w:rsidRDefault="00D84B6C" w:rsidP="0021459B">
      <w:pPr>
        <w:spacing w:after="120" w:line="360" w:lineRule="auto"/>
        <w:jc w:val="both"/>
        <w:rPr>
          <w:rFonts w:ascii="Times New Roman" w:eastAsiaTheme="majorEastAsia" w:hAnsi="Times New Roman" w:cs="Times New Roman"/>
          <w:b/>
          <w:sz w:val="24"/>
          <w:szCs w:val="24"/>
        </w:rPr>
      </w:pPr>
      <w:r w:rsidRPr="0021459B">
        <w:rPr>
          <w:rFonts w:ascii="Times New Roman" w:eastAsiaTheme="majorEastAsia" w:hAnsi="Times New Roman" w:cs="Times New Roman"/>
          <w:b/>
          <w:sz w:val="24"/>
          <w:szCs w:val="24"/>
        </w:rPr>
        <w:t>IV.4.1.2- Impact des campagnes personnalisées sur leur efficacité</w:t>
      </w:r>
    </w:p>
    <w:p w14:paraId="30B84B50"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3168F1">
        <w:rPr>
          <w:rFonts w:ascii="Times New Roman" w:hAnsi="Times New Roman" w:cs="Times New Roman"/>
          <w:sz w:val="24"/>
          <w:szCs w:val="24"/>
        </w:rPr>
        <w:t>Cette sous-section explore si les niveaux de personnalisation des campagnes influencent l’efficacité perçue des campagnes marketing. L’objectif est d’identifier si un degré élevé de personnalisation conduit à une perception plus favorable de leur efficacité.</w:t>
      </w:r>
    </w:p>
    <w:p w14:paraId="292E1BE6" w14:textId="77777777" w:rsidR="00D84B6C" w:rsidRPr="003168F1" w:rsidRDefault="00D84B6C" w:rsidP="00D84B6C">
      <w:pPr>
        <w:spacing w:before="120" w:after="120" w:line="360" w:lineRule="auto"/>
        <w:ind w:firstLine="708"/>
        <w:jc w:val="both"/>
        <w:rPr>
          <w:rFonts w:ascii="Times New Roman" w:hAnsi="Times New Roman" w:cs="Times New Roman"/>
          <w:sz w:val="24"/>
          <w:szCs w:val="24"/>
        </w:rPr>
      </w:pPr>
      <w:r w:rsidRPr="003168F1">
        <w:rPr>
          <w:rFonts w:ascii="Times New Roman" w:hAnsi="Times New Roman" w:cs="Times New Roman"/>
          <w:sz w:val="24"/>
          <w:szCs w:val="24"/>
        </w:rPr>
        <w:lastRenderedPageBreak/>
        <w:t xml:space="preserve">Le graphique </w:t>
      </w:r>
      <w:r>
        <w:rPr>
          <w:rFonts w:ascii="Times New Roman" w:hAnsi="Times New Roman" w:cs="Times New Roman"/>
          <w:sz w:val="24"/>
          <w:szCs w:val="24"/>
        </w:rPr>
        <w:t>(</w:t>
      </w:r>
      <w:r w:rsidRPr="003168F1">
        <w:rPr>
          <w:rFonts w:ascii="Times New Roman" w:hAnsi="Times New Roman" w:cs="Times New Roman"/>
          <w:sz w:val="24"/>
          <w:szCs w:val="24"/>
        </w:rPr>
        <w:t>Graphique b</w:t>
      </w:r>
      <w:r>
        <w:rPr>
          <w:rFonts w:ascii="Times New Roman" w:hAnsi="Times New Roman" w:cs="Times New Roman"/>
          <w:sz w:val="24"/>
          <w:szCs w:val="24"/>
        </w:rPr>
        <w:t xml:space="preserve">2) </w:t>
      </w:r>
      <w:r w:rsidRPr="003168F1">
        <w:rPr>
          <w:rFonts w:ascii="Times New Roman" w:hAnsi="Times New Roman" w:cs="Times New Roman"/>
          <w:sz w:val="24"/>
          <w:szCs w:val="24"/>
        </w:rPr>
        <w:t>présente les scores moyens d’efficacité des campagnes pour chaque niveau de personnalisation. Contrairement aux attentes, les niveaux de personnalisation plus élevés ne montrent pas une amélioration significative de l’efficacité perçue. Les résultats sont relativement stables, avec des scores moyens similaires quel que soit le niveau de personnalisation.</w:t>
      </w:r>
    </w:p>
    <w:p w14:paraId="68F1063E" w14:textId="77777777" w:rsidR="00D84B6C" w:rsidRPr="003168F1" w:rsidRDefault="00D84B6C" w:rsidP="00D84B6C">
      <w:pPr>
        <w:spacing w:before="120" w:after="120" w:line="360" w:lineRule="auto"/>
        <w:ind w:firstLine="708"/>
        <w:jc w:val="both"/>
        <w:rPr>
          <w:rFonts w:ascii="Times New Roman" w:hAnsi="Times New Roman" w:cs="Times New Roman"/>
          <w:sz w:val="24"/>
          <w:szCs w:val="24"/>
        </w:rPr>
      </w:pPr>
      <w:r w:rsidRPr="003168F1">
        <w:rPr>
          <w:rFonts w:ascii="Times New Roman" w:hAnsi="Times New Roman" w:cs="Times New Roman"/>
          <w:sz w:val="24"/>
          <w:szCs w:val="24"/>
        </w:rPr>
        <w:t>Ces résultats corroborent les conclusions issues de l’ANOVA et de la régression multiple : la personnalisation des campagnes n’apparaît pas comme un facteur clé d’amélioration de l’efficacité marketing dans ce contexte. Plusieurs explications sont possibles :</w:t>
      </w:r>
    </w:p>
    <w:p w14:paraId="01896181" w14:textId="77777777" w:rsidR="00D84B6C" w:rsidRPr="003168F1" w:rsidRDefault="00D84B6C" w:rsidP="00D84B6C">
      <w:pPr>
        <w:pStyle w:val="Paragraphedeliste"/>
        <w:numPr>
          <w:ilvl w:val="0"/>
          <w:numId w:val="51"/>
        </w:numPr>
        <w:spacing w:before="120" w:after="120" w:line="360" w:lineRule="auto"/>
        <w:jc w:val="both"/>
        <w:rPr>
          <w:rFonts w:ascii="Times New Roman" w:hAnsi="Times New Roman" w:cs="Times New Roman"/>
          <w:sz w:val="24"/>
          <w:szCs w:val="24"/>
        </w:rPr>
      </w:pPr>
      <w:r w:rsidRPr="003168F1">
        <w:rPr>
          <w:rFonts w:ascii="Times New Roman" w:hAnsi="Times New Roman" w:cs="Times New Roman"/>
          <w:sz w:val="24"/>
          <w:szCs w:val="24"/>
        </w:rPr>
        <w:t xml:space="preserve">La </w:t>
      </w:r>
      <w:r w:rsidRPr="003168F1">
        <w:rPr>
          <w:rFonts w:ascii="Times New Roman" w:hAnsi="Times New Roman" w:cs="Times New Roman"/>
          <w:b/>
          <w:bCs/>
          <w:sz w:val="24"/>
          <w:szCs w:val="24"/>
        </w:rPr>
        <w:t>qualité</w:t>
      </w:r>
      <w:r w:rsidRPr="003168F1">
        <w:rPr>
          <w:rFonts w:ascii="Times New Roman" w:hAnsi="Times New Roman" w:cs="Times New Roman"/>
          <w:sz w:val="24"/>
          <w:szCs w:val="24"/>
        </w:rPr>
        <w:t xml:space="preserve"> des campagnes personnalisées pourrait être insuffisante pour influencer positivement la perception des répondants.</w:t>
      </w:r>
    </w:p>
    <w:p w14:paraId="0E6E3156" w14:textId="77777777" w:rsidR="00D84B6C" w:rsidRPr="003168F1" w:rsidRDefault="00D84B6C" w:rsidP="00D84B6C">
      <w:pPr>
        <w:pStyle w:val="Paragraphedeliste"/>
        <w:numPr>
          <w:ilvl w:val="0"/>
          <w:numId w:val="51"/>
        </w:numPr>
        <w:spacing w:before="120" w:after="120" w:line="360" w:lineRule="auto"/>
        <w:jc w:val="both"/>
        <w:rPr>
          <w:rFonts w:ascii="Times New Roman" w:hAnsi="Times New Roman" w:cs="Times New Roman"/>
          <w:sz w:val="24"/>
          <w:szCs w:val="24"/>
        </w:rPr>
      </w:pPr>
      <w:r w:rsidRPr="003168F1">
        <w:rPr>
          <w:rFonts w:ascii="Times New Roman" w:hAnsi="Times New Roman" w:cs="Times New Roman"/>
          <w:sz w:val="24"/>
          <w:szCs w:val="24"/>
        </w:rPr>
        <w:t xml:space="preserve">Une certaine </w:t>
      </w:r>
      <w:r w:rsidRPr="003168F1">
        <w:rPr>
          <w:rFonts w:ascii="Times New Roman" w:hAnsi="Times New Roman" w:cs="Times New Roman"/>
          <w:b/>
          <w:bCs/>
          <w:sz w:val="24"/>
          <w:szCs w:val="24"/>
        </w:rPr>
        <w:t>méfiance</w:t>
      </w:r>
      <w:r w:rsidRPr="003168F1">
        <w:rPr>
          <w:rFonts w:ascii="Times New Roman" w:hAnsi="Times New Roman" w:cs="Times New Roman"/>
          <w:sz w:val="24"/>
          <w:szCs w:val="24"/>
        </w:rPr>
        <w:t xml:space="preserve"> des clients vis-à-vis de l’utilisation de leurs données personnelles pourrait atténuer les bénéfices perçus.</w:t>
      </w:r>
    </w:p>
    <w:p w14:paraId="34676ECF" w14:textId="77777777" w:rsidR="00D84B6C" w:rsidRPr="003168F1" w:rsidRDefault="00D84B6C" w:rsidP="00D84B6C">
      <w:pPr>
        <w:pStyle w:val="Paragraphedeliste"/>
        <w:numPr>
          <w:ilvl w:val="0"/>
          <w:numId w:val="51"/>
        </w:numPr>
        <w:spacing w:before="120" w:after="120" w:line="360" w:lineRule="auto"/>
        <w:jc w:val="both"/>
        <w:rPr>
          <w:rFonts w:ascii="Times New Roman" w:hAnsi="Times New Roman" w:cs="Times New Roman"/>
          <w:sz w:val="24"/>
          <w:szCs w:val="24"/>
        </w:rPr>
      </w:pPr>
      <w:r w:rsidRPr="003168F1">
        <w:rPr>
          <w:rFonts w:ascii="Times New Roman" w:hAnsi="Times New Roman" w:cs="Times New Roman"/>
          <w:sz w:val="24"/>
          <w:szCs w:val="24"/>
        </w:rPr>
        <w:t xml:space="preserve">Le </w:t>
      </w:r>
      <w:r w:rsidRPr="003168F1">
        <w:rPr>
          <w:rFonts w:ascii="Times New Roman" w:hAnsi="Times New Roman" w:cs="Times New Roman"/>
          <w:b/>
          <w:bCs/>
          <w:sz w:val="24"/>
          <w:szCs w:val="24"/>
        </w:rPr>
        <w:t>manque de différenciation</w:t>
      </w:r>
      <w:r w:rsidRPr="003168F1">
        <w:rPr>
          <w:rFonts w:ascii="Times New Roman" w:hAnsi="Times New Roman" w:cs="Times New Roman"/>
          <w:sz w:val="24"/>
          <w:szCs w:val="24"/>
        </w:rPr>
        <w:t xml:space="preserve"> entre les différents niveaux de personnalisation pourrait minimiser son impact.</w:t>
      </w:r>
    </w:p>
    <w:p w14:paraId="7F12D3E0" w14:textId="77777777" w:rsidR="00D84B6C" w:rsidRDefault="00D84B6C" w:rsidP="00D84B6C">
      <w:pPr>
        <w:spacing w:before="120" w:after="120" w:line="360" w:lineRule="auto"/>
        <w:ind w:firstLine="708"/>
        <w:jc w:val="both"/>
        <w:rPr>
          <w:rFonts w:ascii="Times New Roman" w:hAnsi="Times New Roman" w:cs="Times New Roman"/>
          <w:sz w:val="24"/>
          <w:szCs w:val="24"/>
        </w:rPr>
      </w:pPr>
      <w:r w:rsidRPr="003168F1">
        <w:rPr>
          <w:rFonts w:ascii="Times New Roman" w:hAnsi="Times New Roman" w:cs="Times New Roman"/>
          <w:sz w:val="24"/>
          <w:szCs w:val="24"/>
        </w:rPr>
        <w:t>Pour renforcer l’efficacité des campagnes, il serait donc important d’améliorer la pertinence de la personnalisation tout en rassurant les clients sur la transparence et l’éthique dans l’usage de leurs données.</w:t>
      </w:r>
    </w:p>
    <w:p w14:paraId="1A16E1A8" w14:textId="77777777" w:rsidR="00BA3FC7" w:rsidRPr="00BA3FC7" w:rsidRDefault="00BA3FC7" w:rsidP="00D84B6C">
      <w:pPr>
        <w:spacing w:before="120" w:after="120" w:line="360" w:lineRule="auto"/>
        <w:ind w:firstLine="708"/>
        <w:jc w:val="both"/>
        <w:rPr>
          <w:rFonts w:ascii="Times New Roman" w:hAnsi="Times New Roman" w:cs="Times New Roman"/>
          <w:sz w:val="2"/>
          <w:szCs w:val="2"/>
        </w:rPr>
      </w:pPr>
    </w:p>
    <w:p w14:paraId="6603B2E9" w14:textId="7162AD7A" w:rsidR="00BA3FC7" w:rsidRDefault="00BA3FC7" w:rsidP="00BA3FC7">
      <w:pPr>
        <w:pStyle w:val="Lgende"/>
        <w:keepNext/>
        <w:ind w:firstLine="708"/>
      </w:pPr>
      <w:bookmarkStart w:id="163" w:name="_Toc194307276"/>
      <w:bookmarkStart w:id="164" w:name="_Toc194307519"/>
      <w:r w:rsidRPr="00BA3FC7">
        <w:rPr>
          <w:rFonts w:eastAsiaTheme="minorHAnsi" w:cs="Times New Roman"/>
          <w:color w:val="auto"/>
          <w:sz w:val="24"/>
          <w:szCs w:val="24"/>
        </w:rPr>
        <w:t xml:space="preserve">Figure </w:t>
      </w:r>
      <w:r w:rsidRPr="00BA3FC7">
        <w:rPr>
          <w:rFonts w:eastAsiaTheme="minorHAnsi" w:cs="Times New Roman"/>
          <w:color w:val="auto"/>
          <w:sz w:val="24"/>
          <w:szCs w:val="24"/>
        </w:rPr>
        <w:fldChar w:fldCharType="begin"/>
      </w:r>
      <w:r w:rsidRPr="00BA3FC7">
        <w:rPr>
          <w:rFonts w:eastAsiaTheme="minorHAnsi" w:cs="Times New Roman"/>
          <w:color w:val="auto"/>
          <w:sz w:val="24"/>
          <w:szCs w:val="24"/>
        </w:rPr>
        <w:instrText xml:space="preserve"> SEQ Figure \* ARABIC </w:instrText>
      </w:r>
      <w:r w:rsidRPr="00BA3FC7">
        <w:rPr>
          <w:rFonts w:eastAsiaTheme="minorHAnsi" w:cs="Times New Roman"/>
          <w:color w:val="auto"/>
          <w:sz w:val="24"/>
          <w:szCs w:val="24"/>
        </w:rPr>
        <w:fldChar w:fldCharType="separate"/>
      </w:r>
      <w:r w:rsidRPr="00BA3FC7">
        <w:rPr>
          <w:rFonts w:eastAsiaTheme="minorHAnsi" w:cs="Times New Roman"/>
          <w:color w:val="auto"/>
          <w:sz w:val="24"/>
          <w:szCs w:val="24"/>
        </w:rPr>
        <w:t>18</w:t>
      </w:r>
      <w:r w:rsidRPr="00BA3FC7">
        <w:rPr>
          <w:rFonts w:eastAsiaTheme="minorHAnsi" w:cs="Times New Roman"/>
          <w:color w:val="auto"/>
          <w:sz w:val="24"/>
          <w:szCs w:val="24"/>
        </w:rPr>
        <w:fldChar w:fldCharType="end"/>
      </w:r>
      <w:r w:rsidRPr="004D1F27">
        <w:t xml:space="preserve"> </w:t>
      </w:r>
      <w:r w:rsidRPr="00BA3FC7">
        <w:rPr>
          <w:rFonts w:eastAsiaTheme="minorHAnsi" w:cs="Times New Roman"/>
          <w:b w:val="0"/>
          <w:bCs w:val="0"/>
          <w:color w:val="auto"/>
          <w:sz w:val="24"/>
          <w:szCs w:val="24"/>
        </w:rPr>
        <w:t>: Adoption des technologies avancées</w:t>
      </w:r>
      <w:bookmarkEnd w:id="163"/>
      <w:bookmarkEnd w:id="164"/>
    </w:p>
    <w:p w14:paraId="241EA976" w14:textId="77777777" w:rsidR="00D84B6C" w:rsidRDefault="00D84B6C" w:rsidP="00D84B6C">
      <w:pPr>
        <w:spacing w:before="120" w:after="120" w:line="360" w:lineRule="auto"/>
        <w:ind w:firstLine="708"/>
        <w:jc w:val="both"/>
        <w:rPr>
          <w:rFonts w:ascii="Times New Roman" w:hAnsi="Times New Roman" w:cs="Times New Roman"/>
          <w:b/>
          <w:bCs/>
          <w:sz w:val="24"/>
          <w:szCs w:val="24"/>
        </w:rPr>
      </w:pPr>
      <w:r>
        <w:rPr>
          <w:noProof/>
          <w:lang w:eastAsia="fr-FR"/>
        </w:rPr>
        <w:drawing>
          <wp:inline distT="0" distB="0" distL="0" distR="0" wp14:anchorId="444BFBC6" wp14:editId="090FCBFD">
            <wp:extent cx="4116347" cy="2822713"/>
            <wp:effectExtent l="0" t="0" r="0" b="0"/>
            <wp:docPr id="12" name="Image 12"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diagramme, Rectangle&#10;&#10;Le contenu généré par l’IA peut être incorrect."/>
                    <pic:cNvPicPr/>
                  </pic:nvPicPr>
                  <pic:blipFill>
                    <a:blip r:embed="rId29"/>
                    <a:stretch>
                      <a:fillRect/>
                    </a:stretch>
                  </pic:blipFill>
                  <pic:spPr>
                    <a:xfrm>
                      <a:off x="0" y="0"/>
                      <a:ext cx="4117299" cy="2823366"/>
                    </a:xfrm>
                    <a:prstGeom prst="rect">
                      <a:avLst/>
                    </a:prstGeom>
                  </pic:spPr>
                </pic:pic>
              </a:graphicData>
            </a:graphic>
          </wp:inline>
        </w:drawing>
      </w:r>
    </w:p>
    <w:p w14:paraId="4757D6A1" w14:textId="77777777" w:rsidR="00D84B6C" w:rsidRPr="003168F1" w:rsidRDefault="00D84B6C" w:rsidP="00D84B6C">
      <w:pPr>
        <w:spacing w:before="120" w:after="120" w:line="360" w:lineRule="auto"/>
        <w:ind w:firstLine="708"/>
        <w:jc w:val="both"/>
        <w:rPr>
          <w:rFonts w:ascii="Times New Roman" w:hAnsi="Times New Roman" w:cs="Times New Roman"/>
          <w:sz w:val="24"/>
          <w:szCs w:val="24"/>
        </w:rPr>
      </w:pPr>
      <w:r w:rsidRPr="003168F1">
        <w:rPr>
          <w:rFonts w:ascii="Times New Roman" w:hAnsi="Times New Roman" w:cs="Times New Roman"/>
          <w:b/>
          <w:bCs/>
          <w:sz w:val="24"/>
          <w:szCs w:val="24"/>
        </w:rPr>
        <w:t xml:space="preserve">Source : </w:t>
      </w:r>
      <w:r w:rsidRPr="003168F1">
        <w:rPr>
          <w:rFonts w:ascii="Times New Roman" w:hAnsi="Times New Roman" w:cs="Times New Roman"/>
          <w:sz w:val="24"/>
          <w:szCs w:val="24"/>
        </w:rPr>
        <w:t>Données de l’enquête quantitative.</w:t>
      </w:r>
    </w:p>
    <w:p w14:paraId="0FD1B243" w14:textId="77777777" w:rsidR="00D84B6C" w:rsidRPr="00BA3FC7" w:rsidRDefault="00D84B6C" w:rsidP="00D84B6C">
      <w:pPr>
        <w:spacing w:before="120" w:after="120" w:line="360" w:lineRule="auto"/>
        <w:ind w:firstLine="708"/>
        <w:jc w:val="both"/>
        <w:rPr>
          <w:rFonts w:ascii="Times New Roman" w:hAnsi="Times New Roman" w:cs="Times New Roman"/>
          <w:b/>
          <w:bCs/>
          <w:sz w:val="2"/>
          <w:szCs w:val="2"/>
        </w:rPr>
      </w:pPr>
    </w:p>
    <w:p w14:paraId="7AB06AA9" w14:textId="77777777" w:rsidR="00D84B6C" w:rsidRPr="0021459B" w:rsidRDefault="00D84B6C" w:rsidP="0021459B">
      <w:pPr>
        <w:pStyle w:val="Titre3"/>
        <w:spacing w:after="120"/>
        <w:rPr>
          <w:rFonts w:ascii="Times New Roman" w:hAnsi="Times New Roman" w:cs="Times New Roman"/>
          <w:b/>
          <w:color w:val="auto"/>
        </w:rPr>
      </w:pPr>
      <w:bookmarkStart w:id="165" w:name="_Toc194255068"/>
      <w:r w:rsidRPr="0021459B">
        <w:rPr>
          <w:rFonts w:ascii="Times New Roman" w:hAnsi="Times New Roman" w:cs="Times New Roman"/>
          <w:b/>
          <w:color w:val="auto"/>
        </w:rPr>
        <w:lastRenderedPageBreak/>
        <w:t>IV.4.2- Tests d’hypothèses pour valider les relations significatives</w:t>
      </w:r>
      <w:bookmarkEnd w:id="165"/>
    </w:p>
    <w:p w14:paraId="5CF8C9AF" w14:textId="77777777" w:rsidR="00D84B6C" w:rsidRPr="000B2F9F" w:rsidRDefault="00D84B6C" w:rsidP="00824459">
      <w:pPr>
        <w:spacing w:before="120" w:after="120" w:line="336" w:lineRule="auto"/>
        <w:ind w:firstLine="709"/>
        <w:jc w:val="both"/>
        <w:rPr>
          <w:rFonts w:ascii="Times New Roman" w:hAnsi="Times New Roman" w:cs="Times New Roman"/>
          <w:sz w:val="24"/>
          <w:szCs w:val="24"/>
        </w:rPr>
      </w:pPr>
      <w:r w:rsidRPr="000B2F9F">
        <w:rPr>
          <w:rFonts w:ascii="Times New Roman" w:hAnsi="Times New Roman" w:cs="Times New Roman"/>
          <w:sz w:val="24"/>
          <w:szCs w:val="24"/>
        </w:rPr>
        <w:t>Dans cette sous-section, nous analysons de manière statistique les relations entre la protection des données (telles que la conformité au RGPD et l’utilisation de technologies sécurisées) et les performances marketing, notamment la fidélité client, l’engagement et la réduction des incidents. Les tests d’hypothèses permettent de confirmer ou d’infirmer l’existence de relations significatives entre ces variables, en s’appuyant sur les résultats des analyses précédentes.</w:t>
      </w:r>
    </w:p>
    <w:p w14:paraId="4F5E14D1" w14:textId="77777777" w:rsidR="00D84B6C" w:rsidRPr="000B2F9F" w:rsidRDefault="00D84B6C" w:rsidP="00824459">
      <w:pPr>
        <w:spacing w:before="120" w:after="120" w:line="336" w:lineRule="auto"/>
        <w:ind w:firstLine="709"/>
        <w:jc w:val="both"/>
        <w:rPr>
          <w:rFonts w:ascii="Times New Roman" w:hAnsi="Times New Roman" w:cs="Times New Roman"/>
          <w:sz w:val="24"/>
          <w:szCs w:val="24"/>
        </w:rPr>
      </w:pPr>
      <w:r w:rsidRPr="000B2F9F">
        <w:rPr>
          <w:rFonts w:ascii="Times New Roman" w:hAnsi="Times New Roman" w:cs="Times New Roman"/>
          <w:sz w:val="24"/>
          <w:szCs w:val="24"/>
        </w:rPr>
        <w:t xml:space="preserve">Les tests statistiques effectués montrent que les relations entre les pratiques de protection des données et les performances marketing ne sont pas significatives dans ce contexte. En premier lieu, la </w:t>
      </w:r>
      <w:r w:rsidRPr="000B2F9F">
        <w:rPr>
          <w:rFonts w:ascii="Times New Roman" w:hAnsi="Times New Roman" w:cs="Times New Roman"/>
          <w:b/>
          <w:bCs/>
          <w:sz w:val="24"/>
          <w:szCs w:val="24"/>
        </w:rPr>
        <w:t>conformité au RGPD</w:t>
      </w:r>
      <w:r w:rsidRPr="000B2F9F">
        <w:rPr>
          <w:rFonts w:ascii="Times New Roman" w:hAnsi="Times New Roman" w:cs="Times New Roman"/>
          <w:sz w:val="24"/>
          <w:szCs w:val="24"/>
        </w:rPr>
        <w:t xml:space="preserve"> n’a pas montré d’impact significatif sur la fidélité client, avec un coefficient de corrélation très faible (</w:t>
      </w:r>
      <w:r w:rsidRPr="000B2F9F">
        <w:rPr>
          <w:rFonts w:ascii="Times New Roman" w:hAnsi="Times New Roman" w:cs="Times New Roman"/>
          <w:b/>
          <w:bCs/>
          <w:sz w:val="24"/>
          <w:szCs w:val="24"/>
        </w:rPr>
        <w:t>r = -0.070</w:t>
      </w:r>
      <w:r w:rsidRPr="000B2F9F">
        <w:rPr>
          <w:rFonts w:ascii="Times New Roman" w:hAnsi="Times New Roman" w:cs="Times New Roman"/>
          <w:sz w:val="24"/>
          <w:szCs w:val="24"/>
        </w:rPr>
        <w:t xml:space="preserve">) et une </w:t>
      </w:r>
      <w:r w:rsidRPr="000B2F9F">
        <w:rPr>
          <w:rFonts w:ascii="Times New Roman" w:hAnsi="Times New Roman" w:cs="Times New Roman"/>
          <w:b/>
          <w:bCs/>
          <w:sz w:val="24"/>
          <w:szCs w:val="24"/>
        </w:rPr>
        <w:t>p-valeur</w:t>
      </w:r>
      <w:r w:rsidRPr="000B2F9F">
        <w:rPr>
          <w:rFonts w:ascii="Times New Roman" w:hAnsi="Times New Roman" w:cs="Times New Roman"/>
          <w:sz w:val="24"/>
          <w:szCs w:val="24"/>
        </w:rPr>
        <w:t xml:space="preserve"> de </w:t>
      </w:r>
      <w:r w:rsidRPr="000B2F9F">
        <w:rPr>
          <w:rFonts w:ascii="Times New Roman" w:hAnsi="Times New Roman" w:cs="Times New Roman"/>
          <w:b/>
          <w:bCs/>
          <w:sz w:val="24"/>
          <w:szCs w:val="24"/>
        </w:rPr>
        <w:t>0.629</w:t>
      </w:r>
      <w:r w:rsidRPr="000B2F9F">
        <w:rPr>
          <w:rFonts w:ascii="Times New Roman" w:hAnsi="Times New Roman" w:cs="Times New Roman"/>
          <w:sz w:val="24"/>
          <w:szCs w:val="24"/>
        </w:rPr>
        <w:t xml:space="preserve">, confirmée par la régression linéaire. Deuxièmement, les </w:t>
      </w:r>
      <w:r w:rsidRPr="000B2F9F">
        <w:rPr>
          <w:rFonts w:ascii="Times New Roman" w:hAnsi="Times New Roman" w:cs="Times New Roman"/>
          <w:b/>
          <w:bCs/>
          <w:sz w:val="24"/>
          <w:szCs w:val="24"/>
        </w:rPr>
        <w:t>campagnes personnalisées</w:t>
      </w:r>
      <w:r w:rsidRPr="000B2F9F">
        <w:rPr>
          <w:rFonts w:ascii="Times New Roman" w:hAnsi="Times New Roman" w:cs="Times New Roman"/>
          <w:sz w:val="24"/>
          <w:szCs w:val="24"/>
        </w:rPr>
        <w:t xml:space="preserve"> basées sur le respect des données personnelles n'ont pas eu d’effet perceptible sur l’engagement. L’</w:t>
      </w:r>
      <w:r w:rsidRPr="000B2F9F">
        <w:rPr>
          <w:rFonts w:ascii="Times New Roman" w:hAnsi="Times New Roman" w:cs="Times New Roman"/>
          <w:b/>
          <w:bCs/>
          <w:sz w:val="24"/>
          <w:szCs w:val="24"/>
        </w:rPr>
        <w:t>ANOVA</w:t>
      </w:r>
      <w:r w:rsidRPr="000B2F9F">
        <w:rPr>
          <w:rFonts w:ascii="Times New Roman" w:hAnsi="Times New Roman" w:cs="Times New Roman"/>
          <w:sz w:val="24"/>
          <w:szCs w:val="24"/>
        </w:rPr>
        <w:t xml:space="preserve"> réalisée sur les niveaux de personnalisation des campagnes a révélé une absence de différence significative (</w:t>
      </w:r>
      <w:r w:rsidRPr="000B2F9F">
        <w:rPr>
          <w:rFonts w:ascii="Times New Roman" w:hAnsi="Times New Roman" w:cs="Times New Roman"/>
          <w:b/>
          <w:bCs/>
          <w:sz w:val="24"/>
          <w:szCs w:val="24"/>
        </w:rPr>
        <w:t>p = 0.138</w:t>
      </w:r>
      <w:r w:rsidRPr="000B2F9F">
        <w:rPr>
          <w:rFonts w:ascii="Times New Roman" w:hAnsi="Times New Roman" w:cs="Times New Roman"/>
          <w:sz w:val="24"/>
          <w:szCs w:val="24"/>
        </w:rPr>
        <w:t xml:space="preserve">) dans l’efficacité perçue des campagnes, tandis que la régression multiple n’a pas permis de confirmer un effet significatif. Enfin, concernant l’impact des </w:t>
      </w:r>
      <w:r w:rsidRPr="000B2F9F">
        <w:rPr>
          <w:rFonts w:ascii="Times New Roman" w:hAnsi="Times New Roman" w:cs="Times New Roman"/>
          <w:b/>
          <w:bCs/>
          <w:sz w:val="24"/>
          <w:szCs w:val="24"/>
        </w:rPr>
        <w:t>technologies sécurisées comme la blockchain</w:t>
      </w:r>
      <w:r w:rsidRPr="000B2F9F">
        <w:rPr>
          <w:rFonts w:ascii="Times New Roman" w:hAnsi="Times New Roman" w:cs="Times New Roman"/>
          <w:sz w:val="24"/>
          <w:szCs w:val="24"/>
        </w:rPr>
        <w:t xml:space="preserve">, les résultats des </w:t>
      </w:r>
      <w:r w:rsidRPr="000B2F9F">
        <w:rPr>
          <w:rFonts w:ascii="Times New Roman" w:hAnsi="Times New Roman" w:cs="Times New Roman"/>
          <w:b/>
          <w:bCs/>
          <w:sz w:val="24"/>
          <w:szCs w:val="24"/>
        </w:rPr>
        <w:t>tests t de Student</w:t>
      </w:r>
      <w:r w:rsidRPr="000B2F9F">
        <w:rPr>
          <w:rFonts w:ascii="Times New Roman" w:hAnsi="Times New Roman" w:cs="Times New Roman"/>
          <w:sz w:val="24"/>
          <w:szCs w:val="24"/>
        </w:rPr>
        <w:t xml:space="preserve"> et de la </w:t>
      </w:r>
      <w:r w:rsidRPr="000B2F9F">
        <w:rPr>
          <w:rFonts w:ascii="Times New Roman" w:hAnsi="Times New Roman" w:cs="Times New Roman"/>
          <w:b/>
          <w:bCs/>
          <w:sz w:val="24"/>
          <w:szCs w:val="24"/>
        </w:rPr>
        <w:t>régression logistique</w:t>
      </w:r>
      <w:r w:rsidRPr="000B2F9F">
        <w:rPr>
          <w:rFonts w:ascii="Times New Roman" w:hAnsi="Times New Roman" w:cs="Times New Roman"/>
          <w:sz w:val="24"/>
          <w:szCs w:val="24"/>
        </w:rPr>
        <w:t xml:space="preserve"> montrent une absence d’association significative avec la réduction perçue des incidents liés à la protection des données, avec des p-valeurs respectives de </w:t>
      </w:r>
      <w:r w:rsidRPr="000B2F9F">
        <w:rPr>
          <w:rFonts w:ascii="Times New Roman" w:hAnsi="Times New Roman" w:cs="Times New Roman"/>
          <w:b/>
          <w:bCs/>
          <w:sz w:val="24"/>
          <w:szCs w:val="24"/>
        </w:rPr>
        <w:t>0.572</w:t>
      </w:r>
      <w:r w:rsidRPr="000B2F9F">
        <w:rPr>
          <w:rFonts w:ascii="Times New Roman" w:hAnsi="Times New Roman" w:cs="Times New Roman"/>
          <w:sz w:val="24"/>
          <w:szCs w:val="24"/>
        </w:rPr>
        <w:t xml:space="preserve"> et </w:t>
      </w:r>
      <w:r w:rsidRPr="000B2F9F">
        <w:rPr>
          <w:rFonts w:ascii="Times New Roman" w:hAnsi="Times New Roman" w:cs="Times New Roman"/>
          <w:b/>
          <w:bCs/>
          <w:sz w:val="24"/>
          <w:szCs w:val="24"/>
        </w:rPr>
        <w:t>0.621</w:t>
      </w:r>
      <w:r w:rsidRPr="000B2F9F">
        <w:rPr>
          <w:rFonts w:ascii="Times New Roman" w:hAnsi="Times New Roman" w:cs="Times New Roman"/>
          <w:sz w:val="24"/>
          <w:szCs w:val="24"/>
        </w:rPr>
        <w:t>.</w:t>
      </w:r>
    </w:p>
    <w:p w14:paraId="67517263" w14:textId="77777777" w:rsidR="00D84B6C" w:rsidRDefault="00D84B6C" w:rsidP="00824459">
      <w:pPr>
        <w:spacing w:before="120" w:after="120" w:line="336" w:lineRule="auto"/>
        <w:ind w:firstLine="709"/>
        <w:jc w:val="both"/>
        <w:rPr>
          <w:rFonts w:ascii="Times New Roman" w:hAnsi="Times New Roman" w:cs="Times New Roman"/>
          <w:sz w:val="24"/>
          <w:szCs w:val="24"/>
        </w:rPr>
      </w:pPr>
      <w:r w:rsidRPr="000B2F9F">
        <w:rPr>
          <w:rFonts w:ascii="Times New Roman" w:hAnsi="Times New Roman" w:cs="Times New Roman"/>
          <w:sz w:val="24"/>
          <w:szCs w:val="24"/>
        </w:rPr>
        <w:t>Ces résultats convergents démontrent que, bien que les pratiques de protection des données soient cruciales pour le respect des régulations et la confiance des clients, elles ne sont pas perçues comme des leviers directs d’amélioration des performances marketing. Cela souligne la nécessité d’accompagner ces pratiques par des actions concrètes et une communication plus efficace afin d’en maximiser l’impact perçu par les clients et les utilisateurs.</w:t>
      </w:r>
    </w:p>
    <w:p w14:paraId="3A9E1F59" w14:textId="77777777" w:rsidR="00D84B6C" w:rsidRPr="00824459" w:rsidRDefault="00D84B6C" w:rsidP="00D84B6C">
      <w:pPr>
        <w:spacing w:before="120" w:after="120" w:line="360" w:lineRule="auto"/>
        <w:ind w:firstLine="708"/>
        <w:jc w:val="both"/>
        <w:rPr>
          <w:rFonts w:ascii="Times New Roman" w:hAnsi="Times New Roman" w:cs="Times New Roman"/>
          <w:b/>
          <w:bCs/>
          <w:sz w:val="2"/>
          <w:szCs w:val="2"/>
        </w:rPr>
      </w:pPr>
    </w:p>
    <w:p w14:paraId="5F257BF0" w14:textId="77777777" w:rsidR="00D84B6C" w:rsidRPr="0021459B" w:rsidRDefault="00D84B6C" w:rsidP="0021459B">
      <w:pPr>
        <w:pStyle w:val="Titre3"/>
        <w:spacing w:after="120"/>
        <w:rPr>
          <w:rFonts w:ascii="Times New Roman" w:hAnsi="Times New Roman" w:cs="Times New Roman"/>
          <w:b/>
          <w:color w:val="auto"/>
        </w:rPr>
      </w:pPr>
      <w:bookmarkStart w:id="166" w:name="_Toc194255069"/>
      <w:r w:rsidRPr="0021459B">
        <w:rPr>
          <w:rFonts w:ascii="Times New Roman" w:hAnsi="Times New Roman" w:cs="Times New Roman"/>
          <w:b/>
          <w:color w:val="auto"/>
        </w:rPr>
        <w:t>IV.4.3- Synthèse des méthodes complémentaires</w:t>
      </w:r>
      <w:bookmarkEnd w:id="166"/>
    </w:p>
    <w:p w14:paraId="3C108187" w14:textId="77777777" w:rsidR="00D84B6C" w:rsidRPr="000B2F9F" w:rsidRDefault="00D84B6C" w:rsidP="00D84B6C">
      <w:pPr>
        <w:spacing w:before="120" w:after="120" w:line="360" w:lineRule="auto"/>
        <w:ind w:firstLine="708"/>
        <w:jc w:val="both"/>
        <w:rPr>
          <w:rFonts w:ascii="Times New Roman" w:hAnsi="Times New Roman" w:cs="Times New Roman"/>
          <w:sz w:val="24"/>
          <w:szCs w:val="24"/>
        </w:rPr>
      </w:pPr>
      <w:r w:rsidRPr="000B2F9F">
        <w:rPr>
          <w:rFonts w:ascii="Times New Roman" w:hAnsi="Times New Roman" w:cs="Times New Roman"/>
          <w:sz w:val="24"/>
          <w:szCs w:val="24"/>
        </w:rPr>
        <w:t>Cette sous-section propose une synthèse des résultats obtenus grâce aux visualisations et tests d’hypothèses pour renforcer l’interprétation globale des relations analysées.</w:t>
      </w:r>
    </w:p>
    <w:p w14:paraId="58924114" w14:textId="1AA6717B" w:rsidR="003B416D" w:rsidRDefault="00D84B6C" w:rsidP="00824459">
      <w:pPr>
        <w:spacing w:before="120" w:after="120" w:line="360" w:lineRule="auto"/>
        <w:ind w:firstLine="708"/>
        <w:jc w:val="both"/>
        <w:rPr>
          <w:rFonts w:ascii="Baskerville Old Face" w:hAnsi="Baskerville Old Face"/>
          <w:sz w:val="80"/>
          <w:szCs w:val="80"/>
        </w:rPr>
      </w:pPr>
      <w:r w:rsidRPr="000B2F9F">
        <w:rPr>
          <w:rFonts w:ascii="Times New Roman" w:hAnsi="Times New Roman" w:cs="Times New Roman"/>
          <w:sz w:val="24"/>
          <w:szCs w:val="24"/>
        </w:rPr>
        <w:t>Les visualisations avancées ont permis d’illustrer clairement que les perceptions des participants restent mitigées quant à l’impact des technologies de protection des données et de la personnalisation des campagnes sur les performances marketing. Les tests statistiques confirment l'absence de relations significatives, renforçant l'idée que ces pratiques, bien qu’essentielles sur le plan éthique et réglementaire, ne sont pas perçues comme des leviers majeurs de performance. Ces constats soulignent l’importance d’améliorer l’exécution et la communication autour des pratiques de protection des données pour mieux en valoriser les bénéfices auprès des clients.</w:t>
      </w:r>
    </w:p>
    <w:p w14:paraId="1D55E40F" w14:textId="77777777" w:rsidR="00170145" w:rsidRDefault="00170145" w:rsidP="00170145">
      <w:pPr>
        <w:jc w:val="center"/>
        <w:rPr>
          <w:rFonts w:ascii="Baskerville Old Face" w:hAnsi="Baskerville Old Face"/>
          <w:sz w:val="80"/>
          <w:szCs w:val="80"/>
        </w:rPr>
      </w:pPr>
    </w:p>
    <w:p w14:paraId="7DD78E74" w14:textId="77777777" w:rsidR="00170145" w:rsidRDefault="00170145" w:rsidP="00170145">
      <w:pPr>
        <w:jc w:val="center"/>
        <w:rPr>
          <w:rFonts w:ascii="Baskerville Old Face" w:hAnsi="Baskerville Old Face"/>
          <w:sz w:val="80"/>
          <w:szCs w:val="80"/>
        </w:rPr>
      </w:pPr>
    </w:p>
    <w:p w14:paraId="5180F173" w14:textId="77777777" w:rsidR="00170145" w:rsidRDefault="00170145" w:rsidP="00170145">
      <w:pPr>
        <w:jc w:val="center"/>
        <w:rPr>
          <w:rFonts w:ascii="Baskerville Old Face" w:hAnsi="Baskerville Old Face"/>
          <w:sz w:val="2"/>
          <w:szCs w:val="2"/>
        </w:rPr>
      </w:pPr>
    </w:p>
    <w:p w14:paraId="5ABBA59D" w14:textId="77777777" w:rsidR="00170145" w:rsidRDefault="00000000" w:rsidP="00170145">
      <w:pPr>
        <w:jc w:val="center"/>
        <w:rPr>
          <w:rFonts w:ascii="Baskerville Old Face" w:hAnsi="Baskerville Old Face"/>
          <w:sz w:val="80"/>
          <w:szCs w:val="80"/>
        </w:rPr>
      </w:pPr>
      <w:r>
        <w:rPr>
          <w:noProof/>
          <w:color w:val="000000" w:themeColor="text1"/>
          <w:sz w:val="4"/>
          <w:szCs w:val="4"/>
          <w:lang w:eastAsia="fr-FR"/>
        </w:rPr>
        <w:pict w14:anchorId="6B756A2B">
          <v:shape id="_x0000_s2217" type="#_x0000_t98" style="position:absolute;left:0;text-align:left;margin-left:81.4pt;margin-top:23.45pt;width:458.3pt;height:204.3pt;z-index:-251635712;visibility:visible;mso-position-horizontal-relative:page;mso-width-relative:margin;mso-height-relative:margin;v-text-anchor:middle" fillcolor="#2e74b5 [2404]" strokecolor="#4472c4 [3208]" strokeweight=".5pt">
            <v:fill color2="#9cca86" rotate="t"/>
            <v:stroke joinstyle="miter"/>
            <v:textbox style="mso-next-textbox:#_x0000_s2217">
              <w:txbxContent>
                <w:p w14:paraId="1276F420" w14:textId="77777777" w:rsidR="00170145" w:rsidRPr="00DB5E5B" w:rsidRDefault="00170145" w:rsidP="00170145">
                  <w:pPr>
                    <w:pStyle w:val="Sansinterligne"/>
                    <w:jc w:val="center"/>
                    <w:rPr>
                      <w:rFonts w:ascii="Baskerville Old Face" w:hAnsi="Baskerville Old Face"/>
                      <w:sz w:val="50"/>
                      <w:szCs w:val="50"/>
                    </w:rPr>
                  </w:pPr>
                </w:p>
                <w:p w14:paraId="788036E1" w14:textId="77777777" w:rsidR="00170145" w:rsidRPr="008755CA" w:rsidRDefault="00170145" w:rsidP="00170145">
                  <w:pPr>
                    <w:pStyle w:val="Sansinterligne"/>
                    <w:jc w:val="center"/>
                    <w:rPr>
                      <w:rFonts w:ascii="Baskerville Old Face" w:hAnsi="Baskerville Old Face"/>
                      <w:sz w:val="80"/>
                      <w:szCs w:val="80"/>
                    </w:rPr>
                  </w:pPr>
                </w:p>
                <w:p w14:paraId="69C64BF9" w14:textId="77777777" w:rsidR="00170145" w:rsidRPr="009E6E5B" w:rsidRDefault="00170145" w:rsidP="00170145">
                  <w:pPr>
                    <w:jc w:val="center"/>
                    <w:rPr>
                      <w:sz w:val="40"/>
                      <w:szCs w:val="40"/>
                    </w:rPr>
                  </w:pPr>
                </w:p>
              </w:txbxContent>
            </v:textbox>
            <w10:wrap anchorx="page"/>
          </v:shape>
        </w:pict>
      </w:r>
    </w:p>
    <w:p w14:paraId="6BCD53E5" w14:textId="72AB94CD" w:rsidR="00170145" w:rsidRPr="002D46A9" w:rsidRDefault="00170145" w:rsidP="00170145">
      <w:pPr>
        <w:pStyle w:val="Titre1"/>
        <w:jc w:val="center"/>
        <w:rPr>
          <w:rFonts w:ascii="Arial Rounded MT Bold" w:hAnsi="Arial Rounded MT Bold" w:cs="Times New Roman"/>
          <w:b/>
          <w:color w:val="auto"/>
          <w:sz w:val="80"/>
          <w:szCs w:val="80"/>
        </w:rPr>
      </w:pPr>
      <w:bookmarkStart w:id="167" w:name="_Toc194255070"/>
      <w:r w:rsidRPr="002929BC">
        <w:rPr>
          <w:rFonts w:ascii="Arial Rounded MT Bold" w:hAnsi="Arial Rounded MT Bold" w:cs="Times New Roman"/>
          <w:b/>
          <w:color w:val="auto"/>
          <w:sz w:val="72"/>
          <w:szCs w:val="72"/>
        </w:rPr>
        <w:t xml:space="preserve">CHAPITRE V : </w:t>
      </w:r>
      <w:r w:rsidRPr="00170145">
        <w:rPr>
          <w:rFonts w:ascii="Arial Rounded MT Bold" w:hAnsi="Arial Rounded MT Bold" w:cs="Times New Roman"/>
          <w:b/>
          <w:color w:val="auto"/>
          <w:sz w:val="72"/>
          <w:szCs w:val="72"/>
        </w:rPr>
        <w:t>Discussion des résultats et recommandations</w:t>
      </w:r>
      <w:bookmarkEnd w:id="167"/>
      <w:r w:rsidRPr="00170145">
        <w:rPr>
          <w:rFonts w:ascii="Arial Rounded MT Bold" w:hAnsi="Arial Rounded MT Bold" w:cs="Times New Roman"/>
          <w:b/>
          <w:color w:val="auto"/>
          <w:sz w:val="72"/>
          <w:szCs w:val="72"/>
        </w:rPr>
        <w:t xml:space="preserve"> </w:t>
      </w:r>
      <w:r w:rsidRPr="002D46A9">
        <w:rPr>
          <w:rFonts w:ascii="Arial Rounded MT Bold" w:hAnsi="Arial Rounded MT Bold" w:cs="Times New Roman"/>
          <w:b/>
          <w:color w:val="auto"/>
          <w:sz w:val="80"/>
          <w:szCs w:val="80"/>
        </w:rPr>
        <w:br w:type="page"/>
      </w:r>
    </w:p>
    <w:p w14:paraId="30FBB907" w14:textId="77777777" w:rsidR="00170145" w:rsidRDefault="00170145" w:rsidP="00170145">
      <w:pPr>
        <w:spacing w:after="120" w:line="360" w:lineRule="auto"/>
        <w:ind w:firstLine="708"/>
        <w:jc w:val="both"/>
        <w:rPr>
          <w:rFonts w:ascii="Times New Roman" w:hAnsi="Times New Roman" w:cs="Times New Roman"/>
          <w:sz w:val="24"/>
          <w:szCs w:val="24"/>
        </w:rPr>
      </w:pPr>
      <w:r w:rsidRPr="00537F7B">
        <w:rPr>
          <w:rFonts w:ascii="Times New Roman" w:hAnsi="Times New Roman" w:cs="Times New Roman"/>
          <w:sz w:val="24"/>
          <w:szCs w:val="24"/>
        </w:rPr>
        <w:lastRenderedPageBreak/>
        <w:t>Ce chapitre analyse les résultats obtenus en lien avec les hypothèses de recherche et les travaux antérieurs. Il examine les implications pratiques et théoriques des résultats, en mettant en lumière les enjeux de la gouvernance des données et de l’innovation technologique. Des recommandations concrètes sont également proposées pour renforcer les pratiques et améliorer les performances marketing dans le respect des exigences réglementaires.</w:t>
      </w:r>
    </w:p>
    <w:p w14:paraId="43F5FCD0" w14:textId="77777777" w:rsidR="00170145" w:rsidRPr="00170145" w:rsidRDefault="00170145" w:rsidP="00170145">
      <w:pPr>
        <w:pStyle w:val="Titre2"/>
        <w:rPr>
          <w:rFonts w:ascii="Arial Rounded MT Bold" w:hAnsi="Arial Rounded MT Bold"/>
          <w:color w:val="auto"/>
        </w:rPr>
      </w:pPr>
      <w:bookmarkStart w:id="168" w:name="_Toc194255071"/>
      <w:r w:rsidRPr="00170145">
        <w:rPr>
          <w:rFonts w:ascii="Arial Rounded MT Bold" w:hAnsi="Arial Rounded MT Bold"/>
          <w:color w:val="auto"/>
        </w:rPr>
        <w:t>V.1- Discussion des résultats et validation des hypothèses</w:t>
      </w:r>
      <w:bookmarkEnd w:id="168"/>
    </w:p>
    <w:p w14:paraId="4EF0850A"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FF43FE">
        <w:rPr>
          <w:rFonts w:ascii="Times New Roman" w:hAnsi="Times New Roman" w:cs="Times New Roman"/>
          <w:sz w:val="24"/>
          <w:szCs w:val="24"/>
        </w:rPr>
        <w:t xml:space="preserve">Cette section interprète les résultats des analyses effectuées et les met en perspective pour valider les hypothèses formulées. </w:t>
      </w:r>
      <w:r>
        <w:rPr>
          <w:rFonts w:ascii="Times New Roman" w:hAnsi="Times New Roman" w:cs="Times New Roman"/>
          <w:sz w:val="24"/>
          <w:szCs w:val="24"/>
        </w:rPr>
        <w:t>Elle</w:t>
      </w:r>
      <w:r w:rsidRPr="00FF43FE">
        <w:rPr>
          <w:rFonts w:ascii="Times New Roman" w:hAnsi="Times New Roman" w:cs="Times New Roman"/>
          <w:sz w:val="24"/>
          <w:szCs w:val="24"/>
        </w:rPr>
        <w:t xml:space="preserve"> examine leurs implications sur la gouvernance des données et les performances marketing dans le secteur des télécommunications.</w:t>
      </w:r>
      <w:r>
        <w:rPr>
          <w:rFonts w:ascii="Times New Roman" w:hAnsi="Times New Roman" w:cs="Times New Roman"/>
          <w:sz w:val="24"/>
          <w:szCs w:val="24"/>
        </w:rPr>
        <w:t xml:space="preserve"> </w:t>
      </w:r>
      <w:r w:rsidRPr="00264B53">
        <w:rPr>
          <w:rFonts w:ascii="Times New Roman" w:hAnsi="Times New Roman" w:cs="Times New Roman"/>
          <w:sz w:val="24"/>
          <w:szCs w:val="24"/>
        </w:rPr>
        <w:t>Il est important de souligner que le non-confirmation des hypothèses ne constitue pas un échec en soi. Au contraire, cela met en évidence des leviers d’amélioration concrets en matière de communication, de formation interne et d’innovation éthique. Ces résultats ouvrent ainsi la voie à une réorientation stratégique plus fine et mieux alignée avec les attentes réelles des parties prenantes.</w:t>
      </w:r>
    </w:p>
    <w:p w14:paraId="7C2CA36D" w14:textId="77777777" w:rsidR="00170145" w:rsidRPr="00824459" w:rsidRDefault="00170145" w:rsidP="00170145">
      <w:pPr>
        <w:spacing w:before="60" w:after="0" w:line="324" w:lineRule="auto"/>
        <w:rPr>
          <w:rFonts w:ascii="Times New Roman" w:hAnsi="Times New Roman" w:cs="Times New Roman"/>
          <w:b/>
          <w:sz w:val="8"/>
          <w:szCs w:val="8"/>
        </w:rPr>
      </w:pPr>
    </w:p>
    <w:p w14:paraId="578681C9" w14:textId="77777777" w:rsidR="00170145" w:rsidRPr="00170145" w:rsidRDefault="00170145" w:rsidP="00170145">
      <w:pPr>
        <w:pStyle w:val="Titre3"/>
        <w:spacing w:after="120"/>
        <w:rPr>
          <w:rFonts w:ascii="Times New Roman" w:hAnsi="Times New Roman" w:cs="Times New Roman"/>
          <w:b/>
          <w:color w:val="auto"/>
        </w:rPr>
      </w:pPr>
      <w:bookmarkStart w:id="169" w:name="_Toc194255072"/>
      <w:r w:rsidRPr="00170145">
        <w:rPr>
          <w:rFonts w:ascii="Times New Roman" w:hAnsi="Times New Roman" w:cs="Times New Roman"/>
          <w:b/>
          <w:color w:val="auto"/>
        </w:rPr>
        <w:t>V.1.1- Discussion autour de l’hypothèse H1</w:t>
      </w:r>
      <w:bookmarkEnd w:id="169"/>
    </w:p>
    <w:p w14:paraId="5E2DD927" w14:textId="77777777" w:rsidR="00170145" w:rsidRDefault="00170145" w:rsidP="00170145">
      <w:pPr>
        <w:spacing w:before="60" w:after="0" w:line="324" w:lineRule="auto"/>
        <w:ind w:firstLine="708"/>
        <w:jc w:val="both"/>
        <w:rPr>
          <w:rFonts w:ascii="Times New Roman" w:hAnsi="Times New Roman" w:cs="Times New Roman"/>
          <w:sz w:val="24"/>
          <w:szCs w:val="24"/>
        </w:rPr>
      </w:pPr>
      <w:r>
        <w:rPr>
          <w:rFonts w:ascii="Times New Roman" w:hAnsi="Times New Roman" w:cs="Times New Roman"/>
          <w:sz w:val="24"/>
          <w:szCs w:val="24"/>
        </w:rPr>
        <w:t>L’hypothèse H1</w:t>
      </w:r>
      <w:r w:rsidRPr="00A436B1">
        <w:rPr>
          <w:rFonts w:ascii="Times New Roman" w:hAnsi="Times New Roman" w:cs="Times New Roman"/>
          <w:sz w:val="24"/>
          <w:szCs w:val="24"/>
        </w:rPr>
        <w:t xml:space="preserve">stipule que « </w:t>
      </w:r>
      <w:r w:rsidRPr="008248D3">
        <w:rPr>
          <w:rFonts w:ascii="Times New Roman" w:hAnsi="Times New Roman" w:cs="Times New Roman"/>
          <w:sz w:val="24"/>
          <w:szCs w:val="24"/>
        </w:rPr>
        <w:t>La conformité au RGPD a un impact positif sur la fidélité client.</w:t>
      </w:r>
      <w:r w:rsidRPr="00A436B1">
        <w:rPr>
          <w:rFonts w:ascii="Times New Roman" w:hAnsi="Times New Roman" w:cs="Times New Roman"/>
          <w:sz w:val="24"/>
          <w:szCs w:val="24"/>
        </w:rPr>
        <w:t xml:space="preserve"> »</w:t>
      </w:r>
    </w:p>
    <w:p w14:paraId="1FF0A4E8" w14:textId="77777777" w:rsidR="00170145" w:rsidRPr="00A436B1" w:rsidRDefault="00170145" w:rsidP="00170145">
      <w:pPr>
        <w:spacing w:before="60" w:after="0" w:line="324"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Elle </w:t>
      </w:r>
      <w:r w:rsidRPr="00A436B1">
        <w:rPr>
          <w:rFonts w:ascii="Times New Roman" w:hAnsi="Times New Roman" w:cs="Times New Roman"/>
          <w:sz w:val="24"/>
          <w:szCs w:val="24"/>
        </w:rPr>
        <w:t>a été explorée dans le cadre des résultats du chapitre 4. Ces derniers montrent une perception positive des pratiques de conformité, notamment en matière de transparence et de sécurisation des données, soutenant leur importance pour l’éthique et la crédibilité organisationnelles. Ces observations corroborent les travaux de Voigt et Von dem Bussche (2017), qui mettent en avant l’impact des réglementations sur la confiance des parties prenantes.</w:t>
      </w:r>
    </w:p>
    <w:p w14:paraId="6DF315CB" w14:textId="77777777" w:rsidR="00170145" w:rsidRPr="00A436B1" w:rsidRDefault="00170145" w:rsidP="00170145">
      <w:pPr>
        <w:spacing w:before="60" w:after="0" w:line="324" w:lineRule="auto"/>
        <w:ind w:firstLine="708"/>
        <w:jc w:val="both"/>
        <w:rPr>
          <w:rFonts w:ascii="Times New Roman" w:hAnsi="Times New Roman" w:cs="Times New Roman"/>
          <w:sz w:val="24"/>
          <w:szCs w:val="24"/>
        </w:rPr>
      </w:pPr>
      <w:r w:rsidRPr="00A436B1">
        <w:rPr>
          <w:rFonts w:ascii="Times New Roman" w:hAnsi="Times New Roman" w:cs="Times New Roman"/>
          <w:sz w:val="24"/>
          <w:szCs w:val="24"/>
        </w:rPr>
        <w:t>Cependant, l’analyse statistique n’a pas révélé de lien significatif entre la conformité au RGPD et la fidélité</w:t>
      </w:r>
      <w:r>
        <w:rPr>
          <w:rFonts w:ascii="Times New Roman" w:hAnsi="Times New Roman" w:cs="Times New Roman"/>
          <w:sz w:val="24"/>
          <w:szCs w:val="24"/>
        </w:rPr>
        <w:t xml:space="preserve"> client</w:t>
      </w:r>
      <w:r w:rsidRPr="00A436B1">
        <w:rPr>
          <w:rFonts w:ascii="Times New Roman" w:hAnsi="Times New Roman" w:cs="Times New Roman"/>
          <w:sz w:val="24"/>
          <w:szCs w:val="24"/>
        </w:rPr>
        <w:t>. Cela suggère que les clients perçoivent la conformité comme une obligation minimale, sans l’associer directement à leur fidélité. Par ailleurs, des défis subsistent, notamment le manque de communication sur les bénéfices du RGPD.</w:t>
      </w:r>
    </w:p>
    <w:p w14:paraId="219811D2" w14:textId="77777777" w:rsidR="00170145" w:rsidRPr="00A436B1" w:rsidRDefault="00170145" w:rsidP="00170145">
      <w:pPr>
        <w:spacing w:before="60" w:after="0" w:line="324" w:lineRule="auto"/>
        <w:ind w:firstLine="708"/>
        <w:jc w:val="both"/>
        <w:rPr>
          <w:rFonts w:ascii="Times New Roman" w:hAnsi="Times New Roman" w:cs="Times New Roman"/>
          <w:sz w:val="24"/>
          <w:szCs w:val="24"/>
        </w:rPr>
      </w:pPr>
      <w:r w:rsidRPr="00A436B1">
        <w:rPr>
          <w:rFonts w:ascii="Times New Roman" w:hAnsi="Times New Roman" w:cs="Times New Roman"/>
          <w:sz w:val="24"/>
          <w:szCs w:val="24"/>
        </w:rPr>
        <w:t>Ainsi, bien que les perceptions soient globalement favorables, l’hypothèse n’est pas validée. Une stratégie de sensibilisation renforcée est nécessaire pour valoriser les impacts positifs des pratiques de conformité auprès des clients.</w:t>
      </w:r>
    </w:p>
    <w:p w14:paraId="61F06F8B" w14:textId="77777777" w:rsidR="00170145" w:rsidRPr="00824459" w:rsidRDefault="00170145" w:rsidP="00170145">
      <w:pPr>
        <w:spacing w:before="60" w:after="0" w:line="324" w:lineRule="auto"/>
        <w:rPr>
          <w:rFonts w:ascii="Times New Roman" w:hAnsi="Times New Roman" w:cs="Times New Roman"/>
          <w:sz w:val="6"/>
          <w:szCs w:val="6"/>
        </w:rPr>
      </w:pPr>
    </w:p>
    <w:p w14:paraId="5FF4018F" w14:textId="77777777" w:rsidR="00170145" w:rsidRPr="00170145" w:rsidRDefault="00170145" w:rsidP="00170145">
      <w:pPr>
        <w:pStyle w:val="Titre3"/>
        <w:spacing w:after="120"/>
        <w:rPr>
          <w:rFonts w:ascii="Times New Roman" w:hAnsi="Times New Roman" w:cs="Times New Roman"/>
          <w:b/>
          <w:color w:val="auto"/>
        </w:rPr>
      </w:pPr>
      <w:bookmarkStart w:id="170" w:name="_Toc194255073"/>
      <w:r w:rsidRPr="00170145">
        <w:rPr>
          <w:rFonts w:ascii="Times New Roman" w:hAnsi="Times New Roman" w:cs="Times New Roman"/>
          <w:b/>
          <w:color w:val="auto"/>
        </w:rPr>
        <w:t>V.1.2- Discussion autour de l’hypothèse H2</w:t>
      </w:r>
      <w:bookmarkEnd w:id="170"/>
    </w:p>
    <w:p w14:paraId="2EECB187"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FA3672">
        <w:rPr>
          <w:rFonts w:ascii="Times New Roman" w:hAnsi="Times New Roman" w:cs="Times New Roman"/>
          <w:sz w:val="24"/>
          <w:szCs w:val="24"/>
        </w:rPr>
        <w:t xml:space="preserve">L’hypothèse H2 stipule que « </w:t>
      </w:r>
      <w:r w:rsidRPr="00FA3672">
        <w:rPr>
          <w:rFonts w:ascii="Times New Roman" w:hAnsi="Times New Roman" w:cs="Times New Roman"/>
          <w:i/>
          <w:sz w:val="24"/>
          <w:szCs w:val="24"/>
        </w:rPr>
        <w:t>Les campagnes personnalisées basées sur des données respectueuses de la vie privée augmentent le taux d’engagement.</w:t>
      </w:r>
      <w:r w:rsidRPr="00FA3672">
        <w:rPr>
          <w:rFonts w:ascii="Times New Roman" w:hAnsi="Times New Roman" w:cs="Times New Roman"/>
          <w:sz w:val="24"/>
          <w:szCs w:val="24"/>
        </w:rPr>
        <w:t xml:space="preserve"> » </w:t>
      </w:r>
    </w:p>
    <w:p w14:paraId="49635512" w14:textId="77777777" w:rsidR="00170145" w:rsidRPr="00FA3672" w:rsidRDefault="00170145" w:rsidP="00170145">
      <w:pPr>
        <w:spacing w:before="60" w:after="0" w:line="324" w:lineRule="auto"/>
        <w:ind w:firstLine="708"/>
        <w:jc w:val="both"/>
        <w:rPr>
          <w:rFonts w:ascii="Times New Roman" w:hAnsi="Times New Roman" w:cs="Times New Roman"/>
          <w:sz w:val="24"/>
          <w:szCs w:val="24"/>
        </w:rPr>
      </w:pPr>
      <w:r w:rsidRPr="00FA3672">
        <w:rPr>
          <w:rFonts w:ascii="Times New Roman" w:hAnsi="Times New Roman" w:cs="Times New Roman"/>
          <w:sz w:val="24"/>
          <w:szCs w:val="24"/>
        </w:rPr>
        <w:t>Cependant, les résultats du chapitre 4 montrent que la personnalisation n’a pas démontré d’impact significatif sur l’en</w:t>
      </w:r>
      <w:r>
        <w:rPr>
          <w:rFonts w:ascii="Times New Roman" w:hAnsi="Times New Roman" w:cs="Times New Roman"/>
          <w:sz w:val="24"/>
          <w:szCs w:val="24"/>
        </w:rPr>
        <w:t>gagement des clients</w:t>
      </w:r>
      <w:r w:rsidRPr="00FA3672">
        <w:rPr>
          <w:rFonts w:ascii="Times New Roman" w:hAnsi="Times New Roman" w:cs="Times New Roman"/>
          <w:sz w:val="24"/>
          <w:szCs w:val="24"/>
        </w:rPr>
        <w:t>. La qualité insuffisante des campagnes et la méfiance envers l’utilisation des données personnelles pourraient expliquer cette inefficacité.</w:t>
      </w:r>
    </w:p>
    <w:p w14:paraId="02C362E4" w14:textId="77777777" w:rsidR="00170145" w:rsidRPr="00FA3672" w:rsidRDefault="00170145" w:rsidP="00170145">
      <w:pPr>
        <w:spacing w:before="60" w:after="0" w:line="324" w:lineRule="auto"/>
        <w:ind w:firstLine="708"/>
        <w:jc w:val="both"/>
        <w:rPr>
          <w:rFonts w:ascii="Times New Roman" w:hAnsi="Times New Roman" w:cs="Times New Roman"/>
          <w:sz w:val="24"/>
          <w:szCs w:val="24"/>
        </w:rPr>
      </w:pPr>
      <w:r w:rsidRPr="00FA3672">
        <w:rPr>
          <w:rFonts w:ascii="Times New Roman" w:hAnsi="Times New Roman" w:cs="Times New Roman"/>
          <w:sz w:val="24"/>
          <w:szCs w:val="24"/>
        </w:rPr>
        <w:lastRenderedPageBreak/>
        <w:t>De plus, l’absence de différences notables entre les perceptions des répondants suggère que ces défis sont perçus comme généralisés, indépendamment des fonctions ou de l’ancienneté. Ces conclusions corroborent les travaux de Kotler et Keller (2016), qui soulignent l’importance de la pertinence et de la transparence pour maximiser l’impact des campagnes.</w:t>
      </w:r>
    </w:p>
    <w:p w14:paraId="1CB58605" w14:textId="77777777" w:rsidR="00170145" w:rsidRPr="00FA3672" w:rsidRDefault="00170145" w:rsidP="00170145">
      <w:pPr>
        <w:spacing w:before="60" w:after="0" w:line="324" w:lineRule="auto"/>
        <w:ind w:firstLine="708"/>
        <w:jc w:val="both"/>
        <w:rPr>
          <w:rFonts w:ascii="Times New Roman" w:hAnsi="Times New Roman" w:cs="Times New Roman"/>
          <w:sz w:val="24"/>
          <w:szCs w:val="24"/>
        </w:rPr>
      </w:pPr>
      <w:r w:rsidRPr="00FA3672">
        <w:rPr>
          <w:rFonts w:ascii="Times New Roman" w:hAnsi="Times New Roman" w:cs="Times New Roman"/>
          <w:sz w:val="24"/>
          <w:szCs w:val="24"/>
        </w:rPr>
        <w:t>Ainsi, l’hypothèse n’est pas validée, mais les résultats indiquent la nécessité d’améliorer la qualité des campagnes et de rassurer les clients sur l’usage éthique des données.</w:t>
      </w:r>
    </w:p>
    <w:p w14:paraId="7AE32257" w14:textId="77777777" w:rsidR="00170145" w:rsidRPr="00824459" w:rsidRDefault="00170145" w:rsidP="00170145">
      <w:pPr>
        <w:spacing w:before="60" w:after="0" w:line="324" w:lineRule="auto"/>
        <w:rPr>
          <w:rFonts w:ascii="Times New Roman" w:hAnsi="Times New Roman" w:cs="Times New Roman"/>
          <w:sz w:val="6"/>
          <w:szCs w:val="6"/>
        </w:rPr>
      </w:pPr>
    </w:p>
    <w:p w14:paraId="76A9611B" w14:textId="77777777" w:rsidR="00170145" w:rsidRPr="00170145" w:rsidRDefault="00170145" w:rsidP="00170145">
      <w:pPr>
        <w:pStyle w:val="Titre3"/>
        <w:spacing w:after="120"/>
        <w:rPr>
          <w:rFonts w:ascii="Times New Roman" w:hAnsi="Times New Roman" w:cs="Times New Roman"/>
          <w:b/>
          <w:color w:val="auto"/>
        </w:rPr>
      </w:pPr>
      <w:bookmarkStart w:id="171" w:name="_Toc194255074"/>
      <w:r w:rsidRPr="00170145">
        <w:rPr>
          <w:rFonts w:ascii="Times New Roman" w:hAnsi="Times New Roman" w:cs="Times New Roman"/>
          <w:b/>
          <w:color w:val="auto"/>
        </w:rPr>
        <w:t>V.1.3- Discussion autour de l’hypothèse H3</w:t>
      </w:r>
      <w:bookmarkEnd w:id="171"/>
    </w:p>
    <w:p w14:paraId="5AFF529A"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F55801">
        <w:rPr>
          <w:rFonts w:ascii="Times New Roman" w:hAnsi="Times New Roman" w:cs="Times New Roman"/>
          <w:sz w:val="24"/>
          <w:szCs w:val="24"/>
        </w:rPr>
        <w:t xml:space="preserve">L’hypothèse H3 stipule que « </w:t>
      </w:r>
      <w:r w:rsidRPr="00F55801">
        <w:rPr>
          <w:rFonts w:ascii="Times New Roman" w:hAnsi="Times New Roman" w:cs="Times New Roman"/>
          <w:i/>
          <w:sz w:val="24"/>
          <w:szCs w:val="24"/>
        </w:rPr>
        <w:t xml:space="preserve">Les technologies de protection des données, telles que la blockchain, réduisent les risques de violations. </w:t>
      </w:r>
      <w:r w:rsidRPr="00F55801">
        <w:rPr>
          <w:rFonts w:ascii="Times New Roman" w:hAnsi="Times New Roman" w:cs="Times New Roman"/>
          <w:sz w:val="24"/>
          <w:szCs w:val="24"/>
        </w:rPr>
        <w:t xml:space="preserve">» </w:t>
      </w:r>
    </w:p>
    <w:p w14:paraId="1010B949" w14:textId="77777777" w:rsidR="00170145" w:rsidRPr="00F55801" w:rsidRDefault="00170145" w:rsidP="00170145">
      <w:pPr>
        <w:spacing w:before="60" w:after="0" w:line="324" w:lineRule="auto"/>
        <w:ind w:firstLine="708"/>
        <w:jc w:val="both"/>
        <w:rPr>
          <w:rFonts w:ascii="Times New Roman" w:hAnsi="Times New Roman" w:cs="Times New Roman"/>
          <w:sz w:val="24"/>
          <w:szCs w:val="24"/>
        </w:rPr>
      </w:pPr>
      <w:r w:rsidRPr="00F55801">
        <w:rPr>
          <w:rFonts w:ascii="Times New Roman" w:hAnsi="Times New Roman" w:cs="Times New Roman"/>
          <w:sz w:val="24"/>
          <w:szCs w:val="24"/>
        </w:rPr>
        <w:t>Les résultats du chapitre 4 montrent qu’aucune relation significative n’a été trouvée entre l’adoption de la blockchain et la réduction des i</w:t>
      </w:r>
      <w:r>
        <w:rPr>
          <w:rFonts w:ascii="Times New Roman" w:hAnsi="Times New Roman" w:cs="Times New Roman"/>
          <w:sz w:val="24"/>
          <w:szCs w:val="24"/>
        </w:rPr>
        <w:t>ncidents de sécurité</w:t>
      </w:r>
      <w:r w:rsidRPr="00F55801">
        <w:rPr>
          <w:rFonts w:ascii="Times New Roman" w:hAnsi="Times New Roman" w:cs="Times New Roman"/>
          <w:sz w:val="24"/>
          <w:szCs w:val="24"/>
        </w:rPr>
        <w:t>. Ces technologies, bien qu’efficaces en théorie, semblent encore peu utilisées ou mal comprises, ce qui limite leur impact perçu.</w:t>
      </w:r>
    </w:p>
    <w:p w14:paraId="6CA0E91A" w14:textId="77777777" w:rsidR="00170145" w:rsidRPr="00F55801" w:rsidRDefault="00170145" w:rsidP="00170145">
      <w:pPr>
        <w:spacing w:before="60" w:after="0" w:line="324" w:lineRule="auto"/>
        <w:ind w:firstLine="708"/>
        <w:jc w:val="both"/>
        <w:rPr>
          <w:rFonts w:ascii="Times New Roman" w:hAnsi="Times New Roman" w:cs="Times New Roman"/>
          <w:sz w:val="24"/>
          <w:szCs w:val="24"/>
        </w:rPr>
      </w:pPr>
      <w:r w:rsidRPr="00F55801">
        <w:rPr>
          <w:rFonts w:ascii="Times New Roman" w:hAnsi="Times New Roman" w:cs="Times New Roman"/>
          <w:sz w:val="24"/>
          <w:szCs w:val="24"/>
        </w:rPr>
        <w:t>De plus, les perceptions des répondants indiquent que les bénéfices pratiques de ces technologies ne sont pas suffisamment valorisés, corroborant les observations de Smith et Johnson (2022), qui soulignent le besoin de renforcer leur implémentation et leur communication.</w:t>
      </w:r>
    </w:p>
    <w:p w14:paraId="741B8480" w14:textId="77777777" w:rsidR="00170145" w:rsidRPr="00F55801" w:rsidRDefault="00170145" w:rsidP="00170145">
      <w:pPr>
        <w:spacing w:before="60" w:after="0" w:line="324" w:lineRule="auto"/>
        <w:ind w:firstLine="708"/>
        <w:jc w:val="both"/>
        <w:rPr>
          <w:rFonts w:ascii="Times New Roman" w:hAnsi="Times New Roman" w:cs="Times New Roman"/>
          <w:sz w:val="24"/>
          <w:szCs w:val="24"/>
        </w:rPr>
      </w:pPr>
      <w:r w:rsidRPr="00F55801">
        <w:rPr>
          <w:rFonts w:ascii="Times New Roman" w:hAnsi="Times New Roman" w:cs="Times New Roman"/>
          <w:sz w:val="24"/>
          <w:szCs w:val="24"/>
        </w:rPr>
        <w:t>Ainsi, bien que l’hypothèse ne soit pas validée, les résultats indiquent un potentiel inexploité des technologies de protection des données, nécessitant des efforts accrus pour en maximiser l’efficacité perçue.</w:t>
      </w:r>
    </w:p>
    <w:p w14:paraId="5EB71EA8" w14:textId="77777777" w:rsidR="00170145" w:rsidRPr="00C34DAE" w:rsidRDefault="00170145" w:rsidP="00170145">
      <w:pPr>
        <w:spacing w:before="60" w:after="0" w:line="324" w:lineRule="auto"/>
        <w:ind w:firstLine="708"/>
        <w:jc w:val="both"/>
        <w:rPr>
          <w:rFonts w:ascii="Times New Roman" w:hAnsi="Times New Roman" w:cs="Times New Roman"/>
          <w:sz w:val="24"/>
          <w:szCs w:val="24"/>
        </w:rPr>
      </w:pPr>
      <w:r>
        <w:rPr>
          <w:rFonts w:ascii="Times New Roman" w:hAnsi="Times New Roman" w:cs="Times New Roman"/>
          <w:sz w:val="24"/>
          <w:szCs w:val="24"/>
        </w:rPr>
        <w:t>D’après la discussion des résultats d</w:t>
      </w:r>
      <w:r w:rsidRPr="00C34DAE">
        <w:rPr>
          <w:rFonts w:ascii="Times New Roman" w:hAnsi="Times New Roman" w:cs="Times New Roman"/>
          <w:sz w:val="24"/>
          <w:szCs w:val="24"/>
        </w:rPr>
        <w:t xml:space="preserve">ans l’ensemble, bien que les hypothèses n’aient pas été pleinement validées, les résultats mettent en évidence des opportunités d’amélioration. </w:t>
      </w:r>
      <w:r>
        <w:rPr>
          <w:rFonts w:ascii="Times New Roman" w:hAnsi="Times New Roman" w:cs="Times New Roman"/>
          <w:sz w:val="24"/>
          <w:szCs w:val="24"/>
        </w:rPr>
        <w:t>Il est donc important de r</w:t>
      </w:r>
      <w:r w:rsidRPr="00C34DAE">
        <w:rPr>
          <w:rFonts w:ascii="Times New Roman" w:hAnsi="Times New Roman" w:cs="Times New Roman"/>
          <w:sz w:val="24"/>
          <w:szCs w:val="24"/>
        </w:rPr>
        <w:t>enforcer l’implémentation, la qualité, et la communication autour de ces pratiques et technologies</w:t>
      </w:r>
      <w:r>
        <w:rPr>
          <w:rFonts w:ascii="Times New Roman" w:hAnsi="Times New Roman" w:cs="Times New Roman"/>
          <w:sz w:val="24"/>
          <w:szCs w:val="24"/>
        </w:rPr>
        <w:t>, car cela</w:t>
      </w:r>
      <w:r w:rsidRPr="00C34DAE">
        <w:rPr>
          <w:rFonts w:ascii="Times New Roman" w:hAnsi="Times New Roman" w:cs="Times New Roman"/>
          <w:sz w:val="24"/>
          <w:szCs w:val="24"/>
        </w:rPr>
        <w:t xml:space="preserve"> pourrait maximiser leur impact sur la performance marketing et la confiance des clients.</w:t>
      </w:r>
    </w:p>
    <w:p w14:paraId="321FEC1F" w14:textId="77777777" w:rsidR="00170145" w:rsidRPr="00824459" w:rsidRDefault="00170145" w:rsidP="00170145">
      <w:pPr>
        <w:spacing w:before="60" w:after="0" w:line="324" w:lineRule="auto"/>
        <w:rPr>
          <w:rFonts w:ascii="Times New Roman" w:hAnsi="Times New Roman" w:cs="Times New Roman"/>
          <w:b/>
          <w:sz w:val="2"/>
          <w:szCs w:val="2"/>
        </w:rPr>
      </w:pPr>
    </w:p>
    <w:p w14:paraId="0DB239FB" w14:textId="77777777" w:rsidR="00170145" w:rsidRPr="00170145" w:rsidRDefault="00170145" w:rsidP="00170145">
      <w:pPr>
        <w:pStyle w:val="Titre2"/>
        <w:rPr>
          <w:rFonts w:ascii="Arial Rounded MT Bold" w:hAnsi="Arial Rounded MT Bold"/>
          <w:color w:val="auto"/>
        </w:rPr>
      </w:pPr>
      <w:bookmarkStart w:id="172" w:name="_Toc194255075"/>
      <w:r w:rsidRPr="00170145">
        <w:rPr>
          <w:rFonts w:ascii="Arial Rounded MT Bold" w:hAnsi="Arial Rounded MT Bold"/>
          <w:color w:val="auto"/>
        </w:rPr>
        <w:t>V.2- Confrontation avec la littérature</w:t>
      </w:r>
      <w:bookmarkEnd w:id="172"/>
    </w:p>
    <w:p w14:paraId="09670810"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8F4B24">
        <w:rPr>
          <w:rFonts w:ascii="Times New Roman" w:hAnsi="Times New Roman" w:cs="Times New Roman"/>
          <w:sz w:val="24"/>
          <w:szCs w:val="24"/>
        </w:rPr>
        <w:t>Pour situer les résultats de cette étude dans un cadre théorique plus large, cette section confronte les constats obtenus aux théories et études existantes sur la gestion des données et la confidentialité dans le secteur des télécommunications. En reliant nos observations à la littérature sur les pratiques de protection des données, les technologies émergentes et leur impact sur la performance marketing, cette démarche permet d’évaluer la cohérence des résultats et d’enrichir leur interprétation dans un contexte scientifique et sectoriel.</w:t>
      </w:r>
    </w:p>
    <w:p w14:paraId="50ACF1ED" w14:textId="77777777" w:rsidR="00170145" w:rsidRPr="00824459" w:rsidRDefault="00170145" w:rsidP="00170145">
      <w:pPr>
        <w:spacing w:before="60" w:after="0" w:line="324" w:lineRule="auto"/>
        <w:ind w:firstLine="708"/>
        <w:jc w:val="both"/>
        <w:rPr>
          <w:rFonts w:ascii="Times New Roman" w:hAnsi="Times New Roman" w:cs="Times New Roman"/>
          <w:sz w:val="4"/>
          <w:szCs w:val="4"/>
        </w:rPr>
      </w:pPr>
    </w:p>
    <w:p w14:paraId="15CA0012" w14:textId="77777777" w:rsidR="00170145" w:rsidRPr="00170145" w:rsidRDefault="00170145" w:rsidP="00170145">
      <w:pPr>
        <w:pStyle w:val="Titre3"/>
        <w:spacing w:after="120"/>
        <w:rPr>
          <w:rFonts w:ascii="Times New Roman" w:hAnsi="Times New Roman" w:cs="Times New Roman"/>
          <w:b/>
          <w:color w:val="auto"/>
        </w:rPr>
      </w:pPr>
      <w:bookmarkStart w:id="173" w:name="_Toc194255076"/>
      <w:r w:rsidRPr="00170145">
        <w:rPr>
          <w:rFonts w:ascii="Times New Roman" w:hAnsi="Times New Roman" w:cs="Times New Roman"/>
          <w:b/>
          <w:color w:val="auto"/>
        </w:rPr>
        <w:t>V.2.1- Alignement des résultats avec la littérature existante</w:t>
      </w:r>
      <w:bookmarkEnd w:id="173"/>
    </w:p>
    <w:p w14:paraId="01716665"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V.2.1.1- Conformité au RGPD et fidélité client</w:t>
      </w:r>
    </w:p>
    <w:p w14:paraId="7671D87A" w14:textId="77777777" w:rsidR="00170145" w:rsidRPr="00BC14F9" w:rsidRDefault="00170145" w:rsidP="00170145">
      <w:pPr>
        <w:spacing w:before="60" w:after="0" w:line="324" w:lineRule="auto"/>
        <w:ind w:firstLine="708"/>
        <w:jc w:val="both"/>
        <w:rPr>
          <w:rFonts w:ascii="Times New Roman" w:hAnsi="Times New Roman" w:cs="Times New Roman"/>
          <w:sz w:val="24"/>
          <w:szCs w:val="24"/>
        </w:rPr>
      </w:pPr>
      <w:r w:rsidRPr="00BC14F9">
        <w:rPr>
          <w:rFonts w:ascii="Times New Roman" w:hAnsi="Times New Roman" w:cs="Times New Roman"/>
          <w:sz w:val="24"/>
          <w:szCs w:val="24"/>
        </w:rPr>
        <w:t xml:space="preserve">Les résultats montrent que la conformité au RGPD est perçue positivement pour sa contribution à la transparence et à la sécurité des données, mais elle n’a pas démontré d’impact </w:t>
      </w:r>
      <w:r w:rsidRPr="00BC14F9">
        <w:rPr>
          <w:rFonts w:ascii="Times New Roman" w:hAnsi="Times New Roman" w:cs="Times New Roman"/>
          <w:sz w:val="24"/>
          <w:szCs w:val="24"/>
        </w:rPr>
        <w:lastRenderedPageBreak/>
        <w:t>direct sur la fidélité client. Cette observation contraste avec Voigt et Von dem Bussche (2017), qui soulignent que le RGPD peut renforcer la confiance des parties prenantes.</w:t>
      </w:r>
    </w:p>
    <w:p w14:paraId="088AAB79" w14:textId="77777777" w:rsidR="00170145" w:rsidRPr="00BC14F9" w:rsidRDefault="00170145" w:rsidP="00170145">
      <w:pPr>
        <w:spacing w:before="60" w:after="0" w:line="324" w:lineRule="auto"/>
        <w:ind w:firstLine="708"/>
        <w:jc w:val="both"/>
        <w:rPr>
          <w:rFonts w:ascii="Times New Roman" w:hAnsi="Times New Roman" w:cs="Times New Roman"/>
          <w:sz w:val="24"/>
          <w:szCs w:val="24"/>
        </w:rPr>
      </w:pPr>
      <w:r w:rsidRPr="00BC14F9">
        <w:rPr>
          <w:rFonts w:ascii="Times New Roman" w:hAnsi="Times New Roman" w:cs="Times New Roman"/>
          <w:sz w:val="24"/>
          <w:szCs w:val="24"/>
        </w:rPr>
        <w:t>Une explication possible est que les clients considèrent la conformité comme une exigence de base, et non comme un différenciateur. Comme l’indiquent McKinsey &amp; Company (2021), d’autres facteurs tels que la qualité du service ou l’expérience client jouent un rôle central dans la fidélité.</w:t>
      </w:r>
    </w:p>
    <w:p w14:paraId="4AE0F63B" w14:textId="77777777" w:rsidR="00170145" w:rsidRPr="00BC14F9" w:rsidRDefault="00170145" w:rsidP="00170145">
      <w:pPr>
        <w:spacing w:before="60" w:after="0" w:line="324" w:lineRule="auto"/>
        <w:ind w:firstLine="708"/>
        <w:jc w:val="both"/>
        <w:rPr>
          <w:rFonts w:ascii="Times New Roman" w:hAnsi="Times New Roman" w:cs="Times New Roman"/>
          <w:sz w:val="24"/>
          <w:szCs w:val="24"/>
        </w:rPr>
      </w:pPr>
      <w:r w:rsidRPr="00BC14F9">
        <w:rPr>
          <w:rFonts w:ascii="Times New Roman" w:hAnsi="Times New Roman" w:cs="Times New Roman"/>
          <w:sz w:val="24"/>
          <w:szCs w:val="24"/>
        </w:rPr>
        <w:t>Ces résultats soulignent l’importance de mieux communiquer sur les bénéfices tangibles du RGPD afin d’augmenter son impact perçu par les consommateurs.</w:t>
      </w:r>
    </w:p>
    <w:p w14:paraId="335314E5" w14:textId="77777777" w:rsidR="00170145" w:rsidRPr="00824459" w:rsidRDefault="00170145" w:rsidP="00170145">
      <w:pPr>
        <w:spacing w:before="60" w:after="0" w:line="324" w:lineRule="auto"/>
        <w:rPr>
          <w:rFonts w:ascii="Times New Roman" w:hAnsi="Times New Roman" w:cs="Times New Roman"/>
          <w:b/>
          <w:bCs/>
          <w:sz w:val="10"/>
          <w:szCs w:val="10"/>
        </w:rPr>
      </w:pPr>
    </w:p>
    <w:p w14:paraId="15555868"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V.2.1.2- Personnalisation des campagnes et engagement</w:t>
      </w:r>
    </w:p>
    <w:p w14:paraId="062D3EA3"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Les résultats montrent que la personnalisation des campagnes n’a pas d’impact significatif sur l’engagement, remettant en question son efficacité actuelle. Cela rejoint partiellement Kotler et Keller (2016), qui insistent sur la pertinence et la transparence comme clés de succès.</w:t>
      </w:r>
    </w:p>
    <w:p w14:paraId="10C8B72E"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La méfiance des consommateurs face à l’utilisation de leurs données pourrait expliquer ces résultats, comme le souligne Accenture (2023). En outre, la personnalisation actuelle pourrait manquer de qualité ou de différenciation, limitant son efficacité.</w:t>
      </w:r>
    </w:p>
    <w:p w14:paraId="7F280984"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Ces observations montrent la nécessité d’améliorer la pertinence des campagnes et de rassurer les consommateurs sur l’usage éthique de leurs données.</w:t>
      </w:r>
    </w:p>
    <w:p w14:paraId="3E021ACB" w14:textId="77777777" w:rsidR="00170145" w:rsidRPr="00824459" w:rsidRDefault="00170145" w:rsidP="00170145">
      <w:pPr>
        <w:spacing w:before="60" w:after="0" w:line="324" w:lineRule="auto"/>
        <w:rPr>
          <w:rFonts w:ascii="Times New Roman" w:hAnsi="Times New Roman" w:cs="Times New Roman"/>
          <w:b/>
          <w:bCs/>
          <w:sz w:val="8"/>
          <w:szCs w:val="8"/>
        </w:rPr>
      </w:pPr>
    </w:p>
    <w:p w14:paraId="71CAB1BD"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V.2.1.3- Technologies de protection des données et sécurité</w:t>
      </w:r>
    </w:p>
    <w:p w14:paraId="08119141"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Les résultats indiquent qu’aucune relation significative n’a été observée entre l’adoption des technologies comme la blockchain et la réduction des risques de violations. Cela contraste avec Smith et Johnson (2022), qui soulignent leur potentiel en matière de sécurité.</w:t>
      </w:r>
    </w:p>
    <w:p w14:paraId="24FE2C2D"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Ces résultats pourraient refléter une adoption limitée ou un manque de sensibilisation sur leurs avantages pratiques. ENISA (2023) note que leur efficacité dépend de leur implémentation et intégration dans les processus organisationnels.</w:t>
      </w:r>
    </w:p>
    <w:p w14:paraId="45F191B7"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Ces observations mettent en évidence la nécessité d’une meilleure adoption et communication sur les bénéfices des technologies de protection des données.</w:t>
      </w:r>
    </w:p>
    <w:p w14:paraId="5F6FEB60"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264B53">
        <w:rPr>
          <w:rFonts w:ascii="Times New Roman" w:hAnsi="Times New Roman" w:cs="Times New Roman"/>
          <w:sz w:val="24"/>
          <w:szCs w:val="24"/>
        </w:rPr>
        <w:t>Ces constats suggèrent que l’efficacité des technologies de protection des données ne réside pas uniquement dans leur mise en place, mais dépend aussi fortement de leur compréhension, de leur acceptation et de leur intégration harmonieuse dans les pratiques internes. Autrement dit, l’impact technologique est conditionné par une acculturation progressive des équipes, fondée sur la pédagogie, la sensibilisation et la transparence organisationnelle.</w:t>
      </w:r>
    </w:p>
    <w:p w14:paraId="63A5B02B" w14:textId="77777777" w:rsidR="00170145" w:rsidRDefault="00170145" w:rsidP="00170145">
      <w:pPr>
        <w:spacing w:before="60" w:after="0" w:line="324" w:lineRule="auto"/>
        <w:ind w:firstLine="708"/>
        <w:jc w:val="both"/>
        <w:rPr>
          <w:rFonts w:ascii="Times New Roman" w:hAnsi="Times New Roman" w:cs="Times New Roman"/>
          <w:b/>
          <w:bCs/>
          <w:sz w:val="12"/>
          <w:szCs w:val="12"/>
        </w:rPr>
      </w:pPr>
    </w:p>
    <w:p w14:paraId="7491A881" w14:textId="77777777" w:rsidR="00514606" w:rsidRDefault="00514606" w:rsidP="00170145">
      <w:pPr>
        <w:spacing w:before="60" w:after="0" w:line="324" w:lineRule="auto"/>
        <w:ind w:firstLine="708"/>
        <w:jc w:val="both"/>
        <w:rPr>
          <w:rFonts w:ascii="Times New Roman" w:hAnsi="Times New Roman" w:cs="Times New Roman"/>
          <w:b/>
          <w:bCs/>
          <w:sz w:val="12"/>
          <w:szCs w:val="12"/>
        </w:rPr>
      </w:pPr>
    </w:p>
    <w:p w14:paraId="4E369F62" w14:textId="77777777" w:rsidR="00514606" w:rsidRDefault="00514606" w:rsidP="00170145">
      <w:pPr>
        <w:spacing w:before="60" w:after="0" w:line="324" w:lineRule="auto"/>
        <w:ind w:firstLine="708"/>
        <w:jc w:val="both"/>
        <w:rPr>
          <w:rFonts w:ascii="Times New Roman" w:hAnsi="Times New Roman" w:cs="Times New Roman"/>
          <w:b/>
          <w:bCs/>
          <w:sz w:val="12"/>
          <w:szCs w:val="12"/>
        </w:rPr>
      </w:pPr>
    </w:p>
    <w:p w14:paraId="09C9DBD0" w14:textId="77777777" w:rsidR="00514606" w:rsidRDefault="00514606" w:rsidP="00170145">
      <w:pPr>
        <w:spacing w:before="60" w:after="0" w:line="324" w:lineRule="auto"/>
        <w:ind w:firstLine="708"/>
        <w:jc w:val="both"/>
        <w:rPr>
          <w:rFonts w:ascii="Times New Roman" w:hAnsi="Times New Roman" w:cs="Times New Roman"/>
          <w:b/>
          <w:bCs/>
          <w:sz w:val="12"/>
          <w:szCs w:val="12"/>
        </w:rPr>
      </w:pPr>
    </w:p>
    <w:p w14:paraId="625808E4" w14:textId="77777777" w:rsidR="00514606" w:rsidRPr="00824459" w:rsidRDefault="00514606" w:rsidP="00170145">
      <w:pPr>
        <w:spacing w:before="60" w:after="0" w:line="324" w:lineRule="auto"/>
        <w:ind w:firstLine="708"/>
        <w:jc w:val="both"/>
        <w:rPr>
          <w:rFonts w:ascii="Times New Roman" w:hAnsi="Times New Roman" w:cs="Times New Roman"/>
          <w:b/>
          <w:bCs/>
          <w:sz w:val="12"/>
          <w:szCs w:val="12"/>
        </w:rPr>
      </w:pPr>
    </w:p>
    <w:p w14:paraId="666449D8" w14:textId="77777777" w:rsidR="00170145" w:rsidRPr="00170145" w:rsidRDefault="00170145" w:rsidP="00170145">
      <w:pPr>
        <w:pStyle w:val="Titre3"/>
        <w:spacing w:after="120"/>
        <w:rPr>
          <w:rFonts w:ascii="Times New Roman" w:hAnsi="Times New Roman" w:cs="Times New Roman"/>
          <w:b/>
          <w:color w:val="auto"/>
        </w:rPr>
      </w:pPr>
      <w:bookmarkStart w:id="174" w:name="_Toc194255077"/>
      <w:r w:rsidRPr="00170145">
        <w:rPr>
          <w:rFonts w:ascii="Times New Roman" w:hAnsi="Times New Roman" w:cs="Times New Roman"/>
          <w:b/>
          <w:color w:val="auto"/>
        </w:rPr>
        <w:lastRenderedPageBreak/>
        <w:t>V.2.2- Divergences et perspectives complémentaires</w:t>
      </w:r>
      <w:bookmarkEnd w:id="174"/>
    </w:p>
    <w:p w14:paraId="3071D6B6"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V.2.2.1- Défis dans l’implémentation des réglementations</w:t>
      </w:r>
    </w:p>
    <w:p w14:paraId="1A46C588"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Les résultats montrent que, bien que la conformité au RGPD soit perçue positivement, son impact direct sur la fidélité client est limité, ce qui diverge des attentes théoriques. Ces observations contrastent avec les études de Voigt et Von dem Bussche (2017), qui attribuent au RGPD un rôle clé dans la construction de la confiance. Une explication plausible est que les clients considèrent la conformité comme une exigence de base plutôt qu’un avantage distinctif. Cela souligne l’importance de développer des stratégies de communication pour valoriser les bénéfices du RGPD auprès des consommateurs.</w:t>
      </w:r>
    </w:p>
    <w:p w14:paraId="2814BBD6" w14:textId="77777777" w:rsidR="00170145" w:rsidRPr="00514606" w:rsidRDefault="00170145" w:rsidP="00170145">
      <w:pPr>
        <w:spacing w:before="60" w:after="0" w:line="324" w:lineRule="auto"/>
        <w:ind w:firstLine="708"/>
        <w:jc w:val="both"/>
        <w:rPr>
          <w:rFonts w:ascii="Times New Roman" w:hAnsi="Times New Roman" w:cs="Times New Roman"/>
          <w:sz w:val="10"/>
          <w:szCs w:val="10"/>
        </w:rPr>
      </w:pPr>
    </w:p>
    <w:p w14:paraId="3E76DAE2"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V.2.2.2- Personnalisation et méfiance des consommateurs</w:t>
      </w:r>
    </w:p>
    <w:p w14:paraId="70B7D748"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Les résultats remettent en question l’efficacité des campagnes personnalisées respectueuses des données, en dépit de leur potentiel théorique. Cette divergence peut s’expliquer par une méfiance persistante des consommateurs envers l’utilisation de leurs données personnelles, comme le rapporte Accenture (2023). En outre, la qualité insuffisante des personnalisations pourrait limiter leur impact. Ces observations soulignent la nécessité d’améliorer la transparence et de rassurer les consommateurs sur les pratiques éthiques, conformément aux recommandations de Kotler et Keller (2016).</w:t>
      </w:r>
    </w:p>
    <w:p w14:paraId="57CAD46C" w14:textId="77777777" w:rsidR="00170145" w:rsidRPr="00514606" w:rsidRDefault="00170145" w:rsidP="00170145">
      <w:pPr>
        <w:spacing w:before="60" w:after="0" w:line="324" w:lineRule="auto"/>
        <w:ind w:firstLine="708"/>
        <w:jc w:val="both"/>
        <w:rPr>
          <w:rFonts w:ascii="Times New Roman" w:hAnsi="Times New Roman" w:cs="Times New Roman"/>
          <w:b/>
          <w:bCs/>
          <w:sz w:val="12"/>
          <w:szCs w:val="12"/>
        </w:rPr>
      </w:pPr>
    </w:p>
    <w:p w14:paraId="1B442966"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V.2.2.3- Adoption des technologies avancées</w:t>
      </w:r>
    </w:p>
    <w:p w14:paraId="20F4F2B1" w14:textId="77777777" w:rsidR="00170145" w:rsidRPr="00142F0A" w:rsidRDefault="00170145" w:rsidP="00170145">
      <w:pPr>
        <w:spacing w:before="60" w:after="0" w:line="324" w:lineRule="auto"/>
        <w:ind w:firstLine="708"/>
        <w:jc w:val="both"/>
        <w:rPr>
          <w:rFonts w:ascii="Times New Roman" w:hAnsi="Times New Roman" w:cs="Times New Roman"/>
          <w:sz w:val="24"/>
          <w:szCs w:val="24"/>
        </w:rPr>
      </w:pPr>
      <w:r w:rsidRPr="00142F0A">
        <w:rPr>
          <w:rFonts w:ascii="Times New Roman" w:hAnsi="Times New Roman" w:cs="Times New Roman"/>
          <w:sz w:val="24"/>
          <w:szCs w:val="24"/>
        </w:rPr>
        <w:t>L’impact limité des technologies de protection des données, comme la blockchain, sur la réduction des incidents diverge des attentes théoriques, notamment celles de Smith et Johnson (2022). Cette divergence pourrait s’expliquer par une adoption encore limitée ou une mauvaise intégration dans les processus organisationnels. ENISA (2023) insiste sur la nécessité d’une meilleure sensibilisation et d’une adoption généralisée pour exploiter pleinement le potentiel de ces technologies.</w:t>
      </w:r>
    </w:p>
    <w:p w14:paraId="700F3276" w14:textId="77777777" w:rsidR="00170145" w:rsidRPr="00514606" w:rsidRDefault="00170145" w:rsidP="00170145">
      <w:pPr>
        <w:spacing w:before="60" w:after="0" w:line="324" w:lineRule="auto"/>
        <w:ind w:firstLine="708"/>
        <w:jc w:val="both"/>
        <w:rPr>
          <w:rFonts w:ascii="Times New Roman" w:hAnsi="Times New Roman" w:cs="Times New Roman"/>
          <w:sz w:val="10"/>
          <w:szCs w:val="10"/>
        </w:rPr>
      </w:pPr>
    </w:p>
    <w:p w14:paraId="120FC19F" w14:textId="77777777" w:rsidR="00170145" w:rsidRPr="00170145" w:rsidRDefault="00170145" w:rsidP="00170145">
      <w:pPr>
        <w:pStyle w:val="Titre3"/>
        <w:spacing w:after="120"/>
        <w:rPr>
          <w:rFonts w:ascii="Times New Roman" w:hAnsi="Times New Roman" w:cs="Times New Roman"/>
          <w:b/>
          <w:color w:val="auto"/>
        </w:rPr>
      </w:pPr>
      <w:bookmarkStart w:id="175" w:name="_Toc194255078"/>
      <w:r w:rsidRPr="00170145">
        <w:rPr>
          <w:rFonts w:ascii="Times New Roman" w:hAnsi="Times New Roman" w:cs="Times New Roman"/>
          <w:b/>
          <w:color w:val="auto"/>
        </w:rPr>
        <w:t>V.2.3- Contributions à la littérature et apports originaux</w:t>
      </w:r>
      <w:bookmarkEnd w:id="175"/>
    </w:p>
    <w:p w14:paraId="0183A1D8"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V.2.3.1- Enrichissement des connaissances sur la conformité au RGPD</w:t>
      </w:r>
    </w:p>
    <w:p w14:paraId="31E48DF9"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Cette étude apporte un éclairage nouveau sur la conformité au RGPD en démontrant que, bien qu’elle soit perçue favorablement pour sa contribution à la transparence et à la sécurisation des données, elle n’a pas d’impact direct sur la fidélité client. Cela nuance les conclusions de Voigt et Von dem Bussche (2017) en mettant en évidence que les consommateurs considèrent cette conformité comme une obligation réglementaire, et non comme un levier stratégique. Ces résultats soulignent l’importance d’une communication renforcée pour valoriser les bénéfices tangibles de ces pratiques.</w:t>
      </w:r>
    </w:p>
    <w:p w14:paraId="28274D45" w14:textId="77777777" w:rsidR="00170145" w:rsidRDefault="00170145" w:rsidP="00170145">
      <w:pPr>
        <w:spacing w:before="60" w:after="0" w:line="324" w:lineRule="auto"/>
        <w:ind w:firstLine="708"/>
        <w:jc w:val="both"/>
        <w:rPr>
          <w:rFonts w:ascii="Times New Roman" w:hAnsi="Times New Roman" w:cs="Times New Roman"/>
          <w:sz w:val="24"/>
          <w:szCs w:val="24"/>
        </w:rPr>
      </w:pPr>
    </w:p>
    <w:p w14:paraId="6CA31F6A" w14:textId="77777777" w:rsidR="00514606" w:rsidRDefault="00514606" w:rsidP="00170145">
      <w:pPr>
        <w:spacing w:after="120" w:line="360" w:lineRule="auto"/>
        <w:jc w:val="both"/>
        <w:rPr>
          <w:rFonts w:ascii="Times New Roman" w:eastAsiaTheme="majorEastAsia" w:hAnsi="Times New Roman" w:cs="Times New Roman"/>
          <w:b/>
          <w:sz w:val="24"/>
          <w:szCs w:val="24"/>
        </w:rPr>
      </w:pPr>
    </w:p>
    <w:p w14:paraId="06CC1DCF" w14:textId="79311FEF"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lastRenderedPageBreak/>
        <w:t>V.2.3.2- Révision des attentes sur la personnalisation des campagnes</w:t>
      </w:r>
    </w:p>
    <w:p w14:paraId="5FA03FD6"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Contrairement à la littérature dominante, qui considère la personnalisation comme un facteur clé d’engagement (Kotler &amp; Keller, 2016), cette étude montre que son efficacité dépend fortement de la qualité et de la transparence des campagnes. En mettant en lumière la méfiance des consommateurs envers l’utilisation de leurs données personnelles, ces résultats révèlent un défi critique pour les entreprises : établir un équilibre entre personnalisation et respect des attentes éthiques des clients.</w:t>
      </w:r>
    </w:p>
    <w:p w14:paraId="21BDEEB1" w14:textId="77777777" w:rsidR="00170145" w:rsidRPr="00514606" w:rsidRDefault="00170145" w:rsidP="00170145">
      <w:pPr>
        <w:spacing w:before="60" w:after="0" w:line="324" w:lineRule="auto"/>
        <w:ind w:firstLine="708"/>
        <w:jc w:val="both"/>
        <w:rPr>
          <w:rFonts w:ascii="Times New Roman" w:hAnsi="Times New Roman" w:cs="Times New Roman"/>
          <w:sz w:val="14"/>
          <w:szCs w:val="14"/>
        </w:rPr>
      </w:pPr>
    </w:p>
    <w:p w14:paraId="0E7AB45A"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V.2.3.3- Exploration des limites des technologies de protection des données</w:t>
      </w:r>
    </w:p>
    <w:p w14:paraId="14658F14"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Les résultats concernant l’impact limité des technologies de protection des données, telles que la blockchain, enrichissent les discussions académiques. Contrairement aux études de Smith et Johnson (2022), qui mettent en avant leur potentiel théorique, cette recherche souligne le rôle crucial de l’implémentation et de la sensibilisation. Cela contribue à une compréhension plus nuancée des défis pratiques liés à l’adoption de ces technologies dans les entreprises.</w:t>
      </w:r>
    </w:p>
    <w:p w14:paraId="172EB674" w14:textId="77777777" w:rsidR="00170145" w:rsidRPr="00514606" w:rsidRDefault="00170145" w:rsidP="00170145">
      <w:pPr>
        <w:spacing w:before="60" w:after="0" w:line="324" w:lineRule="auto"/>
        <w:ind w:firstLine="708"/>
        <w:jc w:val="both"/>
        <w:rPr>
          <w:rFonts w:ascii="Times New Roman" w:hAnsi="Times New Roman" w:cs="Times New Roman"/>
          <w:sz w:val="14"/>
          <w:szCs w:val="14"/>
        </w:rPr>
      </w:pPr>
    </w:p>
    <w:p w14:paraId="761A3EDA" w14:textId="77777777" w:rsidR="00170145" w:rsidRPr="00514606" w:rsidRDefault="00170145" w:rsidP="00514606">
      <w:pPr>
        <w:spacing w:after="120" w:line="360" w:lineRule="auto"/>
        <w:jc w:val="both"/>
        <w:rPr>
          <w:rFonts w:ascii="Times New Roman" w:eastAsiaTheme="majorEastAsia" w:hAnsi="Times New Roman" w:cs="Times New Roman"/>
          <w:b/>
          <w:sz w:val="24"/>
          <w:szCs w:val="24"/>
        </w:rPr>
      </w:pPr>
      <w:r w:rsidRPr="00514606">
        <w:rPr>
          <w:rFonts w:ascii="Times New Roman" w:eastAsiaTheme="majorEastAsia" w:hAnsi="Times New Roman" w:cs="Times New Roman"/>
          <w:b/>
          <w:sz w:val="24"/>
          <w:szCs w:val="24"/>
        </w:rPr>
        <w:t>V.2.3.4- Contributions méthodologiques et sectorielles</w:t>
      </w:r>
    </w:p>
    <w:p w14:paraId="67EA32AB"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Cette étude se distingue également par son approche mixte, combinant données quantitatives et qualitatives pour explorer les perceptions des parties prenantes dans le secteur des télécommunications. En s’appuyant sur des cas pratiques et des analyses spécifiques, elle enrichit la littérature sur la gestion des données et la confidentialité dans un domaine hautement dépendant des technologies et des réglementations.</w:t>
      </w:r>
    </w:p>
    <w:p w14:paraId="1EA6C588" w14:textId="77777777" w:rsidR="00170145" w:rsidRPr="00514606" w:rsidRDefault="00170145" w:rsidP="00170145">
      <w:pPr>
        <w:spacing w:before="60" w:after="0" w:line="324" w:lineRule="auto"/>
        <w:ind w:firstLine="708"/>
        <w:jc w:val="both"/>
        <w:rPr>
          <w:rFonts w:ascii="Times New Roman" w:hAnsi="Times New Roman" w:cs="Times New Roman"/>
          <w:sz w:val="10"/>
          <w:szCs w:val="10"/>
        </w:rPr>
      </w:pPr>
    </w:p>
    <w:p w14:paraId="7EF4AC19" w14:textId="77777777" w:rsidR="00170145" w:rsidRPr="00170145" w:rsidRDefault="00170145" w:rsidP="00170145">
      <w:pPr>
        <w:pStyle w:val="Titre3"/>
        <w:spacing w:after="120"/>
        <w:rPr>
          <w:rFonts w:ascii="Times New Roman" w:hAnsi="Times New Roman" w:cs="Times New Roman"/>
          <w:b/>
          <w:color w:val="auto"/>
        </w:rPr>
      </w:pPr>
      <w:bookmarkStart w:id="176" w:name="_Toc194255079"/>
      <w:r w:rsidRPr="00170145">
        <w:rPr>
          <w:rFonts w:ascii="Times New Roman" w:hAnsi="Times New Roman" w:cs="Times New Roman"/>
          <w:b/>
          <w:color w:val="auto"/>
        </w:rPr>
        <w:t>V.2.4- Implications pour la recherche et la pratique</w:t>
      </w:r>
      <w:bookmarkEnd w:id="176"/>
    </w:p>
    <w:p w14:paraId="0B7B360B"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V.2.4.1- Implications pour la recherche</w:t>
      </w:r>
    </w:p>
    <w:p w14:paraId="10D4FA53"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Les résultats de cette étude ouvrent plusieurs perspectives pour la recherche académique dans le domaine de la gestion des données et de la confidentialité :</w:t>
      </w:r>
    </w:p>
    <w:p w14:paraId="5593E9B7" w14:textId="77777777" w:rsidR="00170145" w:rsidRPr="00DE7CBA" w:rsidRDefault="00170145" w:rsidP="00170145">
      <w:pPr>
        <w:numPr>
          <w:ilvl w:val="0"/>
          <w:numId w:val="53"/>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Exploration de l’impact perçu des régulations :</w:t>
      </w:r>
      <w:r w:rsidRPr="00DE7CBA">
        <w:rPr>
          <w:rFonts w:ascii="Times New Roman" w:hAnsi="Times New Roman" w:cs="Times New Roman"/>
          <w:sz w:val="24"/>
          <w:szCs w:val="24"/>
        </w:rPr>
        <w:t xml:space="preserve"> Bien que le RGPD soit reconnu pour son rôle dans la transparence, son influence sur la fidélité client reste floue. Les études futures pourraient se concentrer sur des méthodologies longitudinales pour évaluer son impact à long terme sur la relation client.</w:t>
      </w:r>
    </w:p>
    <w:p w14:paraId="2679E7BA" w14:textId="77777777" w:rsidR="00170145" w:rsidRPr="00DE7CBA" w:rsidRDefault="00170145" w:rsidP="00170145">
      <w:pPr>
        <w:numPr>
          <w:ilvl w:val="0"/>
          <w:numId w:val="53"/>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Qualité des campagnes personnalisées :</w:t>
      </w:r>
      <w:r w:rsidRPr="00DE7CBA">
        <w:rPr>
          <w:rFonts w:ascii="Times New Roman" w:hAnsi="Times New Roman" w:cs="Times New Roman"/>
          <w:sz w:val="24"/>
          <w:szCs w:val="24"/>
        </w:rPr>
        <w:t xml:space="preserve"> Les résultats indiquent que la personnalisation actuelle manque souvent de qualité ou de pertinence. Des recherches complémentaires pourraient analyser les mécanismes d’optimisation des campagnes et leur alignement avec les attentes éthiques des consommateurs.</w:t>
      </w:r>
    </w:p>
    <w:p w14:paraId="2DBB80AC" w14:textId="77777777" w:rsidR="00170145" w:rsidRPr="00DE7CBA" w:rsidRDefault="00170145" w:rsidP="00170145">
      <w:pPr>
        <w:numPr>
          <w:ilvl w:val="0"/>
          <w:numId w:val="53"/>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Efficacité des technologies de protection :</w:t>
      </w:r>
      <w:r w:rsidRPr="00DE7CBA">
        <w:rPr>
          <w:rFonts w:ascii="Times New Roman" w:hAnsi="Times New Roman" w:cs="Times New Roman"/>
          <w:sz w:val="24"/>
          <w:szCs w:val="24"/>
        </w:rPr>
        <w:t xml:space="preserve"> La blockchain et d’autres technologies de sécurisation n’ont pas démontré leur pleine efficacité perçue. Les travaux futurs pourraient </w:t>
      </w:r>
      <w:r w:rsidRPr="00DE7CBA">
        <w:rPr>
          <w:rFonts w:ascii="Times New Roman" w:hAnsi="Times New Roman" w:cs="Times New Roman"/>
          <w:sz w:val="24"/>
          <w:szCs w:val="24"/>
        </w:rPr>
        <w:lastRenderedPageBreak/>
        <w:t>explorer les conditions organisationnelles et stratégiques nécessaires à leur adoption et leur succès.</w:t>
      </w:r>
    </w:p>
    <w:p w14:paraId="0D43FF82"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p>
    <w:p w14:paraId="04ADDA79"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V.2.4.2- Implications pour la pratique</w:t>
      </w:r>
    </w:p>
    <w:p w14:paraId="1CA308EF" w14:textId="77777777" w:rsidR="00170145" w:rsidRPr="00DE7CBA" w:rsidRDefault="00170145" w:rsidP="00170145">
      <w:pPr>
        <w:spacing w:before="60" w:after="0" w:line="324" w:lineRule="auto"/>
        <w:ind w:firstLine="708"/>
        <w:jc w:val="both"/>
        <w:rPr>
          <w:rFonts w:ascii="Times New Roman" w:hAnsi="Times New Roman" w:cs="Times New Roman"/>
          <w:sz w:val="24"/>
          <w:szCs w:val="24"/>
        </w:rPr>
      </w:pPr>
      <w:r w:rsidRPr="00DE7CBA">
        <w:rPr>
          <w:rFonts w:ascii="Times New Roman" w:hAnsi="Times New Roman" w:cs="Times New Roman"/>
          <w:sz w:val="24"/>
          <w:szCs w:val="24"/>
        </w:rPr>
        <w:t>Les conclusions de cette étude fournissent des orientations pratiques pour les entreprises, en particulier dans le secteur des télécommunications :</w:t>
      </w:r>
    </w:p>
    <w:p w14:paraId="359A7C69" w14:textId="77777777" w:rsidR="00170145" w:rsidRPr="00DE7CBA" w:rsidRDefault="00170145" w:rsidP="00170145">
      <w:pPr>
        <w:numPr>
          <w:ilvl w:val="0"/>
          <w:numId w:val="52"/>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Communication sur les bénéfices du RGPD :</w:t>
      </w:r>
      <w:r w:rsidRPr="00DE7CBA">
        <w:rPr>
          <w:rFonts w:ascii="Times New Roman" w:hAnsi="Times New Roman" w:cs="Times New Roman"/>
          <w:sz w:val="24"/>
          <w:szCs w:val="24"/>
        </w:rPr>
        <w:t xml:space="preserve"> Les entreprises doivent mieux valoriser leurs efforts de conformité auprès des clients, en insistant sur les bénéfices tangibles comme la transparence et la sécurité des données.</w:t>
      </w:r>
    </w:p>
    <w:p w14:paraId="02A39BD8" w14:textId="77777777" w:rsidR="00170145" w:rsidRPr="00DE7CBA" w:rsidRDefault="00170145" w:rsidP="00170145">
      <w:pPr>
        <w:numPr>
          <w:ilvl w:val="0"/>
          <w:numId w:val="52"/>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Amélioration des stratégies de personnalisation :</w:t>
      </w:r>
      <w:r w:rsidRPr="00DE7CBA">
        <w:rPr>
          <w:rFonts w:ascii="Times New Roman" w:hAnsi="Times New Roman" w:cs="Times New Roman"/>
          <w:sz w:val="24"/>
          <w:szCs w:val="24"/>
        </w:rPr>
        <w:t xml:space="preserve"> Il est crucial de renforcer la qualité des campagnes personnalisées en combinant une meilleure segmentation des clients et une communication claire sur l’utilisation éthique des données.</w:t>
      </w:r>
    </w:p>
    <w:p w14:paraId="599E5CD2" w14:textId="77777777" w:rsidR="00170145" w:rsidRPr="00DE7CBA" w:rsidRDefault="00170145" w:rsidP="00170145">
      <w:pPr>
        <w:numPr>
          <w:ilvl w:val="0"/>
          <w:numId w:val="52"/>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Adoption et sensibilisation aux technologies avancées :</w:t>
      </w:r>
      <w:r w:rsidRPr="00DE7CBA">
        <w:rPr>
          <w:rFonts w:ascii="Times New Roman" w:hAnsi="Times New Roman" w:cs="Times New Roman"/>
          <w:sz w:val="24"/>
          <w:szCs w:val="24"/>
        </w:rPr>
        <w:t xml:space="preserve"> Les entreprises doivent investir dans l’intégration des technologies comme la blockchain tout en sensibilisant les employés et les clients sur leurs avantages pour la sécurité des données.</w:t>
      </w:r>
    </w:p>
    <w:p w14:paraId="2B5BDCB4" w14:textId="77777777" w:rsidR="00170145" w:rsidRPr="00DE7CBA" w:rsidRDefault="00170145" w:rsidP="00170145">
      <w:pPr>
        <w:numPr>
          <w:ilvl w:val="0"/>
          <w:numId w:val="52"/>
        </w:numPr>
        <w:spacing w:before="60" w:after="0" w:line="324" w:lineRule="auto"/>
        <w:jc w:val="both"/>
        <w:rPr>
          <w:rFonts w:ascii="Times New Roman" w:hAnsi="Times New Roman" w:cs="Times New Roman"/>
          <w:sz w:val="24"/>
          <w:szCs w:val="24"/>
        </w:rPr>
      </w:pPr>
      <w:r w:rsidRPr="00DE7CBA">
        <w:rPr>
          <w:rFonts w:ascii="Times New Roman" w:hAnsi="Times New Roman" w:cs="Times New Roman"/>
          <w:b/>
          <w:bCs/>
          <w:sz w:val="24"/>
          <w:szCs w:val="24"/>
        </w:rPr>
        <w:t>Formation et collaboration interne :</w:t>
      </w:r>
      <w:r w:rsidRPr="00DE7CBA">
        <w:rPr>
          <w:rFonts w:ascii="Times New Roman" w:hAnsi="Times New Roman" w:cs="Times New Roman"/>
          <w:sz w:val="24"/>
          <w:szCs w:val="24"/>
        </w:rPr>
        <w:t xml:space="preserve"> Les résultats montrent l’importance de la formation continue pour harmoniser les perceptions et renforcer la collaboration entre les services impliqués dans la gestion des données et le marketing.</w:t>
      </w:r>
    </w:p>
    <w:p w14:paraId="7E2EABE5" w14:textId="77777777" w:rsidR="00170145" w:rsidRPr="00514606" w:rsidRDefault="00170145" w:rsidP="00170145">
      <w:pPr>
        <w:spacing w:before="60" w:after="0" w:line="324" w:lineRule="auto"/>
        <w:ind w:firstLine="708"/>
        <w:jc w:val="both"/>
        <w:rPr>
          <w:rFonts w:ascii="Times New Roman" w:hAnsi="Times New Roman" w:cs="Times New Roman"/>
          <w:sz w:val="6"/>
          <w:szCs w:val="6"/>
        </w:rPr>
      </w:pPr>
    </w:p>
    <w:p w14:paraId="5F856D78" w14:textId="77777777" w:rsidR="00170145" w:rsidRPr="00170145" w:rsidRDefault="00170145" w:rsidP="00170145">
      <w:pPr>
        <w:pStyle w:val="Titre2"/>
        <w:rPr>
          <w:rFonts w:ascii="Arial Rounded MT Bold" w:hAnsi="Arial Rounded MT Bold"/>
          <w:color w:val="auto"/>
        </w:rPr>
      </w:pPr>
      <w:bookmarkStart w:id="177" w:name="_Toc194255080"/>
      <w:r w:rsidRPr="00170145">
        <w:rPr>
          <w:rFonts w:ascii="Arial Rounded MT Bold" w:hAnsi="Arial Rounded MT Bold"/>
          <w:color w:val="auto"/>
        </w:rPr>
        <w:t>V.3- Recommandations pratiques</w:t>
      </w:r>
      <w:bookmarkEnd w:id="177"/>
    </w:p>
    <w:p w14:paraId="1CC58969" w14:textId="77777777" w:rsidR="00170145" w:rsidRPr="005E3707" w:rsidRDefault="00170145" w:rsidP="00170145">
      <w:pPr>
        <w:spacing w:before="60" w:after="0" w:line="324" w:lineRule="auto"/>
        <w:ind w:firstLine="708"/>
        <w:jc w:val="both"/>
        <w:rPr>
          <w:rFonts w:ascii="Times New Roman" w:hAnsi="Times New Roman" w:cs="Times New Roman"/>
          <w:sz w:val="24"/>
          <w:szCs w:val="24"/>
        </w:rPr>
      </w:pPr>
      <w:r w:rsidRPr="005E3707">
        <w:rPr>
          <w:rFonts w:ascii="Times New Roman" w:hAnsi="Times New Roman" w:cs="Times New Roman"/>
          <w:sz w:val="24"/>
          <w:szCs w:val="24"/>
        </w:rPr>
        <w:t>Cette partie propose des recommandations concrètes pour améliorer la gestion des données et la confidentialité dans les entreprises. Elle détaille d’abord les actions à mettre en œuvre pour renforcer la conformité réglementaire, améliorer la personnalisation des campagnes, et adopter d</w:t>
      </w:r>
      <w:r>
        <w:rPr>
          <w:rFonts w:ascii="Times New Roman" w:hAnsi="Times New Roman" w:cs="Times New Roman"/>
          <w:sz w:val="24"/>
          <w:szCs w:val="24"/>
        </w:rPr>
        <w:t>es technologies avancées</w:t>
      </w:r>
      <w:r w:rsidRPr="005E3707">
        <w:rPr>
          <w:rFonts w:ascii="Times New Roman" w:hAnsi="Times New Roman" w:cs="Times New Roman"/>
          <w:sz w:val="24"/>
          <w:szCs w:val="24"/>
        </w:rPr>
        <w:t>. Ensuite, elle met en lumière les bénéfices attendus de ces recommandations, tant pour les entreprises que pour le</w:t>
      </w:r>
      <w:r>
        <w:rPr>
          <w:rFonts w:ascii="Times New Roman" w:hAnsi="Times New Roman" w:cs="Times New Roman"/>
          <w:sz w:val="24"/>
          <w:szCs w:val="24"/>
        </w:rPr>
        <w:t>urs parties prenantes</w:t>
      </w:r>
      <w:r w:rsidRPr="005E3707">
        <w:rPr>
          <w:rFonts w:ascii="Times New Roman" w:hAnsi="Times New Roman" w:cs="Times New Roman"/>
          <w:sz w:val="24"/>
          <w:szCs w:val="24"/>
        </w:rPr>
        <w:t>.</w:t>
      </w:r>
    </w:p>
    <w:p w14:paraId="61353B70" w14:textId="77777777" w:rsidR="00170145" w:rsidRPr="00170145" w:rsidRDefault="00170145" w:rsidP="00170145">
      <w:pPr>
        <w:pStyle w:val="Titre3"/>
        <w:spacing w:after="120"/>
        <w:rPr>
          <w:rFonts w:ascii="Times New Roman" w:hAnsi="Times New Roman" w:cs="Times New Roman"/>
          <w:b/>
          <w:color w:val="auto"/>
        </w:rPr>
      </w:pPr>
      <w:bookmarkStart w:id="178" w:name="_Toc194255081"/>
      <w:r w:rsidRPr="00170145">
        <w:rPr>
          <w:rFonts w:ascii="Times New Roman" w:hAnsi="Times New Roman" w:cs="Times New Roman"/>
          <w:b/>
          <w:color w:val="auto"/>
        </w:rPr>
        <w:t>V.3.1- les actions recommandées</w:t>
      </w:r>
      <w:bookmarkEnd w:id="178"/>
    </w:p>
    <w:p w14:paraId="52361DAA" w14:textId="77777777" w:rsidR="00170145" w:rsidRPr="001E2C00" w:rsidRDefault="00170145" w:rsidP="00170145">
      <w:pPr>
        <w:spacing w:before="60" w:after="0" w:line="324" w:lineRule="auto"/>
        <w:ind w:firstLine="708"/>
        <w:jc w:val="both"/>
        <w:rPr>
          <w:rFonts w:ascii="Times New Roman" w:hAnsi="Times New Roman" w:cs="Times New Roman"/>
          <w:sz w:val="24"/>
          <w:szCs w:val="24"/>
        </w:rPr>
      </w:pPr>
      <w:r w:rsidRPr="00893028">
        <w:rPr>
          <w:rFonts w:ascii="Times New Roman" w:hAnsi="Times New Roman" w:cs="Times New Roman"/>
          <w:sz w:val="24"/>
          <w:szCs w:val="24"/>
        </w:rPr>
        <w:t xml:space="preserve"> </w:t>
      </w:r>
      <w:r w:rsidRPr="001E2C00">
        <w:rPr>
          <w:rFonts w:ascii="Times New Roman" w:hAnsi="Times New Roman" w:cs="Times New Roman"/>
          <w:sz w:val="24"/>
          <w:szCs w:val="24"/>
        </w:rPr>
        <w:t>Les actions recommandées s’articulent autour de trois axes principaux : conformité réglementaire, personnalisation des campagnes, et adoption des technologies avancées.</w:t>
      </w:r>
    </w:p>
    <w:p w14:paraId="011CE4C5" w14:textId="77777777" w:rsidR="00170145" w:rsidRPr="001E2C00" w:rsidRDefault="00170145" w:rsidP="00170145">
      <w:pPr>
        <w:pStyle w:val="Paragraphedeliste"/>
        <w:numPr>
          <w:ilvl w:val="0"/>
          <w:numId w:val="54"/>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En matière de conformité réglementaire, il est essentiel de renforcer la communication externe sur les efforts de conformité au RGPD afin d’informer les clients des mesures de protection des données et des avantages associés. Simultanément, des formations régulières pour les employés sont nécessaires pour s’assurer qu’ils comprennent les implications pratiques des réglementations et savent les intégrer dans leurs activités quotidiennes.</w:t>
      </w:r>
    </w:p>
    <w:p w14:paraId="4C80FD28" w14:textId="77777777" w:rsidR="00170145" w:rsidRPr="001E2C00" w:rsidRDefault="00170145" w:rsidP="00170145">
      <w:pPr>
        <w:pStyle w:val="Paragraphedeliste"/>
        <w:numPr>
          <w:ilvl w:val="0"/>
          <w:numId w:val="54"/>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 xml:space="preserve">Concernant la personnalisation des campagnes, il est recommandé d’améliorer les techniques de segmentation pour garantir la pertinence des contenus proposés. Par ailleurs, les entreprises doivent rassurer leurs clients sur l’éthique de l’utilisation de leurs données </w:t>
      </w:r>
      <w:r w:rsidRPr="001E2C00">
        <w:rPr>
          <w:rFonts w:ascii="Times New Roman" w:hAnsi="Times New Roman" w:cs="Times New Roman"/>
          <w:sz w:val="24"/>
          <w:szCs w:val="24"/>
        </w:rPr>
        <w:lastRenderedPageBreak/>
        <w:t>en intégrant des messages explicites dans leurs communications, soulignant la protection et le respect des données personnelles.</w:t>
      </w:r>
    </w:p>
    <w:p w14:paraId="0B7CCC17" w14:textId="77777777" w:rsidR="00170145" w:rsidRPr="001E2C00" w:rsidRDefault="00170145" w:rsidP="00170145">
      <w:pPr>
        <w:pStyle w:val="Paragraphedeliste"/>
        <w:numPr>
          <w:ilvl w:val="0"/>
          <w:numId w:val="54"/>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Pour l’adoption des technologies avancées, les entreprises doivent promouvoir l’utilisation de solutions comme la blockchain pour assurer la traçabilité et la transparence dans la gestion des consentements. L’investissement dans des outils de chiffrement avancés et la formation des employés sur l’utilisation de ces technologies sont également cruciaux pour maximiser leur impact.</w:t>
      </w:r>
    </w:p>
    <w:p w14:paraId="4DAE4427" w14:textId="77777777" w:rsidR="00170145" w:rsidRPr="00514606" w:rsidRDefault="00170145" w:rsidP="00170145">
      <w:pPr>
        <w:spacing w:before="60" w:after="0" w:line="324" w:lineRule="auto"/>
        <w:rPr>
          <w:rFonts w:ascii="Times New Roman" w:hAnsi="Times New Roman" w:cs="Times New Roman"/>
          <w:sz w:val="10"/>
          <w:szCs w:val="10"/>
        </w:rPr>
      </w:pPr>
    </w:p>
    <w:p w14:paraId="3179760B" w14:textId="77777777" w:rsidR="00170145" w:rsidRPr="00170145" w:rsidRDefault="00170145" w:rsidP="00170145">
      <w:pPr>
        <w:pStyle w:val="Titre3"/>
        <w:spacing w:after="120"/>
        <w:rPr>
          <w:rFonts w:ascii="Times New Roman" w:hAnsi="Times New Roman" w:cs="Times New Roman"/>
          <w:b/>
          <w:color w:val="auto"/>
        </w:rPr>
      </w:pPr>
      <w:bookmarkStart w:id="179" w:name="_Toc194255082"/>
      <w:r w:rsidRPr="00170145">
        <w:rPr>
          <w:rFonts w:ascii="Times New Roman" w:hAnsi="Times New Roman" w:cs="Times New Roman"/>
          <w:b/>
          <w:color w:val="auto"/>
        </w:rPr>
        <w:t>V.3.2- Les bénéfices attendus</w:t>
      </w:r>
      <w:bookmarkEnd w:id="179"/>
    </w:p>
    <w:p w14:paraId="1BB250BA" w14:textId="77777777" w:rsidR="00170145" w:rsidRPr="001E2C00" w:rsidRDefault="00170145" w:rsidP="00170145">
      <w:pPr>
        <w:spacing w:before="60" w:after="0" w:line="324" w:lineRule="auto"/>
        <w:ind w:firstLine="708"/>
        <w:jc w:val="both"/>
        <w:rPr>
          <w:rFonts w:ascii="Times New Roman" w:hAnsi="Times New Roman" w:cs="Times New Roman"/>
          <w:sz w:val="24"/>
          <w:szCs w:val="24"/>
        </w:rPr>
      </w:pPr>
      <w:r w:rsidRPr="001E2C00">
        <w:rPr>
          <w:rFonts w:ascii="Times New Roman" w:hAnsi="Times New Roman" w:cs="Times New Roman"/>
          <w:sz w:val="24"/>
          <w:szCs w:val="24"/>
        </w:rPr>
        <w:t>La mise en œuvre de ces actions pourrait générer des bénéfices significatifs dans les trois axes identifiés.</w:t>
      </w:r>
    </w:p>
    <w:p w14:paraId="22CFA30C" w14:textId="77777777" w:rsidR="00170145" w:rsidRPr="001E2C00" w:rsidRDefault="00170145" w:rsidP="00170145">
      <w:pPr>
        <w:pStyle w:val="Paragraphedeliste"/>
        <w:numPr>
          <w:ilvl w:val="0"/>
          <w:numId w:val="55"/>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En ce qui concerne la conformité réglementaire, les entreprises peuvent renforcer la confiance des clients en leur montrant que leurs données sont sécurisées et utilisées de manière éthique. De plus, une meilleure compréhension des réglementations par les employés permettrait de réduire les risques de sanctions et d’améliorer la conformité organisationnelle.</w:t>
      </w:r>
    </w:p>
    <w:p w14:paraId="12AED509" w14:textId="77777777" w:rsidR="00170145" w:rsidRPr="001E2C00" w:rsidRDefault="00170145" w:rsidP="00170145">
      <w:pPr>
        <w:pStyle w:val="Paragraphedeliste"/>
        <w:numPr>
          <w:ilvl w:val="0"/>
          <w:numId w:val="55"/>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Dans le cadre de la personnalisation des campagnes, des efforts ciblés pour améliorer la pertinence des contenus et renforcer la transparence pourraient entraîner une augmentation notable de l’engagement des clients. De même, une personnalisation bien conçue et alignée sur les attentes des consommateurs pourrait conduire à une meilleure satisfaction et fidélisation.</w:t>
      </w:r>
    </w:p>
    <w:p w14:paraId="582F6D4B" w14:textId="77777777" w:rsidR="00170145" w:rsidRPr="001E2C00" w:rsidRDefault="00170145" w:rsidP="00170145">
      <w:pPr>
        <w:pStyle w:val="Paragraphedeliste"/>
        <w:numPr>
          <w:ilvl w:val="0"/>
          <w:numId w:val="55"/>
        </w:numPr>
        <w:spacing w:before="60" w:after="0" w:line="324" w:lineRule="auto"/>
        <w:jc w:val="both"/>
        <w:rPr>
          <w:rFonts w:ascii="Times New Roman" w:hAnsi="Times New Roman" w:cs="Times New Roman"/>
          <w:sz w:val="24"/>
          <w:szCs w:val="24"/>
        </w:rPr>
      </w:pPr>
      <w:r w:rsidRPr="001E2C00">
        <w:rPr>
          <w:rFonts w:ascii="Times New Roman" w:hAnsi="Times New Roman" w:cs="Times New Roman"/>
          <w:sz w:val="24"/>
          <w:szCs w:val="24"/>
        </w:rPr>
        <w:t>Enfin, l’adoption des technologies avancées pourrait réduire les risques de violations des données, augmentant ainsi la résilience des entreprises face aux cybermenaces. Par ailleurs, ces technologies pourraient optimiser les processus internes, notamment en simplifiant la gestion des consentements et en améliorant la traçabilité des informations, ce qui bénéficierait à l’ensemble des parties prenantes.</w:t>
      </w:r>
    </w:p>
    <w:p w14:paraId="2E80CAD6" w14:textId="77777777" w:rsidR="00170145" w:rsidRPr="00514606" w:rsidRDefault="00170145" w:rsidP="00170145">
      <w:pPr>
        <w:spacing w:before="60" w:after="0" w:line="324" w:lineRule="auto"/>
        <w:rPr>
          <w:rFonts w:ascii="Times New Roman" w:hAnsi="Times New Roman" w:cs="Times New Roman"/>
          <w:b/>
          <w:sz w:val="6"/>
          <w:szCs w:val="6"/>
        </w:rPr>
      </w:pPr>
    </w:p>
    <w:p w14:paraId="1DF23F7F" w14:textId="77777777" w:rsidR="00170145" w:rsidRPr="00170145" w:rsidRDefault="00170145" w:rsidP="00170145">
      <w:pPr>
        <w:pStyle w:val="Titre2"/>
        <w:rPr>
          <w:rFonts w:ascii="Arial Rounded MT Bold" w:hAnsi="Arial Rounded MT Bold"/>
          <w:color w:val="auto"/>
        </w:rPr>
      </w:pPr>
      <w:bookmarkStart w:id="180" w:name="_Toc194255083"/>
      <w:r w:rsidRPr="00170145">
        <w:rPr>
          <w:rFonts w:ascii="Arial Rounded MT Bold" w:hAnsi="Arial Rounded MT Bold"/>
          <w:color w:val="auto"/>
        </w:rPr>
        <w:t>V.4- Les apports de l’étude</w:t>
      </w:r>
      <w:bookmarkEnd w:id="180"/>
    </w:p>
    <w:p w14:paraId="717AB71C" w14:textId="77777777" w:rsidR="00170145" w:rsidRPr="005E3707" w:rsidRDefault="00170145" w:rsidP="00170145">
      <w:pPr>
        <w:spacing w:before="60" w:after="0" w:line="324" w:lineRule="auto"/>
        <w:ind w:firstLine="708"/>
        <w:jc w:val="both"/>
        <w:rPr>
          <w:rFonts w:ascii="Times New Roman" w:hAnsi="Times New Roman" w:cs="Times New Roman"/>
          <w:sz w:val="24"/>
          <w:szCs w:val="24"/>
        </w:rPr>
      </w:pPr>
      <w:r w:rsidRPr="005E3707">
        <w:rPr>
          <w:rFonts w:ascii="Times New Roman" w:hAnsi="Times New Roman" w:cs="Times New Roman"/>
          <w:sz w:val="24"/>
          <w:szCs w:val="24"/>
        </w:rPr>
        <w:t>Cette partie met en évidence les contributions de l’étude selon plusieurs dimensions. Elle examine d’abord les apports théoriques liés à la gestion des donnée</w:t>
      </w:r>
      <w:r>
        <w:rPr>
          <w:rFonts w:ascii="Times New Roman" w:hAnsi="Times New Roman" w:cs="Times New Roman"/>
          <w:sz w:val="24"/>
          <w:szCs w:val="24"/>
        </w:rPr>
        <w:t>s et à la confidentialité</w:t>
      </w:r>
      <w:r w:rsidRPr="005E3707">
        <w:rPr>
          <w:rFonts w:ascii="Times New Roman" w:hAnsi="Times New Roman" w:cs="Times New Roman"/>
          <w:sz w:val="24"/>
          <w:szCs w:val="24"/>
        </w:rPr>
        <w:t>, puis explore les aspects méthodologiques qui enrichissent les approche</w:t>
      </w:r>
      <w:r>
        <w:rPr>
          <w:rFonts w:ascii="Times New Roman" w:hAnsi="Times New Roman" w:cs="Times New Roman"/>
          <w:sz w:val="24"/>
          <w:szCs w:val="24"/>
        </w:rPr>
        <w:t>s de recherche existantes</w:t>
      </w:r>
      <w:r w:rsidRPr="005E3707">
        <w:rPr>
          <w:rFonts w:ascii="Times New Roman" w:hAnsi="Times New Roman" w:cs="Times New Roman"/>
          <w:sz w:val="24"/>
          <w:szCs w:val="24"/>
        </w:rPr>
        <w:t>. Ensuite, elle détaille les implications pratiq</w:t>
      </w:r>
      <w:r>
        <w:rPr>
          <w:rFonts w:ascii="Times New Roman" w:hAnsi="Times New Roman" w:cs="Times New Roman"/>
          <w:sz w:val="24"/>
          <w:szCs w:val="24"/>
        </w:rPr>
        <w:t xml:space="preserve">ues pour les entreprises </w:t>
      </w:r>
      <w:r w:rsidRPr="005E3707">
        <w:rPr>
          <w:rFonts w:ascii="Times New Roman" w:hAnsi="Times New Roman" w:cs="Times New Roman"/>
          <w:sz w:val="24"/>
          <w:szCs w:val="24"/>
        </w:rPr>
        <w:t>avant de mettre en lumière les spécificités et les solutions adaptables au secteur des télécommunications</w:t>
      </w:r>
      <w:r>
        <w:rPr>
          <w:rFonts w:ascii="Times New Roman" w:hAnsi="Times New Roman" w:cs="Times New Roman"/>
          <w:sz w:val="24"/>
          <w:szCs w:val="24"/>
        </w:rPr>
        <w:t xml:space="preserve"> et à d’autres industries</w:t>
      </w:r>
      <w:r w:rsidRPr="005E3707">
        <w:rPr>
          <w:rFonts w:ascii="Times New Roman" w:hAnsi="Times New Roman" w:cs="Times New Roman"/>
          <w:sz w:val="24"/>
          <w:szCs w:val="24"/>
        </w:rPr>
        <w:t>.</w:t>
      </w:r>
    </w:p>
    <w:p w14:paraId="4DBFF79B" w14:textId="77777777" w:rsidR="00514606" w:rsidRPr="00514606" w:rsidRDefault="00514606" w:rsidP="00170145">
      <w:pPr>
        <w:pStyle w:val="Titre3"/>
        <w:spacing w:after="120"/>
        <w:rPr>
          <w:rFonts w:ascii="Times New Roman" w:hAnsi="Times New Roman" w:cs="Times New Roman"/>
          <w:b/>
          <w:color w:val="auto"/>
          <w:sz w:val="6"/>
          <w:szCs w:val="6"/>
        </w:rPr>
      </w:pPr>
      <w:bookmarkStart w:id="181" w:name="_Toc194255084"/>
    </w:p>
    <w:p w14:paraId="0BCFB46C" w14:textId="5C5F43FC" w:rsidR="00170145" w:rsidRPr="00170145" w:rsidRDefault="00170145" w:rsidP="00170145">
      <w:pPr>
        <w:pStyle w:val="Titre3"/>
        <w:spacing w:after="120"/>
        <w:rPr>
          <w:rFonts w:ascii="Times New Roman" w:hAnsi="Times New Roman" w:cs="Times New Roman"/>
          <w:b/>
          <w:color w:val="auto"/>
        </w:rPr>
      </w:pPr>
      <w:r w:rsidRPr="00170145">
        <w:rPr>
          <w:rFonts w:ascii="Times New Roman" w:hAnsi="Times New Roman" w:cs="Times New Roman"/>
          <w:b/>
          <w:color w:val="auto"/>
        </w:rPr>
        <w:t>V.4.1- Contributions théoriques</w:t>
      </w:r>
      <w:bookmarkEnd w:id="181"/>
    </w:p>
    <w:p w14:paraId="3A494177"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Cette étude enrichit la littérature sur la gestion des données et la confidentialité dans le secteur des télécommunications en explorant les relations entre conformité réglementaire, personnalisation marketing et technologies avancées.</w:t>
      </w:r>
    </w:p>
    <w:p w14:paraId="27614ED8"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lastRenderedPageBreak/>
        <w:t>Concernant la conformité au RGPD, les résultats nuancent les travaux de Voigt et Von dem Bussche (2017), montrant que, bien que perçue positivement, la conformité ne génère pas directement de fidélité client. Cela invite à repenser le rôle du RGPD dans les stratégies de fidélisation.</w:t>
      </w:r>
    </w:p>
    <w:p w14:paraId="5B1A7B6D"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En matière de personnalisation, l’étude confirme l’importance de la transparence et de la qualité soulignées par Kotler et Keller (2016). Cependant, la méfiance des consommateurs envers l’utilisation de leurs données personnelles limite l’impact des campagnes, même conformes aux normes.</w:t>
      </w:r>
    </w:p>
    <w:p w14:paraId="21FDDEF7"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Enfin, les résultats mettent en évidence un écart entre le potentiel théorique des technologies comme la blockchain et leur impact perçu, rejoignant les observations de Smith et Johnson (2022). Cela souligne l’importance d’une adoption accrue et d’une meilleure sensibilisation.</w:t>
      </w:r>
    </w:p>
    <w:p w14:paraId="235F5F75" w14:textId="77777777" w:rsidR="00170145" w:rsidRPr="00514606" w:rsidRDefault="00170145" w:rsidP="00170145">
      <w:pPr>
        <w:spacing w:before="60" w:after="0" w:line="324" w:lineRule="auto"/>
        <w:rPr>
          <w:rFonts w:ascii="Times New Roman" w:hAnsi="Times New Roman" w:cs="Times New Roman"/>
          <w:b/>
          <w:bCs/>
          <w:sz w:val="8"/>
          <w:szCs w:val="8"/>
        </w:rPr>
      </w:pPr>
    </w:p>
    <w:p w14:paraId="1CDDC80C" w14:textId="77777777" w:rsidR="00170145" w:rsidRPr="00170145" w:rsidRDefault="00170145" w:rsidP="00170145">
      <w:pPr>
        <w:pStyle w:val="Titre3"/>
        <w:spacing w:after="120"/>
        <w:rPr>
          <w:rFonts w:ascii="Times New Roman" w:hAnsi="Times New Roman" w:cs="Times New Roman"/>
          <w:b/>
          <w:color w:val="auto"/>
        </w:rPr>
      </w:pPr>
      <w:bookmarkStart w:id="182" w:name="_Toc194255085"/>
      <w:r w:rsidRPr="00170145">
        <w:rPr>
          <w:rFonts w:ascii="Times New Roman" w:hAnsi="Times New Roman" w:cs="Times New Roman"/>
          <w:b/>
          <w:color w:val="auto"/>
        </w:rPr>
        <w:t>V.4.2- Contributions méthodologiques</w:t>
      </w:r>
      <w:bookmarkEnd w:id="182"/>
    </w:p>
    <w:p w14:paraId="03504536"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Cette étude se distingue par son approche mixte, combinant données quantitatives et qualitatives, pour examiner les perceptions des parties prenantes sur la gestion des données et la confidentialité.</w:t>
      </w:r>
    </w:p>
    <w:p w14:paraId="397BDBB8"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L’analyse quantitative a permis de tester les hypothèses et de mesurer l’impact des pratiques liées au RGPD, à la personnalisation et aux technologies de protection des données, offrant une vision statistique des tendances globales.</w:t>
      </w:r>
    </w:p>
    <w:p w14:paraId="5FA8F70A"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L’approche qualitative, via des entretiens semi-directifs, a enrichi les résultats en explorant des perspectives nuancées sur les défis organisationnels et les opportunités d’amélioration, notamment dans l’adoption des technologies.</w:t>
      </w:r>
    </w:p>
    <w:p w14:paraId="701A1944" w14:textId="77777777" w:rsidR="00170145" w:rsidRPr="00BD4F86" w:rsidRDefault="00170145" w:rsidP="00170145">
      <w:pPr>
        <w:spacing w:before="60" w:after="0" w:line="324" w:lineRule="auto"/>
        <w:ind w:firstLine="708"/>
        <w:jc w:val="both"/>
        <w:rPr>
          <w:rFonts w:ascii="Times New Roman" w:hAnsi="Times New Roman" w:cs="Times New Roman"/>
          <w:sz w:val="24"/>
          <w:szCs w:val="24"/>
        </w:rPr>
      </w:pPr>
      <w:r w:rsidRPr="00BD4F86">
        <w:rPr>
          <w:rFonts w:ascii="Times New Roman" w:hAnsi="Times New Roman" w:cs="Times New Roman"/>
          <w:sz w:val="24"/>
          <w:szCs w:val="24"/>
        </w:rPr>
        <w:t>Enfin, la triangulation des données a renforcé la validité des conclusions en croisant différentes méthodes. Ce cadre méthodologique constitue une base solide pour des recherches futures sur des problématiques similaires.</w:t>
      </w:r>
    </w:p>
    <w:p w14:paraId="34482F5A" w14:textId="77777777" w:rsidR="00170145" w:rsidRPr="00514606" w:rsidRDefault="00170145" w:rsidP="00170145">
      <w:pPr>
        <w:spacing w:before="60" w:after="0" w:line="324" w:lineRule="auto"/>
        <w:rPr>
          <w:rFonts w:ascii="Times New Roman" w:hAnsi="Times New Roman" w:cs="Times New Roman"/>
          <w:b/>
          <w:bCs/>
          <w:sz w:val="4"/>
          <w:szCs w:val="4"/>
        </w:rPr>
      </w:pPr>
    </w:p>
    <w:p w14:paraId="504D6E08" w14:textId="77777777" w:rsidR="00170145" w:rsidRPr="00170145" w:rsidRDefault="00170145" w:rsidP="00170145">
      <w:pPr>
        <w:pStyle w:val="Titre3"/>
        <w:spacing w:after="120"/>
        <w:rPr>
          <w:rFonts w:ascii="Times New Roman" w:hAnsi="Times New Roman" w:cs="Times New Roman"/>
          <w:b/>
          <w:color w:val="auto"/>
        </w:rPr>
      </w:pPr>
      <w:bookmarkStart w:id="183" w:name="_Toc194255086"/>
      <w:r w:rsidRPr="00170145">
        <w:rPr>
          <w:rFonts w:ascii="Times New Roman" w:hAnsi="Times New Roman" w:cs="Times New Roman"/>
          <w:b/>
          <w:color w:val="auto"/>
        </w:rPr>
        <w:t>V.4.3- Contributions pratiques</w:t>
      </w:r>
      <w:bookmarkEnd w:id="183"/>
    </w:p>
    <w:p w14:paraId="4582F6AF"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Cette étude propose des recommandations concrètes pour améliorer la gestion des données et la confidentialité dans les entreprises, notamment dans les télécommunications.</w:t>
      </w:r>
    </w:p>
    <w:p w14:paraId="4C3E5FE1"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Pour le RGPD, elle souligne l’importance de valoriser les efforts de conformité auprès des clients et de former régulièrement les employés pour garantir une compréhension uniforme des obligations.</w:t>
      </w:r>
    </w:p>
    <w:p w14:paraId="0FF11F72"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Concernant la personnalisation, l’étude recommande d’améliorer la qualité des campagnes tout en rassurant les consommateurs sur l’utilisation éthique de leurs données pour accroître leur engagement.</w:t>
      </w:r>
    </w:p>
    <w:p w14:paraId="305010B0"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lastRenderedPageBreak/>
        <w:t>Enfin, elle met en avant le potentiel des technologies comme la blockchain et le chiffrement pour réduire les risques et optimiser les processus, tout en appelant à une adoption stratégique et une sensibilisation accrue.</w:t>
      </w:r>
    </w:p>
    <w:p w14:paraId="0A9CF33A"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Ces contributions pratiques offrent des solutions directement applicables pour relever les défis identifiés.</w:t>
      </w:r>
    </w:p>
    <w:p w14:paraId="422BAFE4" w14:textId="77777777" w:rsidR="00170145" w:rsidRPr="00514606" w:rsidRDefault="00170145" w:rsidP="00170145">
      <w:pPr>
        <w:spacing w:before="60" w:after="0" w:line="324" w:lineRule="auto"/>
        <w:rPr>
          <w:rFonts w:ascii="Times New Roman" w:hAnsi="Times New Roman" w:cs="Times New Roman"/>
          <w:b/>
          <w:bCs/>
          <w:sz w:val="8"/>
          <w:szCs w:val="8"/>
        </w:rPr>
      </w:pPr>
    </w:p>
    <w:p w14:paraId="2107A408" w14:textId="77777777" w:rsidR="00170145" w:rsidRPr="00170145" w:rsidRDefault="00170145" w:rsidP="00170145">
      <w:pPr>
        <w:pStyle w:val="Titre3"/>
        <w:spacing w:after="120"/>
        <w:rPr>
          <w:rFonts w:ascii="Times New Roman" w:hAnsi="Times New Roman" w:cs="Times New Roman"/>
          <w:b/>
          <w:color w:val="auto"/>
        </w:rPr>
      </w:pPr>
      <w:bookmarkStart w:id="184" w:name="_Toc194255087"/>
      <w:r w:rsidRPr="00170145">
        <w:rPr>
          <w:rFonts w:ascii="Times New Roman" w:hAnsi="Times New Roman" w:cs="Times New Roman"/>
          <w:b/>
          <w:color w:val="auto"/>
        </w:rPr>
        <w:t>V.4.4- Contributions sectorielles</w:t>
      </w:r>
      <w:bookmarkEnd w:id="184"/>
    </w:p>
    <w:p w14:paraId="3D2C9774"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Cette étude met en évidence les défis spécifiques des télécommunications, notamment la gestion de volumes massifs de données et la conformité réglementaire. Ces observations sont pertinentes pour des secteurs comme la finance ou la santé, qui partagent des contraintes similaires.</w:t>
      </w:r>
    </w:p>
    <w:p w14:paraId="72BB2118"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Elle souligne également le potentiel des technologies avancées, comme la blockchain et le chiffrement, pour améliorer la sécurité et la traçabilité des données. Ces recommandations s’appliquent à d’autres industries confrontées à des défis technologiques comparables, tels que la grande distribution.</w:t>
      </w:r>
    </w:p>
    <w:p w14:paraId="0FF17B66" w14:textId="77777777" w:rsidR="00170145" w:rsidRPr="00495351" w:rsidRDefault="00170145" w:rsidP="00170145">
      <w:pPr>
        <w:spacing w:before="60" w:after="0" w:line="324" w:lineRule="auto"/>
        <w:ind w:firstLine="708"/>
        <w:jc w:val="both"/>
        <w:rPr>
          <w:rFonts w:ascii="Times New Roman" w:hAnsi="Times New Roman" w:cs="Times New Roman"/>
          <w:sz w:val="24"/>
          <w:szCs w:val="24"/>
        </w:rPr>
      </w:pPr>
      <w:r w:rsidRPr="00495351">
        <w:rPr>
          <w:rFonts w:ascii="Times New Roman" w:hAnsi="Times New Roman" w:cs="Times New Roman"/>
          <w:sz w:val="24"/>
          <w:szCs w:val="24"/>
        </w:rPr>
        <w:t>En ciblant les spécificités des télécommunications, cette étude offre des solutions adaptables à divers secteurs, contribuant à une gestion des données plus efficace et éthique.</w:t>
      </w:r>
    </w:p>
    <w:p w14:paraId="3E17BE43" w14:textId="77777777" w:rsidR="00170145" w:rsidRPr="00514606" w:rsidRDefault="00170145" w:rsidP="00170145">
      <w:pPr>
        <w:spacing w:before="60" w:after="0" w:line="324" w:lineRule="auto"/>
        <w:rPr>
          <w:rFonts w:ascii="Times New Roman" w:hAnsi="Times New Roman" w:cs="Times New Roman"/>
          <w:b/>
          <w:sz w:val="8"/>
          <w:szCs w:val="8"/>
        </w:rPr>
      </w:pPr>
    </w:p>
    <w:p w14:paraId="2FEAF1BF" w14:textId="77777777" w:rsidR="00170145" w:rsidRPr="00170145" w:rsidRDefault="00170145" w:rsidP="00170145">
      <w:pPr>
        <w:pStyle w:val="Titre2"/>
        <w:rPr>
          <w:rFonts w:ascii="Arial Rounded MT Bold" w:hAnsi="Arial Rounded MT Bold"/>
          <w:color w:val="auto"/>
        </w:rPr>
      </w:pPr>
      <w:bookmarkStart w:id="185" w:name="_Toc194255088"/>
      <w:r w:rsidRPr="00170145">
        <w:rPr>
          <w:rFonts w:ascii="Arial Rounded MT Bold" w:hAnsi="Arial Rounded MT Bold"/>
          <w:color w:val="auto"/>
        </w:rPr>
        <w:t>V.5- Les limites et perspectives de l’étude</w:t>
      </w:r>
      <w:bookmarkEnd w:id="185"/>
    </w:p>
    <w:p w14:paraId="63490B52"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0F6C82">
        <w:rPr>
          <w:rFonts w:ascii="Times New Roman" w:hAnsi="Times New Roman" w:cs="Times New Roman"/>
          <w:sz w:val="24"/>
          <w:szCs w:val="24"/>
        </w:rPr>
        <w:t>Ce</w:t>
      </w:r>
      <w:r>
        <w:rPr>
          <w:rFonts w:ascii="Times New Roman" w:hAnsi="Times New Roman" w:cs="Times New Roman"/>
          <w:sz w:val="24"/>
          <w:szCs w:val="24"/>
        </w:rPr>
        <w:t xml:space="preserve">tte section </w:t>
      </w:r>
      <w:r w:rsidRPr="000F6C82">
        <w:rPr>
          <w:rFonts w:ascii="Times New Roman" w:hAnsi="Times New Roman" w:cs="Times New Roman"/>
          <w:sz w:val="24"/>
          <w:szCs w:val="24"/>
        </w:rPr>
        <w:t>explore les principales limites de l’étude et propose des pistes pour approfondir les travaux futurs. Les réflexions portent sur les contraintes méthodologiques, contextuelles et théoriques qui pourraient avoir influencé les résultats, tout en mettant en lumière des opportunités d’élargir et d’enrichir les connaissances sur la gestion des données, la confidentialité et les technologies avancées. Ces éléments visent à affiner la compréhension des enjeux identifiés et à guider des recherches complémentaires dans des contextes variés.</w:t>
      </w:r>
    </w:p>
    <w:p w14:paraId="044427F4" w14:textId="77777777" w:rsidR="00170145" w:rsidRPr="00514606" w:rsidRDefault="00170145" w:rsidP="00170145">
      <w:pPr>
        <w:spacing w:before="60" w:after="0" w:line="324" w:lineRule="auto"/>
        <w:ind w:firstLine="708"/>
        <w:jc w:val="both"/>
        <w:rPr>
          <w:rFonts w:ascii="Times New Roman" w:hAnsi="Times New Roman" w:cs="Times New Roman"/>
          <w:sz w:val="6"/>
          <w:szCs w:val="6"/>
        </w:rPr>
      </w:pPr>
    </w:p>
    <w:p w14:paraId="45BD62FA" w14:textId="77777777" w:rsidR="00170145" w:rsidRPr="00170145" w:rsidRDefault="00170145" w:rsidP="00170145">
      <w:pPr>
        <w:pStyle w:val="Titre3"/>
        <w:spacing w:after="120"/>
        <w:rPr>
          <w:rFonts w:ascii="Times New Roman" w:hAnsi="Times New Roman" w:cs="Times New Roman"/>
          <w:b/>
          <w:color w:val="auto"/>
        </w:rPr>
      </w:pPr>
      <w:bookmarkStart w:id="186" w:name="_Toc194255089"/>
      <w:r w:rsidRPr="00170145">
        <w:rPr>
          <w:rFonts w:ascii="Times New Roman" w:hAnsi="Times New Roman" w:cs="Times New Roman"/>
          <w:b/>
          <w:color w:val="auto"/>
        </w:rPr>
        <w:t>V.5.1- Limites de l’étude</w:t>
      </w:r>
      <w:bookmarkEnd w:id="186"/>
    </w:p>
    <w:p w14:paraId="0D8AF886"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V.5.1.1- Limites méthodologiques</w:t>
      </w:r>
    </w:p>
    <w:p w14:paraId="276CEF25"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r w:rsidRPr="00496E3B">
        <w:rPr>
          <w:rFonts w:ascii="Times New Roman" w:hAnsi="Times New Roman" w:cs="Times New Roman"/>
          <w:sz w:val="24"/>
          <w:szCs w:val="24"/>
        </w:rPr>
        <w:t>L’une des principales limites méthodologiques de cette étude réside dans la taille de l’échantillon, qui bien qu’adéquate pour des analyses exploratoires, pourrait ne pas être suffisamment large pour garantir une généralisation complète des résultats. De plus, le recours à des questionnaires structurés et à des entretiens semi-directifs peut introduire un biais de réponse, notamment lorsque les participants cherchent à donner des réponses perçues comme socialement acceptables. Enfin, bien que la triangulation des données ait renforcé la validité des conclusions, l’intégration d’autres méthodes, comme l’observation directe, aurait pu enrichir davantage les résultats.</w:t>
      </w:r>
    </w:p>
    <w:p w14:paraId="191F1657"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p>
    <w:p w14:paraId="63A94EE7" w14:textId="77777777" w:rsidR="00514606" w:rsidRDefault="00514606" w:rsidP="00170145">
      <w:pPr>
        <w:spacing w:after="120" w:line="360" w:lineRule="auto"/>
        <w:jc w:val="both"/>
        <w:rPr>
          <w:rFonts w:ascii="Times New Roman" w:eastAsiaTheme="majorEastAsia" w:hAnsi="Times New Roman" w:cs="Times New Roman"/>
          <w:b/>
          <w:sz w:val="24"/>
          <w:szCs w:val="24"/>
        </w:rPr>
      </w:pPr>
    </w:p>
    <w:p w14:paraId="58A8CE69" w14:textId="588AE613"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lastRenderedPageBreak/>
        <w:t>V.5.1.2- Limites contextuelles</w:t>
      </w:r>
    </w:p>
    <w:p w14:paraId="5F0384EF"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r w:rsidRPr="00496E3B">
        <w:rPr>
          <w:rFonts w:ascii="Times New Roman" w:hAnsi="Times New Roman" w:cs="Times New Roman"/>
          <w:sz w:val="24"/>
          <w:szCs w:val="24"/>
        </w:rPr>
        <w:t>Cette étude s’est concentrée sur le secteur des télécommunications, ce qui limite la généralisation des résultats à d’autres secteurs confrontés à des défis similaires en matière de gestion des données et de confidentialité. Les spécificités réglementaires, technologiques et organisationnelles propres aux télécommunications pourraient ne pas refléter les réalités d’autres industries comme la finance ou la santé. Par ailleurs, la collecte des données s’est déroulée dans un cadre géographique et temporel donné, ce qui pourrait influencer la perception des enjeux étudiés.</w:t>
      </w:r>
    </w:p>
    <w:p w14:paraId="250FA928" w14:textId="77777777" w:rsidR="00170145" w:rsidRPr="00514606" w:rsidRDefault="00170145" w:rsidP="00170145">
      <w:pPr>
        <w:spacing w:before="60" w:after="0" w:line="324" w:lineRule="auto"/>
        <w:ind w:firstLine="708"/>
        <w:jc w:val="both"/>
        <w:rPr>
          <w:rFonts w:ascii="Times New Roman" w:hAnsi="Times New Roman" w:cs="Times New Roman"/>
          <w:sz w:val="10"/>
          <w:szCs w:val="10"/>
        </w:rPr>
      </w:pPr>
    </w:p>
    <w:p w14:paraId="64D91F52"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V.5.1.3- Limites théoriques</w:t>
      </w:r>
    </w:p>
    <w:p w14:paraId="78938B0A"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r w:rsidRPr="00496E3B">
        <w:rPr>
          <w:rFonts w:ascii="Times New Roman" w:hAnsi="Times New Roman" w:cs="Times New Roman"/>
          <w:sz w:val="24"/>
          <w:szCs w:val="24"/>
        </w:rPr>
        <w:t>Sur le plan théorique, l’étude a mobilisé des cadres principalement axés sur la conformité réglementaire, la personnalisation marketing, et les technologies avancées. Cependant, des dimensions complémentaires, telles que les comportements des consommateurs face à la gestion des données ou l’influence des dynamiques culturelles, n’ont pas été explorées. Ces éléments pourraient offrir des angles d’analyse supplémentaires pour enrichir les discussions et approfondir les implications des résultats obtenus.</w:t>
      </w:r>
    </w:p>
    <w:p w14:paraId="4F4A014F" w14:textId="77777777" w:rsidR="00170145" w:rsidRPr="00514606" w:rsidRDefault="00170145" w:rsidP="00170145">
      <w:pPr>
        <w:spacing w:before="60" w:after="0" w:line="324" w:lineRule="auto"/>
        <w:ind w:firstLine="708"/>
        <w:jc w:val="both"/>
        <w:rPr>
          <w:rFonts w:ascii="Times New Roman" w:hAnsi="Times New Roman" w:cs="Times New Roman"/>
          <w:sz w:val="12"/>
          <w:szCs w:val="12"/>
        </w:rPr>
      </w:pPr>
    </w:p>
    <w:p w14:paraId="65210525" w14:textId="77777777" w:rsidR="00170145" w:rsidRPr="00170145" w:rsidRDefault="00170145" w:rsidP="00170145">
      <w:pPr>
        <w:pStyle w:val="Titre3"/>
        <w:spacing w:after="120"/>
        <w:rPr>
          <w:rFonts w:ascii="Times New Roman" w:hAnsi="Times New Roman" w:cs="Times New Roman"/>
          <w:b/>
          <w:color w:val="auto"/>
        </w:rPr>
      </w:pPr>
      <w:bookmarkStart w:id="187" w:name="_Toc194255090"/>
      <w:r w:rsidRPr="00170145">
        <w:rPr>
          <w:rFonts w:ascii="Times New Roman" w:hAnsi="Times New Roman" w:cs="Times New Roman"/>
          <w:b/>
          <w:color w:val="auto"/>
        </w:rPr>
        <w:t>V.5.2- Perspectives pour les recherches futures</w:t>
      </w:r>
      <w:bookmarkEnd w:id="187"/>
    </w:p>
    <w:p w14:paraId="3ECF474A" w14:textId="77777777" w:rsidR="00170145" w:rsidRPr="00170145" w:rsidRDefault="00170145" w:rsidP="00170145">
      <w:pPr>
        <w:spacing w:after="120" w:line="360" w:lineRule="auto"/>
        <w:jc w:val="both"/>
        <w:rPr>
          <w:rFonts w:ascii="Times New Roman" w:eastAsiaTheme="majorEastAsia" w:hAnsi="Times New Roman" w:cs="Times New Roman"/>
          <w:b/>
          <w:sz w:val="24"/>
          <w:szCs w:val="24"/>
        </w:rPr>
      </w:pPr>
      <w:r w:rsidRPr="00170145">
        <w:rPr>
          <w:rFonts w:ascii="Times New Roman" w:eastAsiaTheme="majorEastAsia" w:hAnsi="Times New Roman" w:cs="Times New Roman"/>
          <w:b/>
          <w:sz w:val="24"/>
          <w:szCs w:val="24"/>
        </w:rPr>
        <w:t>V.5.2.1- Perspectives méthodologiques</w:t>
      </w:r>
    </w:p>
    <w:p w14:paraId="30EEBC79" w14:textId="77777777" w:rsidR="00170145" w:rsidRDefault="00170145" w:rsidP="00170145">
      <w:pPr>
        <w:spacing w:before="60" w:after="0" w:line="324" w:lineRule="auto"/>
        <w:ind w:firstLine="708"/>
        <w:jc w:val="both"/>
        <w:rPr>
          <w:rFonts w:ascii="Times New Roman" w:hAnsi="Times New Roman" w:cs="Times New Roman"/>
          <w:sz w:val="24"/>
          <w:szCs w:val="24"/>
        </w:rPr>
      </w:pPr>
      <w:r w:rsidRPr="00FE212F">
        <w:rPr>
          <w:rFonts w:ascii="Times New Roman" w:hAnsi="Times New Roman" w:cs="Times New Roman"/>
          <w:sz w:val="24"/>
          <w:szCs w:val="24"/>
        </w:rPr>
        <w:t>Pour enrichir les résultats obtenus, les futures recherches pourraient adopter des études longitudinales afin de mesurer l’impact des pratiques étudiées sur une période prolongée. Cela permettrait d’évaluer l’évolution de la perception des consommateurs vis-à-vis des pratiques de gestion des données et des technologies avancées. De plus, l’intégration de méthodes alternatives, telles que des expériences terrain ou des observations directes, offrirait une vision plus fine des comportements réels des consommateurs et des employés. Enfin, l’élargissement de l’échantillon à des entreprises de tailles et de contextes variés renforcerait la robustesse et la transférabilité des conclusions.</w:t>
      </w:r>
    </w:p>
    <w:p w14:paraId="51C13896" w14:textId="77777777" w:rsidR="00170145" w:rsidRPr="00514606" w:rsidRDefault="00170145" w:rsidP="00170145">
      <w:pPr>
        <w:spacing w:before="60" w:after="0" w:line="324" w:lineRule="auto"/>
        <w:ind w:firstLine="708"/>
        <w:jc w:val="both"/>
        <w:rPr>
          <w:rFonts w:ascii="Times New Roman" w:hAnsi="Times New Roman" w:cs="Times New Roman"/>
          <w:sz w:val="8"/>
          <w:szCs w:val="8"/>
        </w:rPr>
      </w:pPr>
    </w:p>
    <w:p w14:paraId="7CA4A908" w14:textId="77777777" w:rsidR="00170145" w:rsidRPr="006F4C88" w:rsidRDefault="00170145" w:rsidP="006F4C88">
      <w:pPr>
        <w:spacing w:after="120" w:line="360" w:lineRule="auto"/>
        <w:jc w:val="both"/>
        <w:rPr>
          <w:rFonts w:ascii="Times New Roman" w:eastAsiaTheme="majorEastAsia" w:hAnsi="Times New Roman" w:cs="Times New Roman"/>
          <w:b/>
          <w:sz w:val="24"/>
          <w:szCs w:val="24"/>
        </w:rPr>
      </w:pPr>
      <w:r w:rsidRPr="006F4C88">
        <w:rPr>
          <w:rFonts w:ascii="Times New Roman" w:eastAsiaTheme="majorEastAsia" w:hAnsi="Times New Roman" w:cs="Times New Roman"/>
          <w:b/>
          <w:sz w:val="24"/>
          <w:szCs w:val="24"/>
        </w:rPr>
        <w:t>V.5.2.2- Perspectives sectorielles</w:t>
      </w:r>
    </w:p>
    <w:p w14:paraId="53F5903D"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r w:rsidRPr="00FE212F">
        <w:rPr>
          <w:rFonts w:ascii="Times New Roman" w:hAnsi="Times New Roman" w:cs="Times New Roman"/>
          <w:sz w:val="24"/>
          <w:szCs w:val="24"/>
        </w:rPr>
        <w:t>Une piste prometteuse serait d’étendre l’analyse à d’autres secteurs, tels que la santé, la finance, ou la grande distribution, pour tester la transférabilité des résultats dans des environnements présentant des contraintes similaires en matière de confidentialité et de gestion des données. Par exemple, les perceptions des consommateurs sur l’utilisation des données personnelles dans la santé pourraient différer de celles observées dans les télécommunications, en raison des enjeux éthiques spécifiques. De plus, une comparaison sectorielle permettrait de mieux comprendre les variations dans l’adoption des technologies avancées comme la blockchain ou le chiffrement.</w:t>
      </w:r>
    </w:p>
    <w:p w14:paraId="0EAB6993" w14:textId="77777777" w:rsidR="00170145" w:rsidRDefault="00170145" w:rsidP="00170145">
      <w:pPr>
        <w:spacing w:before="60" w:after="0" w:line="324" w:lineRule="auto"/>
        <w:ind w:firstLine="708"/>
        <w:jc w:val="both"/>
        <w:rPr>
          <w:rFonts w:ascii="Times New Roman" w:hAnsi="Times New Roman" w:cs="Times New Roman"/>
          <w:b/>
          <w:bCs/>
          <w:sz w:val="24"/>
          <w:szCs w:val="24"/>
        </w:rPr>
      </w:pPr>
    </w:p>
    <w:p w14:paraId="60FDF814" w14:textId="77777777" w:rsidR="00170145" w:rsidRPr="006F4C88" w:rsidRDefault="00170145" w:rsidP="006F4C88">
      <w:pPr>
        <w:spacing w:after="120" w:line="360" w:lineRule="auto"/>
        <w:jc w:val="both"/>
        <w:rPr>
          <w:rFonts w:ascii="Times New Roman" w:eastAsiaTheme="majorEastAsia" w:hAnsi="Times New Roman" w:cs="Times New Roman"/>
          <w:b/>
          <w:sz w:val="24"/>
          <w:szCs w:val="24"/>
        </w:rPr>
      </w:pPr>
      <w:r w:rsidRPr="006F4C88">
        <w:rPr>
          <w:rFonts w:ascii="Times New Roman" w:eastAsiaTheme="majorEastAsia" w:hAnsi="Times New Roman" w:cs="Times New Roman"/>
          <w:b/>
          <w:sz w:val="24"/>
          <w:szCs w:val="24"/>
        </w:rPr>
        <w:lastRenderedPageBreak/>
        <w:t>V.5.2.3- Perspectives théoriques</w:t>
      </w:r>
    </w:p>
    <w:p w14:paraId="0A2302A4" w14:textId="77777777" w:rsidR="00170145" w:rsidRPr="00496E3B" w:rsidRDefault="00170145" w:rsidP="00170145">
      <w:pPr>
        <w:spacing w:before="60" w:after="0" w:line="324" w:lineRule="auto"/>
        <w:ind w:firstLine="708"/>
        <w:jc w:val="both"/>
        <w:rPr>
          <w:rFonts w:ascii="Times New Roman" w:hAnsi="Times New Roman" w:cs="Times New Roman"/>
          <w:sz w:val="24"/>
          <w:szCs w:val="24"/>
        </w:rPr>
      </w:pPr>
      <w:r w:rsidRPr="00D470D9">
        <w:rPr>
          <w:rFonts w:ascii="Times New Roman" w:hAnsi="Times New Roman" w:cs="Times New Roman"/>
          <w:sz w:val="24"/>
          <w:szCs w:val="24"/>
        </w:rPr>
        <w:t>Les futures recherches pourraient élargir les cadres théoriques mobilisés en intégrant des concepts issus de la psychologie des consommateurs ou de l’économie comportementale pour explorer les facteurs influençant la confiance et l’engagement client. Par ailleurs, une analyse interculturelle des pratiques de gestion des données et de leur perception pourrait offrir une meilleure compréhension des interactions entre personnalisation, confiance, et attentes éthiques dans des contextes législatifs et culturels variés. Ces études pourraient également approfondir le rôle des nouvelles régulations internationales sur la gestion des données et leur impact sur les entreprises.</w:t>
      </w:r>
    </w:p>
    <w:p w14:paraId="7C290C37" w14:textId="77777777" w:rsidR="00170145" w:rsidRDefault="00170145" w:rsidP="00170145">
      <w:pPr>
        <w:pStyle w:val="Titre2"/>
        <w:rPr>
          <w:rFonts w:ascii="Arial Rounded MT Bold" w:hAnsi="Arial Rounded MT Bold"/>
          <w:color w:val="auto"/>
        </w:rPr>
      </w:pPr>
      <w:bookmarkStart w:id="188" w:name="_Toc194255091"/>
      <w:r w:rsidRPr="00170145">
        <w:rPr>
          <w:rFonts w:ascii="Arial Rounded MT Bold" w:hAnsi="Arial Rounded MT Bold"/>
          <w:color w:val="auto"/>
        </w:rPr>
        <w:t>V.6- Synthèse des recommandations et ouverture</w:t>
      </w:r>
      <w:bookmarkEnd w:id="188"/>
    </w:p>
    <w:p w14:paraId="7842D563" w14:textId="77777777" w:rsidR="00514606" w:rsidRPr="00514606" w:rsidRDefault="00514606" w:rsidP="00514606">
      <w:pPr>
        <w:rPr>
          <w:sz w:val="2"/>
          <w:szCs w:val="2"/>
        </w:rPr>
      </w:pPr>
    </w:p>
    <w:p w14:paraId="60D3CE20" w14:textId="4DC6947D" w:rsidR="00170145" w:rsidRDefault="00170145" w:rsidP="00170145">
      <w:pPr>
        <w:spacing w:after="120" w:line="360" w:lineRule="auto"/>
        <w:ind w:firstLine="708"/>
        <w:jc w:val="both"/>
        <w:rPr>
          <w:rFonts w:ascii="Times New Roman" w:hAnsi="Times New Roman" w:cs="Times New Roman"/>
          <w:sz w:val="24"/>
          <w:szCs w:val="24"/>
        </w:rPr>
      </w:pPr>
      <w:r w:rsidRPr="00264B53">
        <w:rPr>
          <w:rFonts w:ascii="Times New Roman" w:hAnsi="Times New Roman" w:cs="Times New Roman"/>
          <w:sz w:val="24"/>
          <w:szCs w:val="24"/>
        </w:rPr>
        <w:t xml:space="preserve">En somme, bien que les hypothèses n’aient pas été validées de manière statistique, les résultats de cette étude soulignent des axes d’amélioration essentiels pour les entreprises. Il s’agit notamment de renforcer la communication sur les bénéfices du RGPD, d’améliorer la qualité et la transparence des campagnes personnalisées, et de favoriser l’appropriation des technologies avancées par les équipes internes. Ces actions, combinées à une gouvernance éthique des données, peuvent devenir de puissants leviers de différenciation et de performance. Ces enseignements offrent des perspectives riches pour les futures recherches et incitent à repenser la manière dont les données sont perçues, valorisées et partagées au sein des organisations. </w:t>
      </w:r>
      <w:r>
        <w:rPr>
          <w:rFonts w:ascii="Times New Roman" w:hAnsi="Times New Roman" w:cs="Times New Roman"/>
          <w:sz w:val="24"/>
          <w:szCs w:val="24"/>
        </w:rPr>
        <w:br w:type="page"/>
      </w:r>
    </w:p>
    <w:p w14:paraId="27E3DBD6" w14:textId="77777777" w:rsidR="00240ED9" w:rsidRDefault="00240ED9" w:rsidP="00240ED9">
      <w:pPr>
        <w:spacing w:line="360" w:lineRule="auto"/>
        <w:jc w:val="both"/>
        <w:rPr>
          <w:rFonts w:ascii="Times New Roman" w:hAnsi="Times New Roman" w:cs="Times New Roman"/>
          <w:sz w:val="24"/>
          <w:szCs w:val="24"/>
        </w:rPr>
      </w:pPr>
    </w:p>
    <w:p w14:paraId="719DAED1" w14:textId="77777777" w:rsidR="00240ED9" w:rsidRDefault="00240ED9" w:rsidP="00240ED9">
      <w:pPr>
        <w:spacing w:line="360" w:lineRule="auto"/>
        <w:jc w:val="both"/>
        <w:rPr>
          <w:rFonts w:ascii="Times New Roman" w:hAnsi="Times New Roman" w:cs="Times New Roman"/>
          <w:sz w:val="24"/>
          <w:szCs w:val="24"/>
        </w:rPr>
      </w:pPr>
    </w:p>
    <w:p w14:paraId="49486F1A" w14:textId="77777777" w:rsidR="00240ED9" w:rsidRDefault="00240ED9" w:rsidP="00240ED9">
      <w:pPr>
        <w:spacing w:line="360" w:lineRule="auto"/>
        <w:jc w:val="both"/>
        <w:rPr>
          <w:rFonts w:ascii="Times New Roman" w:hAnsi="Times New Roman" w:cs="Times New Roman"/>
          <w:sz w:val="24"/>
          <w:szCs w:val="24"/>
        </w:rPr>
      </w:pPr>
    </w:p>
    <w:p w14:paraId="7ADB16ED" w14:textId="77777777" w:rsidR="00240ED9" w:rsidRDefault="00240ED9" w:rsidP="00240ED9">
      <w:pPr>
        <w:spacing w:line="360" w:lineRule="auto"/>
        <w:jc w:val="both"/>
        <w:rPr>
          <w:rFonts w:ascii="Times New Roman" w:hAnsi="Times New Roman" w:cs="Times New Roman"/>
          <w:sz w:val="24"/>
          <w:szCs w:val="24"/>
        </w:rPr>
      </w:pPr>
    </w:p>
    <w:p w14:paraId="420B842C" w14:textId="77777777" w:rsidR="00240ED9" w:rsidRDefault="00240ED9" w:rsidP="00240ED9">
      <w:pPr>
        <w:spacing w:line="360" w:lineRule="auto"/>
        <w:jc w:val="both"/>
        <w:rPr>
          <w:rFonts w:ascii="Times New Roman" w:hAnsi="Times New Roman" w:cs="Times New Roman"/>
          <w:sz w:val="24"/>
          <w:szCs w:val="24"/>
        </w:rPr>
      </w:pPr>
    </w:p>
    <w:p w14:paraId="4EDA7269" w14:textId="77777777" w:rsidR="00240ED9" w:rsidRDefault="00240ED9" w:rsidP="00240ED9">
      <w:pPr>
        <w:spacing w:line="360" w:lineRule="auto"/>
        <w:jc w:val="both"/>
        <w:rPr>
          <w:rFonts w:ascii="Times New Roman" w:hAnsi="Times New Roman" w:cs="Times New Roman"/>
          <w:sz w:val="24"/>
          <w:szCs w:val="24"/>
        </w:rPr>
      </w:pPr>
    </w:p>
    <w:p w14:paraId="2D640B99" w14:textId="77777777" w:rsidR="00A0003A" w:rsidRPr="001B37D6" w:rsidRDefault="00A0003A" w:rsidP="00240ED9">
      <w:pPr>
        <w:spacing w:line="360" w:lineRule="auto"/>
        <w:jc w:val="both"/>
        <w:rPr>
          <w:rFonts w:ascii="Times New Roman" w:hAnsi="Times New Roman" w:cs="Times New Roman"/>
          <w:sz w:val="10"/>
          <w:szCs w:val="10"/>
        </w:rPr>
      </w:pPr>
    </w:p>
    <w:p w14:paraId="721DC42C" w14:textId="77777777" w:rsidR="00240ED9" w:rsidRDefault="00000000" w:rsidP="00240ED9">
      <w:pPr>
        <w:spacing w:line="360" w:lineRule="auto"/>
        <w:jc w:val="both"/>
        <w:rPr>
          <w:rFonts w:ascii="Times New Roman" w:hAnsi="Times New Roman" w:cs="Times New Roman"/>
          <w:sz w:val="24"/>
          <w:szCs w:val="24"/>
        </w:rPr>
      </w:pPr>
      <w:r>
        <w:rPr>
          <w:noProof/>
          <w:color w:val="000000" w:themeColor="text1"/>
          <w:sz w:val="80"/>
          <w:szCs w:val="80"/>
          <w:lang w:eastAsia="fr-FR"/>
        </w:rPr>
        <w:pict w14:anchorId="648E42D0">
          <v:shape id="Parchemin horizontal 181" o:spid="_x0000_s2187" type="#_x0000_t98" style="position:absolute;left:0;text-align:left;margin-left:82.5pt;margin-top:12.15pt;width:430.5pt;height:200.5pt;z-index:-251655168;visibility:visible;mso-position-horizontal-relative:page;mso-width-relative:margin;mso-height-relative:margin;v-text-anchor:middle" fillcolor="#2e74b5 [2404]" strokecolor="#4472c4 [3208]" strokeweight=".5pt">
            <v:fill color2="#050803 [169]" rotate="t"/>
            <v:stroke joinstyle="miter"/>
            <v:textbox style="mso-next-textbox:#Parchemin horizontal 181">
              <w:txbxContent>
                <w:p w14:paraId="7C1B8BB8" w14:textId="77777777" w:rsidR="000F5528" w:rsidRPr="00161C73" w:rsidRDefault="000F5528" w:rsidP="00A17963">
                  <w:pPr>
                    <w:spacing w:after="0" w:line="240" w:lineRule="auto"/>
                    <w:jc w:val="center"/>
                    <w:rPr>
                      <w:rFonts w:ascii="Franklin Gothic Heavy" w:hAnsi="Franklin Gothic Heavy"/>
                      <w:b/>
                      <w:color w:val="006600"/>
                      <w:sz w:val="8"/>
                      <w:szCs w:val="8"/>
                    </w:rPr>
                  </w:pPr>
                </w:p>
                <w:p w14:paraId="47CC1D6F" w14:textId="77777777" w:rsidR="000F5528" w:rsidRDefault="000F5528" w:rsidP="00A17963">
                  <w:pPr>
                    <w:pStyle w:val="Sansinterligne"/>
                    <w:rPr>
                      <w:rFonts w:ascii="Baskerville Old Face" w:hAnsi="Baskerville Old Face"/>
                      <w:sz w:val="80"/>
                      <w:szCs w:val="80"/>
                    </w:rPr>
                  </w:pPr>
                  <w:r>
                    <w:rPr>
                      <w:rFonts w:ascii="Baskerville Old Face" w:hAnsi="Baskerville Old Face"/>
                      <w:sz w:val="80"/>
                      <w:szCs w:val="80"/>
                    </w:rPr>
                    <w:t xml:space="preserve">       </w:t>
                  </w:r>
                </w:p>
                <w:p w14:paraId="7C921472" w14:textId="77777777" w:rsidR="000F5528" w:rsidRPr="008755CA" w:rsidRDefault="000F5528" w:rsidP="00A17963">
                  <w:pPr>
                    <w:pStyle w:val="Sansinterligne"/>
                    <w:jc w:val="center"/>
                    <w:rPr>
                      <w:rFonts w:ascii="Baskerville Old Face" w:hAnsi="Baskerville Old Face"/>
                      <w:sz w:val="80"/>
                      <w:szCs w:val="80"/>
                    </w:rPr>
                  </w:pPr>
                </w:p>
                <w:p w14:paraId="0B27538D" w14:textId="77777777" w:rsidR="000F5528" w:rsidRDefault="000F5528" w:rsidP="00A17963">
                  <w:pPr>
                    <w:ind w:left="142" w:hanging="284"/>
                    <w:rPr>
                      <w:rFonts w:ascii="Times New Roman" w:eastAsia="Calibri" w:hAnsi="Times New Roman" w:cs="Times New Roman"/>
                      <w:b/>
                      <w:sz w:val="24"/>
                      <w:szCs w:val="24"/>
                      <w:lang w:val="en-US" w:eastAsia="fr-FR" w:bidi="en-US"/>
                    </w:rPr>
                  </w:pPr>
                  <w:r>
                    <w:rPr>
                      <w:rFonts w:ascii="Times New Roman" w:eastAsia="Calibri" w:hAnsi="Times New Roman" w:cs="Times New Roman"/>
                      <w:b/>
                      <w:sz w:val="24"/>
                      <w:szCs w:val="24"/>
                      <w:lang w:val="en-US" w:eastAsia="fr-FR" w:bidi="en-US"/>
                    </w:rPr>
                    <w:br w:type="page"/>
                  </w:r>
                </w:p>
                <w:p w14:paraId="7EBCFEB1" w14:textId="77777777" w:rsidR="000F5528" w:rsidRPr="009E6E5B" w:rsidRDefault="000F5528" w:rsidP="00A17963">
                  <w:pPr>
                    <w:jc w:val="center"/>
                    <w:rPr>
                      <w:sz w:val="40"/>
                      <w:szCs w:val="40"/>
                    </w:rPr>
                  </w:pPr>
                </w:p>
              </w:txbxContent>
            </v:textbox>
            <w10:wrap anchorx="page"/>
          </v:shape>
        </w:pict>
      </w:r>
    </w:p>
    <w:p w14:paraId="7AFBB2C8" w14:textId="77777777" w:rsidR="00A0003A" w:rsidRDefault="00A0003A" w:rsidP="00240ED9">
      <w:pPr>
        <w:spacing w:line="360" w:lineRule="auto"/>
        <w:jc w:val="both"/>
        <w:rPr>
          <w:rFonts w:ascii="Times New Roman" w:hAnsi="Times New Roman" w:cs="Times New Roman"/>
          <w:sz w:val="24"/>
          <w:szCs w:val="24"/>
        </w:rPr>
      </w:pPr>
    </w:p>
    <w:p w14:paraId="2506AAF4" w14:textId="77777777" w:rsidR="00A0003A" w:rsidRDefault="00A0003A" w:rsidP="00240ED9">
      <w:pPr>
        <w:spacing w:line="360" w:lineRule="auto"/>
        <w:jc w:val="both"/>
        <w:rPr>
          <w:rFonts w:ascii="Times New Roman" w:hAnsi="Times New Roman" w:cs="Times New Roman"/>
          <w:sz w:val="24"/>
          <w:szCs w:val="24"/>
        </w:rPr>
      </w:pPr>
    </w:p>
    <w:p w14:paraId="0BD915B4" w14:textId="77777777" w:rsidR="00240ED9" w:rsidRPr="002D46A9" w:rsidRDefault="00A0003A" w:rsidP="002D46A9">
      <w:pPr>
        <w:pStyle w:val="Titre1"/>
        <w:jc w:val="center"/>
        <w:rPr>
          <w:rFonts w:ascii="Arial Rounded MT Bold" w:hAnsi="Arial Rounded MT Bold" w:cs="Times New Roman"/>
          <w:b/>
          <w:color w:val="auto"/>
          <w:sz w:val="80"/>
          <w:szCs w:val="80"/>
        </w:rPr>
      </w:pPr>
      <w:bookmarkStart w:id="189" w:name="_Toc194255092"/>
      <w:r w:rsidRPr="002D46A9">
        <w:rPr>
          <w:rFonts w:ascii="Arial Rounded MT Bold" w:hAnsi="Arial Rounded MT Bold" w:cs="Times New Roman"/>
          <w:b/>
          <w:color w:val="auto"/>
          <w:sz w:val="80"/>
          <w:szCs w:val="80"/>
        </w:rPr>
        <w:t>CONCLUSION</w:t>
      </w:r>
      <w:bookmarkEnd w:id="189"/>
    </w:p>
    <w:p w14:paraId="222263AC" w14:textId="77777777" w:rsidR="00240ED9" w:rsidRDefault="00240ED9" w:rsidP="00240ED9">
      <w:pPr>
        <w:spacing w:line="360" w:lineRule="auto"/>
        <w:jc w:val="both"/>
        <w:rPr>
          <w:rFonts w:ascii="Times New Roman" w:hAnsi="Times New Roman" w:cs="Times New Roman"/>
          <w:sz w:val="24"/>
          <w:szCs w:val="24"/>
        </w:rPr>
      </w:pPr>
    </w:p>
    <w:p w14:paraId="1C5689B0" w14:textId="77777777" w:rsidR="00240ED9" w:rsidRDefault="00240ED9" w:rsidP="00240ED9">
      <w:pPr>
        <w:spacing w:line="360" w:lineRule="auto"/>
        <w:jc w:val="both"/>
        <w:rPr>
          <w:rFonts w:ascii="Times New Roman" w:hAnsi="Times New Roman" w:cs="Times New Roman"/>
          <w:sz w:val="24"/>
          <w:szCs w:val="24"/>
        </w:rPr>
      </w:pPr>
    </w:p>
    <w:p w14:paraId="3EECF45D" w14:textId="77777777" w:rsidR="00240ED9" w:rsidRDefault="00240ED9" w:rsidP="00240ED9">
      <w:pPr>
        <w:spacing w:line="360" w:lineRule="auto"/>
        <w:jc w:val="both"/>
        <w:rPr>
          <w:rFonts w:ascii="Times New Roman" w:hAnsi="Times New Roman" w:cs="Times New Roman"/>
          <w:sz w:val="24"/>
          <w:szCs w:val="24"/>
        </w:rPr>
      </w:pPr>
    </w:p>
    <w:p w14:paraId="23675BF1" w14:textId="77777777" w:rsidR="00240ED9" w:rsidRDefault="00240ED9">
      <w:pPr>
        <w:rPr>
          <w:rFonts w:ascii="Times New Roman" w:hAnsi="Times New Roman" w:cs="Times New Roman"/>
          <w:sz w:val="24"/>
          <w:szCs w:val="24"/>
        </w:rPr>
      </w:pPr>
      <w:r>
        <w:rPr>
          <w:rFonts w:ascii="Times New Roman" w:hAnsi="Times New Roman" w:cs="Times New Roman"/>
          <w:sz w:val="24"/>
          <w:szCs w:val="24"/>
        </w:rPr>
        <w:br w:type="page"/>
      </w:r>
    </w:p>
    <w:p w14:paraId="6026E0BB"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lastRenderedPageBreak/>
        <w:t>Cette thèse visait à comprendre dans quelle mesure une gestion responsable des données pouvait améliorer la performance marketing et renforcer la confiance des consommateurs dans le secteur des télécommunications. À travers une démarche méthodologique rigoureuse et l’examen d’une hypothèse générale appuyée par trois hypothèses spécifiques, cette recherche a permis d’identifier les leviers, limites et opportunités liés à l’exploitation éthique et stratégique des données clients.</w:t>
      </w:r>
    </w:p>
    <w:p w14:paraId="4E885234"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Le travail a débuté par une revue de la littérature mobilisant les fondements théoriques de la gouvernance des données, du marketing digital et de la confidentialité. Cette exploration a mis en lumière les enjeux de conformité réglementaire (notamment le RGPD), les pratiques de personnalisation, et l’émergence de technologies de protection comme la blockchain, en s’appuyant sur des exemples concrets dans le secteur des télécoms. L’objectif principal était d’évaluer dans quelle mesure la mise en place d’une gouvernance responsable des données pouvait constituer un levier de performance commerciale et de fidélisation dans un environnement fortement concurrentiel et numérisé.</w:t>
      </w:r>
    </w:p>
    <w:p w14:paraId="5EC680C9"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Les résultats, présentés dans le chapitre 4, indiquent que la conformité au RGPD est perçue positivement mais n’exerce pas d’impact direct et significatif sur la fidélité client, remettant en question son pouvoir différenciateur (H1). En revanche, elle joue un rôle important dans la transparence perçue, élément central de la confiance. Par ailleurs, la personnalisation des campagnes marketing respectueuses des données (H2) ne s’est pas traduite par une hausse significative de l’engagement, probablement en raison de la qualité variable des campagnes ou d’une méfiance persistante des clients. Enfin, les technologies de protection des données comme la blockchain (H3) n’ont pas encore produit d’effets concrets visibles sur la réduction des risques perçus, mettant en évidence des limites dans leur adoption ou leur compréhension interne.</w:t>
      </w:r>
    </w:p>
    <w:p w14:paraId="00478E71"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Sur le plan théorique, cette recherche apporte une contribution originale en soulignant que la gestion des données ne doit pas uniquement répondre à une logique de conformité, mais intégrer une dimension stratégique, humaine et technologique. En démontrant que la transparence, la pédagogie et la qualité des interactions sont des éléments clés dans l’acceptabilité des pratiques data-driven, cette étude enrichit les modèles classiques du marketing digital avec une lecture plus éthique et contextualisée.</w:t>
      </w:r>
    </w:p>
    <w:p w14:paraId="54303C59"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 xml:space="preserve">D’un point de vue pratique, les recommandations formulées dans le chapitre 5 appellent à renforcer la communication sur les efforts de conformité, à améliorer la qualité des campagnes personnalisées, et à investir dans l’acculturation aux technologies de protection. En harmonisant les pratiques internes et en outillant les collaborateurs pour mieux comprendre les enjeux de la </w:t>
      </w:r>
      <w:r w:rsidRPr="00DF26CB">
        <w:rPr>
          <w:rFonts w:ascii="Times New Roman" w:hAnsi="Times New Roman" w:cs="Times New Roman"/>
          <w:sz w:val="24"/>
          <w:szCs w:val="24"/>
        </w:rPr>
        <w:lastRenderedPageBreak/>
        <w:t>donnée, les entreprises du secteur télécom peuvent à la fois gagner en performance et en crédibilité.</w:t>
      </w:r>
    </w:p>
    <w:p w14:paraId="5987FE1F" w14:textId="77777777" w:rsidR="00630689" w:rsidRPr="00DF26CB"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Cette recherche, bien qu’aboutie, présente des limites, notamment en lien avec la taille de l’échantillon et la spécificité du secteur étudié. Des études futures pourraient adopter une approche comparative entre secteurs (santé, finance, distribution) ou approfondir l’analyse sur le long terme pour mesurer l’évolution des perceptions autour des données. Intégrer une perspective interculturelle permettrait également d’enrichir les réflexions sur la confiance et l’éthique dans des contextes légaux variés.</w:t>
      </w:r>
    </w:p>
    <w:p w14:paraId="512CC0AE" w14:textId="77777777" w:rsidR="00630689" w:rsidRPr="0066727F" w:rsidRDefault="00630689" w:rsidP="00630689">
      <w:pPr>
        <w:spacing w:after="120" w:line="360" w:lineRule="auto"/>
        <w:ind w:firstLine="708"/>
        <w:jc w:val="both"/>
        <w:rPr>
          <w:rFonts w:ascii="Times New Roman" w:hAnsi="Times New Roman" w:cs="Times New Roman"/>
          <w:sz w:val="24"/>
          <w:szCs w:val="24"/>
        </w:rPr>
      </w:pPr>
      <w:r w:rsidRPr="00DF26CB">
        <w:rPr>
          <w:rFonts w:ascii="Times New Roman" w:hAnsi="Times New Roman" w:cs="Times New Roman"/>
          <w:sz w:val="24"/>
          <w:szCs w:val="24"/>
        </w:rPr>
        <w:t>En somme, cette thèse démontre que la gestion responsable des données représente un socle indispensable pour renforcer la performance marketing et bâtir une relation de confiance durable avec les consommateurs. La combinaison entre conformité, transparence et innovation constitue un avantage compétitif à l’ère des données, et positionne les entreprises qui l’adoptent comme des acteurs responsables, agiles et tournés vers l’avenir.</w:t>
      </w:r>
    </w:p>
    <w:p w14:paraId="4D596E90" w14:textId="0D5DA1DC" w:rsidR="00630689" w:rsidRDefault="00630689">
      <w:pPr>
        <w:rPr>
          <w:rFonts w:ascii="Baskerville Old Face" w:hAnsi="Baskerville Old Face"/>
          <w:b/>
          <w:sz w:val="28"/>
          <w:szCs w:val="28"/>
        </w:rPr>
      </w:pPr>
      <w:r>
        <w:rPr>
          <w:rFonts w:ascii="Baskerville Old Face" w:hAnsi="Baskerville Old Face"/>
          <w:sz w:val="28"/>
          <w:szCs w:val="28"/>
        </w:rPr>
        <w:br w:type="page"/>
      </w:r>
    </w:p>
    <w:p w14:paraId="5C1736A2" w14:textId="77777777" w:rsidR="00CA3B59" w:rsidRDefault="00CA3B59" w:rsidP="00981856">
      <w:pPr>
        <w:pStyle w:val="Sansinterligne"/>
        <w:jc w:val="center"/>
        <w:rPr>
          <w:rFonts w:ascii="Baskerville Old Face" w:hAnsi="Baskerville Old Face"/>
          <w:sz w:val="28"/>
          <w:szCs w:val="28"/>
        </w:rPr>
      </w:pPr>
    </w:p>
    <w:p w14:paraId="7AF37528" w14:textId="77777777" w:rsidR="00CA3B59" w:rsidRDefault="00CA3B59" w:rsidP="00981856">
      <w:pPr>
        <w:pStyle w:val="Sansinterligne"/>
        <w:jc w:val="center"/>
        <w:rPr>
          <w:rFonts w:ascii="Baskerville Old Face" w:hAnsi="Baskerville Old Face"/>
          <w:sz w:val="28"/>
          <w:szCs w:val="28"/>
        </w:rPr>
      </w:pPr>
    </w:p>
    <w:p w14:paraId="68E2807B" w14:textId="77777777" w:rsidR="00CA3B59" w:rsidRDefault="00CA3B59" w:rsidP="00981856">
      <w:pPr>
        <w:pStyle w:val="Sansinterligne"/>
        <w:jc w:val="center"/>
        <w:rPr>
          <w:rFonts w:ascii="Baskerville Old Face" w:hAnsi="Baskerville Old Face"/>
          <w:sz w:val="28"/>
          <w:szCs w:val="28"/>
        </w:rPr>
      </w:pPr>
    </w:p>
    <w:p w14:paraId="5467DFC0" w14:textId="77777777" w:rsidR="00485930" w:rsidRDefault="00485930" w:rsidP="00981856">
      <w:pPr>
        <w:pStyle w:val="Sansinterligne"/>
        <w:jc w:val="center"/>
        <w:rPr>
          <w:rFonts w:ascii="Baskerville Old Face" w:hAnsi="Baskerville Old Face"/>
          <w:sz w:val="28"/>
          <w:szCs w:val="28"/>
        </w:rPr>
      </w:pPr>
    </w:p>
    <w:p w14:paraId="2FFFA643" w14:textId="77777777" w:rsidR="00CA3B59" w:rsidRDefault="00CA3B59" w:rsidP="00981856">
      <w:pPr>
        <w:pStyle w:val="Sansinterligne"/>
        <w:jc w:val="center"/>
        <w:rPr>
          <w:rFonts w:ascii="Baskerville Old Face" w:hAnsi="Baskerville Old Face"/>
          <w:sz w:val="28"/>
          <w:szCs w:val="28"/>
        </w:rPr>
      </w:pPr>
    </w:p>
    <w:p w14:paraId="7D9A2630" w14:textId="77777777" w:rsidR="00CA3B59" w:rsidRDefault="00CA3B59" w:rsidP="00981856">
      <w:pPr>
        <w:pStyle w:val="Sansinterligne"/>
        <w:jc w:val="center"/>
        <w:rPr>
          <w:rFonts w:ascii="Baskerville Old Face" w:hAnsi="Baskerville Old Face"/>
          <w:sz w:val="28"/>
          <w:szCs w:val="28"/>
        </w:rPr>
      </w:pPr>
    </w:p>
    <w:p w14:paraId="1DB7F514" w14:textId="77777777" w:rsidR="00CA3B59" w:rsidRDefault="00CA3B59" w:rsidP="00981856">
      <w:pPr>
        <w:pStyle w:val="Sansinterligne"/>
        <w:jc w:val="center"/>
        <w:rPr>
          <w:rFonts w:ascii="Baskerville Old Face" w:hAnsi="Baskerville Old Face"/>
          <w:sz w:val="28"/>
          <w:szCs w:val="28"/>
        </w:rPr>
      </w:pPr>
    </w:p>
    <w:p w14:paraId="3541BAA3" w14:textId="77777777" w:rsidR="00EE2234" w:rsidRDefault="00EE2234" w:rsidP="00981856">
      <w:pPr>
        <w:pStyle w:val="Sansinterligne"/>
        <w:jc w:val="center"/>
        <w:rPr>
          <w:rFonts w:ascii="Baskerville Old Face" w:hAnsi="Baskerville Old Face"/>
          <w:sz w:val="28"/>
          <w:szCs w:val="28"/>
        </w:rPr>
      </w:pPr>
    </w:p>
    <w:p w14:paraId="35A1C5CC" w14:textId="77777777" w:rsidR="00EE2234" w:rsidRDefault="00EE2234" w:rsidP="00981856">
      <w:pPr>
        <w:pStyle w:val="Sansinterligne"/>
        <w:jc w:val="center"/>
        <w:rPr>
          <w:rFonts w:ascii="Baskerville Old Face" w:hAnsi="Baskerville Old Face"/>
          <w:sz w:val="28"/>
          <w:szCs w:val="28"/>
        </w:rPr>
      </w:pPr>
    </w:p>
    <w:p w14:paraId="1A2E00FF" w14:textId="77777777" w:rsidR="00EE2234" w:rsidRDefault="00EE2234" w:rsidP="00981856">
      <w:pPr>
        <w:pStyle w:val="Sansinterligne"/>
        <w:jc w:val="center"/>
        <w:rPr>
          <w:rFonts w:ascii="Baskerville Old Face" w:hAnsi="Baskerville Old Face"/>
          <w:sz w:val="28"/>
          <w:szCs w:val="28"/>
        </w:rPr>
      </w:pPr>
    </w:p>
    <w:p w14:paraId="71E900F6" w14:textId="77777777" w:rsidR="00EE2234" w:rsidRPr="00EE2234" w:rsidRDefault="00EE2234" w:rsidP="00981856">
      <w:pPr>
        <w:pStyle w:val="Sansinterligne"/>
        <w:jc w:val="center"/>
        <w:rPr>
          <w:rFonts w:ascii="Baskerville Old Face" w:hAnsi="Baskerville Old Face"/>
          <w:sz w:val="20"/>
          <w:szCs w:val="20"/>
        </w:rPr>
      </w:pPr>
    </w:p>
    <w:p w14:paraId="12D6E4C4" w14:textId="77777777" w:rsidR="00CA3B59" w:rsidRDefault="00CA3B59" w:rsidP="00981856">
      <w:pPr>
        <w:pStyle w:val="Sansinterligne"/>
        <w:jc w:val="center"/>
        <w:rPr>
          <w:rFonts w:ascii="Baskerville Old Face" w:hAnsi="Baskerville Old Face"/>
          <w:sz w:val="28"/>
          <w:szCs w:val="28"/>
        </w:rPr>
      </w:pPr>
    </w:p>
    <w:p w14:paraId="5912EF5F" w14:textId="77777777" w:rsidR="00CA3B59" w:rsidRDefault="00CA3B59" w:rsidP="00981856">
      <w:pPr>
        <w:pStyle w:val="Sansinterligne"/>
        <w:jc w:val="center"/>
        <w:rPr>
          <w:rFonts w:ascii="Baskerville Old Face" w:hAnsi="Baskerville Old Face"/>
          <w:sz w:val="28"/>
          <w:szCs w:val="28"/>
        </w:rPr>
      </w:pPr>
    </w:p>
    <w:p w14:paraId="4675E3E2" w14:textId="77777777" w:rsidR="00CA3B59" w:rsidRDefault="00000000" w:rsidP="00981856">
      <w:pPr>
        <w:pStyle w:val="Sansinterligne"/>
        <w:jc w:val="center"/>
        <w:rPr>
          <w:rFonts w:ascii="Baskerville Old Face" w:hAnsi="Baskerville Old Face"/>
          <w:sz w:val="28"/>
          <w:szCs w:val="28"/>
        </w:rPr>
      </w:pPr>
      <w:r>
        <w:rPr>
          <w:noProof/>
          <w:color w:val="000000" w:themeColor="text1"/>
          <w:sz w:val="80"/>
          <w:szCs w:val="80"/>
          <w:lang w:eastAsia="fr-FR"/>
        </w:rPr>
        <w:pict w14:anchorId="3B8EA0BA">
          <v:shape id="Parchemin horizontal 119" o:spid="_x0000_s2189" type="#_x0000_t98" style="position:absolute;left:0;text-align:left;margin-left:3.35pt;margin-top:1.9pt;width:444pt;height:213.75pt;z-index:-251658240;visibility:visible;mso-position-horizontal-relative:margin;mso-width-relative:margin;mso-height-relative:margin;v-text-anchor:middle" fillcolor="#2e74b5 [2404]" strokecolor="#4472c4 [3208]" strokeweight=".5pt">
            <v:fill color2="#9cca86" rotate="t"/>
            <v:stroke joinstyle="miter"/>
            <v:textbox style="mso-next-textbox:#Parchemin horizontal 119">
              <w:txbxContent>
                <w:p w14:paraId="60DC9AD3" w14:textId="77777777" w:rsidR="000F5528" w:rsidRPr="00161C73" w:rsidRDefault="000F5528" w:rsidP="00CA3B59">
                  <w:pPr>
                    <w:spacing w:after="0" w:line="240" w:lineRule="auto"/>
                    <w:jc w:val="center"/>
                    <w:rPr>
                      <w:rFonts w:ascii="Franklin Gothic Heavy" w:hAnsi="Franklin Gothic Heavy"/>
                      <w:b/>
                      <w:color w:val="006600"/>
                      <w:sz w:val="8"/>
                      <w:szCs w:val="8"/>
                    </w:rPr>
                  </w:pPr>
                </w:p>
                <w:p w14:paraId="0A2C8039" w14:textId="77777777" w:rsidR="000F5528" w:rsidRPr="001045F4" w:rsidRDefault="000F5528" w:rsidP="00CA3B59">
                  <w:pPr>
                    <w:pStyle w:val="Sansinterligne"/>
                    <w:rPr>
                      <w:rFonts w:ascii="Baskerville Old Face" w:hAnsi="Baskerville Old Face"/>
                      <w:sz w:val="50"/>
                      <w:szCs w:val="50"/>
                    </w:rPr>
                  </w:pPr>
                  <w:r>
                    <w:rPr>
                      <w:rFonts w:ascii="Baskerville Old Face" w:hAnsi="Baskerville Old Face"/>
                      <w:sz w:val="80"/>
                      <w:szCs w:val="80"/>
                    </w:rPr>
                    <w:t xml:space="preserve">        </w:t>
                  </w:r>
                </w:p>
                <w:p w14:paraId="683FCFF0" w14:textId="77777777" w:rsidR="000F5528" w:rsidRDefault="000F5528" w:rsidP="00CA3B59">
                  <w:pPr>
                    <w:ind w:left="142" w:hanging="284"/>
                    <w:rPr>
                      <w:rFonts w:ascii="Times New Roman" w:eastAsia="Calibri" w:hAnsi="Times New Roman" w:cs="Times New Roman"/>
                      <w:b/>
                      <w:sz w:val="24"/>
                      <w:szCs w:val="24"/>
                      <w:lang w:val="en-US" w:eastAsia="fr-FR" w:bidi="en-US"/>
                    </w:rPr>
                  </w:pPr>
                  <w:r>
                    <w:rPr>
                      <w:rFonts w:ascii="Times New Roman" w:eastAsia="Calibri" w:hAnsi="Times New Roman" w:cs="Times New Roman"/>
                      <w:b/>
                      <w:sz w:val="24"/>
                      <w:szCs w:val="24"/>
                      <w:lang w:val="en-US" w:eastAsia="fr-FR" w:bidi="en-US"/>
                    </w:rPr>
                    <w:br w:type="page"/>
                  </w:r>
                </w:p>
                <w:p w14:paraId="73192418" w14:textId="77777777" w:rsidR="000F5528" w:rsidRPr="009E6E5B" w:rsidRDefault="000F5528" w:rsidP="00CA3B59">
                  <w:pPr>
                    <w:jc w:val="center"/>
                    <w:rPr>
                      <w:sz w:val="40"/>
                      <w:szCs w:val="40"/>
                    </w:rPr>
                  </w:pPr>
                </w:p>
              </w:txbxContent>
            </v:textbox>
            <w10:wrap anchorx="margin"/>
          </v:shape>
        </w:pict>
      </w:r>
    </w:p>
    <w:p w14:paraId="33B41CCF" w14:textId="77777777" w:rsidR="00CA3B59" w:rsidRDefault="00CA3B59" w:rsidP="00981856">
      <w:pPr>
        <w:pStyle w:val="Sansinterligne"/>
        <w:jc w:val="center"/>
        <w:rPr>
          <w:rFonts w:ascii="Baskerville Old Face" w:hAnsi="Baskerville Old Face"/>
          <w:sz w:val="28"/>
          <w:szCs w:val="28"/>
        </w:rPr>
      </w:pPr>
    </w:p>
    <w:p w14:paraId="1FC20486" w14:textId="77777777" w:rsidR="00CA3B59" w:rsidRDefault="00CA3B59" w:rsidP="00981856">
      <w:pPr>
        <w:pStyle w:val="Sansinterligne"/>
        <w:jc w:val="center"/>
        <w:rPr>
          <w:rFonts w:ascii="Baskerville Old Face" w:hAnsi="Baskerville Old Face"/>
          <w:sz w:val="28"/>
          <w:szCs w:val="28"/>
        </w:rPr>
      </w:pPr>
    </w:p>
    <w:p w14:paraId="71343B8E" w14:textId="77777777" w:rsidR="00CA3B59" w:rsidRPr="002D46A9" w:rsidRDefault="00EE2234" w:rsidP="002D46A9">
      <w:pPr>
        <w:pStyle w:val="Titre1"/>
        <w:jc w:val="center"/>
        <w:rPr>
          <w:rFonts w:ascii="Arial Rounded MT Bold" w:hAnsi="Arial Rounded MT Bold" w:cs="Times New Roman"/>
          <w:b/>
          <w:color w:val="auto"/>
          <w:sz w:val="80"/>
          <w:szCs w:val="80"/>
        </w:rPr>
      </w:pPr>
      <w:bookmarkStart w:id="190" w:name="_Toc194255093"/>
      <w:r w:rsidRPr="002D46A9">
        <w:rPr>
          <w:rFonts w:ascii="Arial Rounded MT Bold" w:hAnsi="Arial Rounded MT Bold" w:cs="Times New Roman"/>
          <w:b/>
          <w:color w:val="auto"/>
          <w:sz w:val="80"/>
          <w:szCs w:val="80"/>
        </w:rPr>
        <w:t>REFERENCES BIBLIOGRAPHIQUES</w:t>
      </w:r>
      <w:bookmarkEnd w:id="190"/>
    </w:p>
    <w:p w14:paraId="7BDD9D3C" w14:textId="77777777" w:rsidR="00CA3B59" w:rsidRDefault="00CA3B59" w:rsidP="00981856">
      <w:pPr>
        <w:pStyle w:val="Sansinterligne"/>
        <w:jc w:val="center"/>
        <w:rPr>
          <w:rFonts w:ascii="Baskerville Old Face" w:hAnsi="Baskerville Old Face"/>
          <w:sz w:val="28"/>
          <w:szCs w:val="28"/>
        </w:rPr>
      </w:pPr>
    </w:p>
    <w:p w14:paraId="7FE6014D" w14:textId="77777777" w:rsidR="00CA3B59" w:rsidRDefault="00CA3B59" w:rsidP="00981856">
      <w:pPr>
        <w:pStyle w:val="Sansinterligne"/>
        <w:jc w:val="center"/>
        <w:rPr>
          <w:rFonts w:ascii="Baskerville Old Face" w:hAnsi="Baskerville Old Face"/>
          <w:sz w:val="28"/>
          <w:szCs w:val="28"/>
        </w:rPr>
      </w:pPr>
    </w:p>
    <w:bookmarkEnd w:id="110"/>
    <w:p w14:paraId="35CCE694" w14:textId="77777777" w:rsidR="003669BA" w:rsidRDefault="003669BA">
      <w:pPr>
        <w:rPr>
          <w:ins w:id="191" w:author="Henri" w:date="2021-07-04T10:42:00Z"/>
          <w:rFonts w:ascii="Times New Roman" w:hAnsi="Times New Roman" w:cs="Times New Roman"/>
          <w:sz w:val="24"/>
          <w:szCs w:val="24"/>
        </w:rPr>
      </w:pPr>
    </w:p>
    <w:p w14:paraId="43C4D8F4" w14:textId="0197CA29" w:rsidR="001B5D3B" w:rsidRDefault="001B5D3B">
      <w:pPr>
        <w:rPr>
          <w:rFonts w:ascii="Times New Roman" w:hAnsi="Times New Roman" w:cs="Times New Roman"/>
          <w:sz w:val="24"/>
          <w:szCs w:val="24"/>
        </w:rPr>
      </w:pPr>
      <w:r>
        <w:rPr>
          <w:rFonts w:ascii="Times New Roman" w:hAnsi="Times New Roman" w:cs="Times New Roman"/>
          <w:sz w:val="24"/>
          <w:szCs w:val="24"/>
        </w:rPr>
        <w:br w:type="page"/>
      </w:r>
    </w:p>
    <w:p w14:paraId="6F0FB1C5" w14:textId="77777777"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lastRenderedPageBreak/>
        <w:t>Livres</w:t>
      </w:r>
    </w:p>
    <w:p w14:paraId="4823B28D"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Chaffey, D., &amp; Ellis-Chadwick, F. (2019). </w:t>
      </w:r>
      <w:r w:rsidRPr="004E46EB">
        <w:rPr>
          <w:rFonts w:ascii="Times New Roman" w:hAnsi="Times New Roman" w:cs="Times New Roman"/>
          <w:i/>
          <w:iCs/>
          <w:sz w:val="24"/>
          <w:szCs w:val="24"/>
        </w:rPr>
        <w:t>Digital Marketing: Strategy, Implementation and Practice</w:t>
      </w:r>
      <w:r w:rsidRPr="004E46EB">
        <w:rPr>
          <w:rFonts w:ascii="Times New Roman" w:hAnsi="Times New Roman" w:cs="Times New Roman"/>
          <w:sz w:val="24"/>
          <w:szCs w:val="24"/>
        </w:rPr>
        <w:t>. Pearson Education.</w:t>
      </w:r>
    </w:p>
    <w:p w14:paraId="1C8598ED"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855203">
        <w:rPr>
          <w:rFonts w:ascii="Times New Roman" w:hAnsi="Times New Roman" w:cs="Times New Roman"/>
          <w:sz w:val="24"/>
          <w:szCs w:val="24"/>
        </w:rPr>
        <w:t>Creswell, J. W. (2014). Research Design: Qualitative, Quantitative, and Mixed Methods Approaches (4th ed.). SAGE Publications.</w:t>
      </w:r>
    </w:p>
    <w:p w14:paraId="4C487D6F" w14:textId="77777777" w:rsidR="00BB0CC5" w:rsidRPr="00127B84"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Field, A. (2018). Discovering statistics using IBM SPSS statistics (5th ed.). </w:t>
      </w:r>
      <w:r w:rsidRPr="000A6A8E">
        <w:rPr>
          <w:rFonts w:ascii="Times New Roman" w:hAnsi="Times New Roman" w:cs="Times New Roman"/>
          <w:sz w:val="24"/>
          <w:szCs w:val="24"/>
        </w:rPr>
        <w:t>SAGE Publications.</w:t>
      </w:r>
    </w:p>
    <w:p w14:paraId="1400F427" w14:textId="77777777" w:rsidR="00BB0CC5" w:rsidRPr="00AE714E" w:rsidRDefault="00BB0CC5" w:rsidP="00BB0CC5">
      <w:pPr>
        <w:numPr>
          <w:ilvl w:val="1"/>
          <w:numId w:val="56"/>
        </w:numPr>
        <w:spacing w:after="120" w:line="360" w:lineRule="auto"/>
        <w:jc w:val="both"/>
        <w:rPr>
          <w:rFonts w:ascii="Times New Roman" w:hAnsi="Times New Roman" w:cs="Times New Roman"/>
          <w:sz w:val="24"/>
          <w:szCs w:val="24"/>
        </w:rPr>
      </w:pPr>
      <w:r w:rsidRPr="00AE714E">
        <w:rPr>
          <w:rFonts w:ascii="Times New Roman" w:hAnsi="Times New Roman" w:cs="Times New Roman"/>
          <w:sz w:val="24"/>
          <w:szCs w:val="24"/>
        </w:rPr>
        <w:t>Garvin, D. A. (1984). What Does Product Quality Really Mean? Sloan Management Review.</w:t>
      </w:r>
    </w:p>
    <w:p w14:paraId="03A33412"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C04AEC">
        <w:rPr>
          <w:rFonts w:ascii="Times New Roman" w:hAnsi="Times New Roman" w:cs="Times New Roman"/>
          <w:sz w:val="24"/>
          <w:szCs w:val="24"/>
        </w:rPr>
        <w:t>Goddard, M. (2017). The EU General Data Protection Regulation (GDPR): Practical considerations for the digital age. In Information Security Journal: A Global Perspective, 26(2), 56-63.</w:t>
      </w:r>
    </w:p>
    <w:p w14:paraId="271136FC"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Kotler, P., &amp; Keller, K. L. (2016). </w:t>
      </w:r>
      <w:r w:rsidRPr="004E46EB">
        <w:rPr>
          <w:rFonts w:ascii="Times New Roman" w:hAnsi="Times New Roman" w:cs="Times New Roman"/>
          <w:i/>
          <w:iCs/>
          <w:sz w:val="24"/>
          <w:szCs w:val="24"/>
        </w:rPr>
        <w:t>Marketing Management</w:t>
      </w:r>
      <w:r w:rsidRPr="004E46EB">
        <w:rPr>
          <w:rFonts w:ascii="Times New Roman" w:hAnsi="Times New Roman" w:cs="Times New Roman"/>
          <w:sz w:val="24"/>
          <w:szCs w:val="24"/>
        </w:rPr>
        <w:t> (15th ed.). Pearson.</w:t>
      </w:r>
    </w:p>
    <w:p w14:paraId="5A772DF9" w14:textId="77777777" w:rsidR="00BB0CC5" w:rsidRPr="00127B84" w:rsidRDefault="00BB0CC5" w:rsidP="00BB0CC5">
      <w:pPr>
        <w:numPr>
          <w:ilvl w:val="1"/>
          <w:numId w:val="56"/>
        </w:numPr>
        <w:spacing w:after="120" w:line="360" w:lineRule="auto"/>
        <w:jc w:val="both"/>
        <w:rPr>
          <w:rFonts w:ascii="Times New Roman" w:hAnsi="Times New Roman" w:cs="Times New Roman"/>
          <w:sz w:val="24"/>
          <w:szCs w:val="24"/>
        </w:rPr>
      </w:pPr>
      <w:r w:rsidRPr="00127B84">
        <w:rPr>
          <w:rFonts w:ascii="Times New Roman" w:hAnsi="Times New Roman" w:cs="Times New Roman"/>
          <w:sz w:val="24"/>
          <w:szCs w:val="24"/>
        </w:rPr>
        <w:t>Krejcie, R. V., &amp; Morgan, D. W. (1970). Determining Sample Size for Research Activities. </w:t>
      </w:r>
      <w:r w:rsidRPr="00F54936">
        <w:rPr>
          <w:rFonts w:ascii="Times New Roman" w:hAnsi="Times New Roman" w:cs="Times New Roman"/>
          <w:sz w:val="24"/>
          <w:szCs w:val="24"/>
        </w:rPr>
        <w:t>Educational and Psychological Measurement</w:t>
      </w:r>
      <w:r w:rsidRPr="00127B84">
        <w:rPr>
          <w:rFonts w:ascii="Times New Roman" w:hAnsi="Times New Roman" w:cs="Times New Roman"/>
          <w:sz w:val="24"/>
          <w:szCs w:val="24"/>
        </w:rPr>
        <w:t>, 30, 607-610.</w:t>
      </w:r>
    </w:p>
    <w:p w14:paraId="292B8DCA"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127B84">
        <w:rPr>
          <w:rFonts w:ascii="Times New Roman" w:hAnsi="Times New Roman" w:cs="Times New Roman"/>
          <w:sz w:val="24"/>
          <w:szCs w:val="24"/>
        </w:rPr>
        <w:t>Marshall, M. N. (1996). Sampling for Qualitative Research. </w:t>
      </w:r>
      <w:r w:rsidRPr="00F54936">
        <w:rPr>
          <w:rFonts w:ascii="Times New Roman" w:hAnsi="Times New Roman" w:cs="Times New Roman"/>
          <w:sz w:val="24"/>
          <w:szCs w:val="24"/>
        </w:rPr>
        <w:t>Family Practice</w:t>
      </w:r>
      <w:r w:rsidRPr="00127B84">
        <w:rPr>
          <w:rFonts w:ascii="Times New Roman" w:hAnsi="Times New Roman" w:cs="Times New Roman"/>
          <w:sz w:val="24"/>
          <w:szCs w:val="24"/>
        </w:rPr>
        <w:t>, 13(6), 522-526.</w:t>
      </w:r>
    </w:p>
    <w:p w14:paraId="06EB3A2E"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Mayer-Schönberger, V., &amp; Cukier, K. (2013). </w:t>
      </w:r>
      <w:r w:rsidRPr="004E46EB">
        <w:rPr>
          <w:rFonts w:ascii="Times New Roman" w:hAnsi="Times New Roman" w:cs="Times New Roman"/>
          <w:i/>
          <w:iCs/>
          <w:sz w:val="24"/>
          <w:szCs w:val="24"/>
        </w:rPr>
        <w:t>Big Data: A Revolution That Will Transform How We Live, Work, and Think</w:t>
      </w:r>
      <w:r w:rsidRPr="004E46EB">
        <w:rPr>
          <w:rFonts w:ascii="Times New Roman" w:hAnsi="Times New Roman" w:cs="Times New Roman"/>
          <w:sz w:val="24"/>
          <w:szCs w:val="24"/>
        </w:rPr>
        <w:t>. Houghton Mifflin Harcourt.</w:t>
      </w:r>
    </w:p>
    <w:p w14:paraId="0923A83E"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5D1960">
        <w:rPr>
          <w:rFonts w:ascii="Times New Roman" w:hAnsi="Times New Roman" w:cs="Times New Roman"/>
          <w:sz w:val="24"/>
          <w:szCs w:val="24"/>
        </w:rPr>
        <w:t>Smith, J. (2020). How Data-Driven Strategies Reshape Consumer Experiences. Harvard Business Review Press.</w:t>
      </w:r>
    </w:p>
    <w:p w14:paraId="37FA0879"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0A6A8E">
        <w:rPr>
          <w:rFonts w:ascii="Times New Roman" w:hAnsi="Times New Roman" w:cs="Times New Roman"/>
          <w:sz w:val="24"/>
          <w:szCs w:val="24"/>
        </w:rPr>
        <w:t xml:space="preserve">Teece, D. J. (1986). Profiting from technological innovation: Implications for integration, collaboration, licensing, and public policy. Research Policy, 15(6), 285-305. </w:t>
      </w:r>
    </w:p>
    <w:p w14:paraId="0E23DB68"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Yin, R. K. (2014). Case Study Research: Design and Methods (5th ed.). </w:t>
      </w:r>
      <w:r w:rsidRPr="00AE714E">
        <w:rPr>
          <w:rFonts w:ascii="Times New Roman" w:hAnsi="Times New Roman" w:cs="Times New Roman"/>
          <w:sz w:val="24"/>
          <w:szCs w:val="24"/>
        </w:rPr>
        <w:t>SAGE Publications.</w:t>
      </w:r>
    </w:p>
    <w:p w14:paraId="10A4E945" w14:textId="77777777" w:rsidR="00BB0CC5" w:rsidRPr="004E46EB" w:rsidRDefault="00BB0CC5" w:rsidP="00BB0CC5">
      <w:pPr>
        <w:spacing w:after="120" w:line="360" w:lineRule="auto"/>
        <w:ind w:left="1440"/>
        <w:jc w:val="both"/>
        <w:rPr>
          <w:rFonts w:ascii="Times New Roman" w:hAnsi="Times New Roman" w:cs="Times New Roman"/>
          <w:sz w:val="24"/>
          <w:szCs w:val="24"/>
        </w:rPr>
      </w:pPr>
    </w:p>
    <w:p w14:paraId="2195B04B" w14:textId="77777777"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t>Chapitres de livres</w:t>
      </w:r>
    </w:p>
    <w:p w14:paraId="0698F7E1"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17096F">
        <w:rPr>
          <w:rFonts w:ascii="Times New Roman" w:hAnsi="Times New Roman" w:cs="Times New Roman"/>
          <w:sz w:val="24"/>
          <w:szCs w:val="24"/>
        </w:rPr>
        <w:t>Cavoukian, A. (2010). Privacy by Design: The 7 Foundational Principles. Information and Privacy Commissioner of Ontario.</w:t>
      </w:r>
    </w:p>
    <w:p w14:paraId="356A22EB"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lastRenderedPageBreak/>
        <w:t>Ghazi, P., &amp; Krämer, M. (2021). Privacy Engineering in Telecommunications. In </w:t>
      </w:r>
      <w:r w:rsidRPr="004E46EB">
        <w:rPr>
          <w:rFonts w:ascii="Times New Roman" w:hAnsi="Times New Roman" w:cs="Times New Roman"/>
          <w:i/>
          <w:iCs/>
          <w:sz w:val="24"/>
          <w:szCs w:val="24"/>
        </w:rPr>
        <w:t>Privacy Engineering: A Data Protection Perspective</w:t>
      </w:r>
      <w:r w:rsidRPr="004E46EB">
        <w:rPr>
          <w:rFonts w:ascii="Times New Roman" w:hAnsi="Times New Roman" w:cs="Times New Roman"/>
          <w:sz w:val="24"/>
          <w:szCs w:val="24"/>
        </w:rPr>
        <w:t> (pp. 123–145). Springer.</w:t>
      </w:r>
    </w:p>
    <w:p w14:paraId="43CA6358"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Solove, D. J. (2006). Privacy and Power. In </w:t>
      </w:r>
      <w:r w:rsidRPr="00EC1DCA">
        <w:rPr>
          <w:rFonts w:ascii="Times New Roman" w:hAnsi="Times New Roman" w:cs="Times New Roman"/>
          <w:i/>
          <w:iCs/>
          <w:sz w:val="24"/>
          <w:szCs w:val="24"/>
          <w:lang w:val="it-IT"/>
        </w:rPr>
        <w:t>Understanding Privacy</w:t>
      </w:r>
      <w:r w:rsidRPr="00EC1DCA">
        <w:rPr>
          <w:rFonts w:ascii="Times New Roman" w:hAnsi="Times New Roman" w:cs="Times New Roman"/>
          <w:sz w:val="24"/>
          <w:szCs w:val="24"/>
          <w:lang w:val="it-IT"/>
        </w:rPr>
        <w:t xml:space="preserve"> (pp. 1–45). </w:t>
      </w:r>
      <w:r w:rsidRPr="004E46EB">
        <w:rPr>
          <w:rFonts w:ascii="Times New Roman" w:hAnsi="Times New Roman" w:cs="Times New Roman"/>
          <w:sz w:val="24"/>
          <w:szCs w:val="24"/>
        </w:rPr>
        <w:t>Harvard University Press.</w:t>
      </w:r>
    </w:p>
    <w:p w14:paraId="4651F5DE"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991005">
        <w:rPr>
          <w:rFonts w:ascii="Times New Roman" w:hAnsi="Times New Roman" w:cs="Times New Roman"/>
          <w:sz w:val="24"/>
          <w:szCs w:val="24"/>
        </w:rPr>
        <w:t>Voigt, P., &amp; Von dem Bussche, A. (2017). The EU General Data Protection Regulation (GDPR): A Practical Guide. Springer.</w:t>
      </w:r>
    </w:p>
    <w:p w14:paraId="02A8BE38" w14:textId="77777777" w:rsidR="00BB0CC5" w:rsidRDefault="00BB0CC5" w:rsidP="00BB0CC5">
      <w:pPr>
        <w:spacing w:after="120" w:line="360" w:lineRule="auto"/>
        <w:jc w:val="both"/>
        <w:rPr>
          <w:rFonts w:ascii="Times New Roman" w:hAnsi="Times New Roman" w:cs="Times New Roman"/>
          <w:b/>
          <w:bCs/>
          <w:sz w:val="24"/>
          <w:szCs w:val="24"/>
        </w:rPr>
      </w:pPr>
    </w:p>
    <w:p w14:paraId="515229C0" w14:textId="5103322D"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t>Articles de revues</w:t>
      </w:r>
    </w:p>
    <w:p w14:paraId="58189E5D"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 xml:space="preserve">Davenport, T. H., &amp; Dyché, J. (2013). </w:t>
      </w:r>
      <w:r w:rsidRPr="00EC1DCA">
        <w:rPr>
          <w:rFonts w:ascii="Times New Roman" w:hAnsi="Times New Roman" w:cs="Times New Roman"/>
          <w:sz w:val="24"/>
          <w:szCs w:val="24"/>
          <w:lang w:val="it-IT"/>
        </w:rPr>
        <w:t>Big Data in Big Companies. </w:t>
      </w:r>
      <w:r w:rsidRPr="004E46EB">
        <w:rPr>
          <w:rFonts w:ascii="Times New Roman" w:hAnsi="Times New Roman" w:cs="Times New Roman"/>
          <w:i/>
          <w:iCs/>
          <w:sz w:val="24"/>
          <w:szCs w:val="24"/>
        </w:rPr>
        <w:t>International Institute for Analytics</w:t>
      </w:r>
      <w:r w:rsidRPr="004E46EB">
        <w:rPr>
          <w:rFonts w:ascii="Times New Roman" w:hAnsi="Times New Roman" w:cs="Times New Roman"/>
          <w:sz w:val="24"/>
          <w:szCs w:val="24"/>
        </w:rPr>
        <w:t>.</w:t>
      </w:r>
    </w:p>
    <w:p w14:paraId="43803A0A"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CD2785">
        <w:rPr>
          <w:rFonts w:ascii="Times New Roman" w:hAnsi="Times New Roman" w:cs="Times New Roman"/>
          <w:sz w:val="24"/>
          <w:szCs w:val="24"/>
        </w:rPr>
        <w:t>Denzin, N. K. (1978). The Research Act: A Theoretical Introduction to Sociological Methods</w:t>
      </w:r>
      <w:r>
        <w:rPr>
          <w:rFonts w:ascii="Times New Roman" w:hAnsi="Times New Roman" w:cs="Times New Roman"/>
          <w:sz w:val="24"/>
          <w:szCs w:val="24"/>
        </w:rPr>
        <w:t xml:space="preserve"> </w:t>
      </w:r>
      <w:r w:rsidRPr="000A6A8E">
        <w:rPr>
          <w:rFonts w:ascii="Times New Roman" w:hAnsi="Times New Roman" w:cs="Times New Roman"/>
          <w:sz w:val="24"/>
          <w:szCs w:val="24"/>
        </w:rPr>
        <w:t>(2nd ed.).</w:t>
      </w:r>
      <w:r w:rsidRPr="00CD2785">
        <w:rPr>
          <w:rFonts w:ascii="Times New Roman" w:hAnsi="Times New Roman" w:cs="Times New Roman"/>
          <w:sz w:val="24"/>
          <w:szCs w:val="24"/>
        </w:rPr>
        <w:t xml:space="preserve"> McGraw-Hill.</w:t>
      </w:r>
    </w:p>
    <w:p w14:paraId="293F6CD2" w14:textId="77777777" w:rsidR="00BB0CC5" w:rsidRPr="00127B84" w:rsidRDefault="00BB0CC5" w:rsidP="00BB0CC5">
      <w:pPr>
        <w:numPr>
          <w:ilvl w:val="1"/>
          <w:numId w:val="56"/>
        </w:numPr>
        <w:spacing w:after="120" w:line="360" w:lineRule="auto"/>
        <w:jc w:val="both"/>
        <w:rPr>
          <w:rFonts w:ascii="Times New Roman" w:hAnsi="Times New Roman" w:cs="Times New Roman"/>
          <w:sz w:val="24"/>
          <w:szCs w:val="24"/>
        </w:rPr>
      </w:pPr>
      <w:r w:rsidRPr="00127B84">
        <w:rPr>
          <w:rFonts w:ascii="Times New Roman" w:hAnsi="Times New Roman" w:cs="Times New Roman"/>
          <w:sz w:val="24"/>
          <w:szCs w:val="24"/>
        </w:rPr>
        <w:t>Fox, J., &amp; Robinson, D. (2019). The Role of Data Management in Building Customer Loyalty in Telecommunications. </w:t>
      </w:r>
      <w:r w:rsidRPr="00F54936">
        <w:rPr>
          <w:rFonts w:ascii="Times New Roman" w:hAnsi="Times New Roman" w:cs="Times New Roman"/>
          <w:sz w:val="24"/>
          <w:szCs w:val="24"/>
        </w:rPr>
        <w:t>Journal of Marketing Analytics</w:t>
      </w:r>
      <w:r w:rsidRPr="00127B84">
        <w:rPr>
          <w:rFonts w:ascii="Times New Roman" w:hAnsi="Times New Roman" w:cs="Times New Roman"/>
          <w:sz w:val="24"/>
          <w:szCs w:val="24"/>
        </w:rPr>
        <w:t>, 7(2), 145-158.</w:t>
      </w:r>
    </w:p>
    <w:p w14:paraId="013E904E" w14:textId="77777777" w:rsidR="00BB0CC5" w:rsidRPr="00AE714E"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Gunasekaran, A., &amp; Ngai, E. W. (2004). </w:t>
      </w:r>
      <w:r w:rsidRPr="00AE714E">
        <w:rPr>
          <w:rFonts w:ascii="Times New Roman" w:hAnsi="Times New Roman" w:cs="Times New Roman"/>
          <w:sz w:val="24"/>
          <w:szCs w:val="24"/>
        </w:rPr>
        <w:t>Information Systems in Supply Chain Integration and Management. European Journal of Operational Research, 159(2), 269–295.</w:t>
      </w:r>
    </w:p>
    <w:p w14:paraId="5832B5E9"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Isaak, J., &amp; Hanna, M. J. (2018). </w:t>
      </w:r>
      <w:r w:rsidRPr="005D1960">
        <w:rPr>
          <w:rFonts w:ascii="Times New Roman" w:hAnsi="Times New Roman" w:cs="Times New Roman"/>
          <w:sz w:val="24"/>
          <w:szCs w:val="24"/>
        </w:rPr>
        <w:t>User Data Privacy: Facebook, Cambridge Analytica, and Privacy Protection. Computer, 51(8), 56–59.</w:t>
      </w:r>
    </w:p>
    <w:p w14:paraId="2C79809E"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127B84">
        <w:rPr>
          <w:rFonts w:ascii="Times New Roman" w:hAnsi="Times New Roman" w:cs="Times New Roman"/>
          <w:sz w:val="24"/>
          <w:szCs w:val="24"/>
        </w:rPr>
        <w:t>Martins, R., &amp; Silva, P. (2020). Privacy by Design in Digital Marketing Strategies. </w:t>
      </w:r>
      <w:r w:rsidRPr="00F54936">
        <w:rPr>
          <w:rFonts w:ascii="Times New Roman" w:hAnsi="Times New Roman" w:cs="Times New Roman"/>
          <w:sz w:val="24"/>
          <w:szCs w:val="24"/>
        </w:rPr>
        <w:t>Telecom Journal</w:t>
      </w:r>
      <w:r w:rsidRPr="00127B84">
        <w:rPr>
          <w:rFonts w:ascii="Times New Roman" w:hAnsi="Times New Roman" w:cs="Times New Roman"/>
          <w:sz w:val="24"/>
          <w:szCs w:val="24"/>
        </w:rPr>
        <w:t>, 18(4), 112-124.</w:t>
      </w:r>
    </w:p>
    <w:p w14:paraId="4C47EB97"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Rose, K., Eldridge, S., &amp; Chapin, L. (2015). </w:t>
      </w:r>
      <w:r w:rsidRPr="004E46EB">
        <w:rPr>
          <w:rFonts w:ascii="Times New Roman" w:hAnsi="Times New Roman" w:cs="Times New Roman"/>
          <w:sz w:val="24"/>
          <w:szCs w:val="24"/>
        </w:rPr>
        <w:t>The Internet of Things: An Overview. </w:t>
      </w:r>
      <w:r w:rsidRPr="004E46EB">
        <w:rPr>
          <w:rFonts w:ascii="Times New Roman" w:hAnsi="Times New Roman" w:cs="Times New Roman"/>
          <w:i/>
          <w:iCs/>
          <w:sz w:val="24"/>
          <w:szCs w:val="24"/>
        </w:rPr>
        <w:t>Journal of Internet Studies</w:t>
      </w:r>
      <w:r w:rsidRPr="004E46EB">
        <w:rPr>
          <w:rFonts w:ascii="Times New Roman" w:hAnsi="Times New Roman" w:cs="Times New Roman"/>
          <w:sz w:val="24"/>
          <w:szCs w:val="24"/>
        </w:rPr>
        <w:t>.</w:t>
      </w:r>
    </w:p>
    <w:p w14:paraId="7E25D08D"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 xml:space="preserve">Tikkinen-Piri, C., Rohunen, A., &amp; Markkula, J. (2018). </w:t>
      </w:r>
      <w:r w:rsidRPr="00C04AEC">
        <w:rPr>
          <w:rFonts w:ascii="Times New Roman" w:hAnsi="Times New Roman" w:cs="Times New Roman"/>
          <w:sz w:val="24"/>
          <w:szCs w:val="24"/>
        </w:rPr>
        <w:t>EU General Data Protection Regulation: Changes and implications for personal data collecting companies. Computer Law &amp; Security Review, 34(1), 134-153.</w:t>
      </w:r>
    </w:p>
    <w:p w14:paraId="0BBEA31E"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Westin, A. F. (1967). Privacy and Freedom. </w:t>
      </w:r>
      <w:r w:rsidRPr="004E46EB">
        <w:rPr>
          <w:rFonts w:ascii="Times New Roman" w:hAnsi="Times New Roman" w:cs="Times New Roman"/>
          <w:i/>
          <w:iCs/>
          <w:sz w:val="24"/>
          <w:szCs w:val="24"/>
        </w:rPr>
        <w:t>Journal of Social Issues</w:t>
      </w:r>
      <w:r w:rsidRPr="004E46EB">
        <w:rPr>
          <w:rFonts w:ascii="Times New Roman" w:hAnsi="Times New Roman" w:cs="Times New Roman"/>
          <w:sz w:val="24"/>
          <w:szCs w:val="24"/>
        </w:rPr>
        <w:t>, 23(2), 1-16.</w:t>
      </w:r>
    </w:p>
    <w:p w14:paraId="2B846CF9" w14:textId="77777777" w:rsidR="00BB0CC5" w:rsidRPr="004E46EB" w:rsidRDefault="00BB0CC5" w:rsidP="00BB0CC5">
      <w:pPr>
        <w:spacing w:after="120" w:line="360" w:lineRule="auto"/>
        <w:ind w:left="1440"/>
        <w:jc w:val="both"/>
        <w:rPr>
          <w:rFonts w:ascii="Times New Roman" w:hAnsi="Times New Roman" w:cs="Times New Roman"/>
          <w:sz w:val="24"/>
          <w:szCs w:val="24"/>
        </w:rPr>
      </w:pPr>
    </w:p>
    <w:p w14:paraId="42135C5F" w14:textId="77777777" w:rsidR="00514606" w:rsidRDefault="00514606" w:rsidP="00BB0CC5">
      <w:pPr>
        <w:spacing w:after="120" w:line="360" w:lineRule="auto"/>
        <w:jc w:val="both"/>
        <w:rPr>
          <w:rFonts w:ascii="Times New Roman" w:hAnsi="Times New Roman" w:cs="Times New Roman"/>
          <w:b/>
          <w:bCs/>
          <w:sz w:val="24"/>
          <w:szCs w:val="24"/>
        </w:rPr>
      </w:pPr>
    </w:p>
    <w:p w14:paraId="12555358" w14:textId="370125C9"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lastRenderedPageBreak/>
        <w:t>Articles de conférence</w:t>
      </w:r>
    </w:p>
    <w:p w14:paraId="6E6B0400"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F54936">
        <w:rPr>
          <w:rFonts w:ascii="Times New Roman" w:hAnsi="Times New Roman" w:cs="Times New Roman"/>
          <w:sz w:val="24"/>
          <w:szCs w:val="24"/>
        </w:rPr>
        <w:t>Cavoukian, A. (2010). Privacy by Design: The 7 Foundational Principles. Information and Privacy Commissioner of Ontario.</w:t>
      </w:r>
    </w:p>
    <w:p w14:paraId="1A855436"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Smith, J., &amp; Johnson, R. (2022). Blockchain Applications in Data Privacy. In </w:t>
      </w:r>
      <w:r w:rsidRPr="004E46EB">
        <w:rPr>
          <w:rFonts w:ascii="Times New Roman" w:hAnsi="Times New Roman" w:cs="Times New Roman"/>
          <w:i/>
          <w:iCs/>
          <w:sz w:val="24"/>
          <w:szCs w:val="24"/>
        </w:rPr>
        <w:t>Proceedings of the International Conference on Data Privacy and Security</w:t>
      </w:r>
      <w:r w:rsidRPr="004E46EB">
        <w:rPr>
          <w:rFonts w:ascii="Times New Roman" w:hAnsi="Times New Roman" w:cs="Times New Roman"/>
          <w:sz w:val="24"/>
          <w:szCs w:val="24"/>
        </w:rPr>
        <w:t> (pp. 67–78). IEEE.</w:t>
      </w:r>
    </w:p>
    <w:p w14:paraId="07FC57CA" w14:textId="77777777" w:rsidR="00BB0CC5" w:rsidRPr="00607DC8" w:rsidRDefault="00BB0CC5" w:rsidP="00BB0CC5">
      <w:pPr>
        <w:numPr>
          <w:ilvl w:val="1"/>
          <w:numId w:val="56"/>
        </w:numPr>
        <w:spacing w:after="120" w:line="360" w:lineRule="auto"/>
        <w:jc w:val="both"/>
        <w:rPr>
          <w:rFonts w:ascii="Times New Roman" w:hAnsi="Times New Roman" w:cs="Times New Roman"/>
          <w:sz w:val="24"/>
          <w:szCs w:val="24"/>
        </w:rPr>
      </w:pPr>
      <w:r w:rsidRPr="00607DC8">
        <w:rPr>
          <w:rFonts w:ascii="Times New Roman" w:hAnsi="Times New Roman" w:cs="Times New Roman"/>
          <w:sz w:val="24"/>
          <w:szCs w:val="24"/>
        </w:rPr>
        <w:t>Venkatesh, V., &amp; Bala, H. (2008). Technology Acceptance Model 3 and a Research Agenda on Interventions. Decision Sciences, 39(2), 273–315.</w:t>
      </w:r>
    </w:p>
    <w:p w14:paraId="49DBA24A" w14:textId="77777777" w:rsidR="00514606" w:rsidRDefault="00514606" w:rsidP="00BB0CC5">
      <w:pPr>
        <w:spacing w:after="120" w:line="360" w:lineRule="auto"/>
        <w:jc w:val="both"/>
        <w:rPr>
          <w:rFonts w:ascii="Times New Roman" w:hAnsi="Times New Roman" w:cs="Times New Roman"/>
          <w:b/>
          <w:bCs/>
          <w:sz w:val="24"/>
          <w:szCs w:val="24"/>
        </w:rPr>
      </w:pPr>
    </w:p>
    <w:p w14:paraId="6B41DEAA" w14:textId="7BCB85DE"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t>Sites web</w:t>
      </w:r>
    </w:p>
    <w:p w14:paraId="5907FFF7"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CNIL. (2023). </w:t>
      </w:r>
      <w:r w:rsidRPr="004E46EB">
        <w:rPr>
          <w:rFonts w:ascii="Times New Roman" w:hAnsi="Times New Roman" w:cs="Times New Roman"/>
          <w:i/>
          <w:iCs/>
          <w:sz w:val="24"/>
          <w:szCs w:val="24"/>
        </w:rPr>
        <w:t>Rapport annuel 2023</w:t>
      </w:r>
      <w:r w:rsidRPr="004E46EB">
        <w:rPr>
          <w:rFonts w:ascii="Times New Roman" w:hAnsi="Times New Roman" w:cs="Times New Roman"/>
          <w:sz w:val="24"/>
          <w:szCs w:val="24"/>
        </w:rPr>
        <w:t>. Consulté sur </w:t>
      </w:r>
      <w:hyperlink r:id="rId30" w:tgtFrame="_new" w:history="1">
        <w:r w:rsidRPr="004E46EB">
          <w:rPr>
            <w:rStyle w:val="Lienhypertexte"/>
            <w:rFonts w:ascii="Times New Roman" w:hAnsi="Times New Roman" w:cs="Times New Roman"/>
            <w:sz w:val="24"/>
            <w:szCs w:val="24"/>
          </w:rPr>
          <w:t>https://www.cnil.fr</w:t>
        </w:r>
      </w:hyperlink>
      <w:r w:rsidRPr="004E46EB">
        <w:rPr>
          <w:rFonts w:ascii="Times New Roman" w:hAnsi="Times New Roman" w:cs="Times New Roman"/>
          <w:sz w:val="24"/>
          <w:szCs w:val="24"/>
        </w:rPr>
        <w:t>.</w:t>
      </w:r>
    </w:p>
    <w:p w14:paraId="22F38943" w14:textId="77777777" w:rsidR="00BB0CC5" w:rsidRPr="00F54936" w:rsidRDefault="00BB0CC5" w:rsidP="00BB0CC5">
      <w:pPr>
        <w:numPr>
          <w:ilvl w:val="1"/>
          <w:numId w:val="56"/>
        </w:numPr>
        <w:spacing w:after="120" w:line="360" w:lineRule="auto"/>
        <w:jc w:val="both"/>
        <w:rPr>
          <w:rFonts w:ascii="Times New Roman" w:hAnsi="Times New Roman" w:cs="Times New Roman"/>
          <w:sz w:val="24"/>
          <w:szCs w:val="24"/>
        </w:rPr>
      </w:pPr>
      <w:r w:rsidRPr="00F54936">
        <w:rPr>
          <w:rFonts w:ascii="Times New Roman" w:hAnsi="Times New Roman" w:cs="Times New Roman"/>
          <w:sz w:val="24"/>
          <w:szCs w:val="24"/>
        </w:rPr>
        <w:t>European Commission. (2023). </w:t>
      </w:r>
      <w:r w:rsidRPr="00F54936">
        <w:rPr>
          <w:rFonts w:ascii="Times New Roman" w:hAnsi="Times New Roman" w:cs="Times New Roman"/>
          <w:i/>
          <w:iCs/>
          <w:sz w:val="24"/>
          <w:szCs w:val="24"/>
        </w:rPr>
        <w:t>The General Data Protection Regulation (GDPR): Your guide to compliance</w:t>
      </w:r>
      <w:r w:rsidRPr="00F54936">
        <w:rPr>
          <w:rFonts w:ascii="Times New Roman" w:hAnsi="Times New Roman" w:cs="Times New Roman"/>
          <w:sz w:val="24"/>
          <w:szCs w:val="24"/>
        </w:rPr>
        <w:t>. Consulté sur </w:t>
      </w:r>
      <w:hyperlink r:id="rId31" w:tgtFrame="_new" w:history="1">
        <w:r w:rsidRPr="00F54936">
          <w:rPr>
            <w:rStyle w:val="Lienhypertexte"/>
            <w:rFonts w:ascii="Times New Roman" w:hAnsi="Times New Roman" w:cs="Times New Roman"/>
            <w:sz w:val="24"/>
            <w:szCs w:val="24"/>
          </w:rPr>
          <w:t>https://ec.europa.eu</w:t>
        </w:r>
      </w:hyperlink>
      <w:r w:rsidRPr="00F54936">
        <w:rPr>
          <w:rFonts w:ascii="Times New Roman" w:hAnsi="Times New Roman" w:cs="Times New Roman"/>
          <w:sz w:val="24"/>
          <w:szCs w:val="24"/>
        </w:rPr>
        <w:t>.</w:t>
      </w:r>
    </w:p>
    <w:p w14:paraId="73E5A3B5" w14:textId="77777777" w:rsidR="00BB0CC5" w:rsidRPr="004E46EB" w:rsidRDefault="00BB0CC5" w:rsidP="00BB0CC5">
      <w:pPr>
        <w:spacing w:after="120" w:line="360" w:lineRule="auto"/>
        <w:ind w:left="1440"/>
        <w:jc w:val="both"/>
        <w:rPr>
          <w:rFonts w:ascii="Times New Roman" w:hAnsi="Times New Roman" w:cs="Times New Roman"/>
          <w:sz w:val="24"/>
          <w:szCs w:val="24"/>
        </w:rPr>
      </w:pPr>
    </w:p>
    <w:p w14:paraId="4BC644D3" w14:textId="77777777" w:rsidR="00BB0CC5" w:rsidRPr="004E46EB" w:rsidRDefault="00BB0CC5" w:rsidP="00BB0CC5">
      <w:pPr>
        <w:spacing w:after="120" w:line="360" w:lineRule="auto"/>
        <w:jc w:val="both"/>
        <w:rPr>
          <w:rFonts w:ascii="Times New Roman" w:hAnsi="Times New Roman" w:cs="Times New Roman"/>
          <w:b/>
          <w:bCs/>
          <w:sz w:val="24"/>
          <w:szCs w:val="24"/>
        </w:rPr>
      </w:pPr>
      <w:r w:rsidRPr="004E46EB">
        <w:rPr>
          <w:rFonts w:ascii="Times New Roman" w:hAnsi="Times New Roman" w:cs="Times New Roman"/>
          <w:b/>
          <w:bCs/>
          <w:sz w:val="24"/>
          <w:szCs w:val="24"/>
        </w:rPr>
        <w:t>Rapports</w:t>
      </w:r>
    </w:p>
    <w:p w14:paraId="104B260D"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EC1DCA">
        <w:rPr>
          <w:rFonts w:ascii="Times New Roman" w:hAnsi="Times New Roman" w:cs="Times New Roman"/>
          <w:sz w:val="24"/>
          <w:szCs w:val="24"/>
          <w:lang w:val="it-IT"/>
        </w:rPr>
        <w:t>Accenture. (2023). </w:t>
      </w:r>
      <w:r w:rsidRPr="00EC1DCA">
        <w:rPr>
          <w:rFonts w:ascii="Times New Roman" w:hAnsi="Times New Roman" w:cs="Times New Roman"/>
          <w:i/>
          <w:iCs/>
          <w:sz w:val="24"/>
          <w:szCs w:val="24"/>
          <w:lang w:val="it-IT"/>
        </w:rPr>
        <w:t>Building Trust in a Data-Driven World</w:t>
      </w:r>
      <w:r w:rsidRPr="00EC1DCA">
        <w:rPr>
          <w:rFonts w:ascii="Times New Roman" w:hAnsi="Times New Roman" w:cs="Times New Roman"/>
          <w:sz w:val="24"/>
          <w:szCs w:val="24"/>
          <w:lang w:val="it-IT"/>
        </w:rPr>
        <w:t xml:space="preserve">. </w:t>
      </w:r>
      <w:r w:rsidRPr="004E46EB">
        <w:rPr>
          <w:rFonts w:ascii="Times New Roman" w:hAnsi="Times New Roman" w:cs="Times New Roman"/>
          <w:sz w:val="24"/>
          <w:szCs w:val="24"/>
        </w:rPr>
        <w:t>Accenture Research.</w:t>
      </w:r>
    </w:p>
    <w:p w14:paraId="2DFF7A92" w14:textId="77777777" w:rsidR="00BB0CC5" w:rsidRPr="00A57CA8" w:rsidRDefault="00BB0CC5" w:rsidP="00BB0CC5">
      <w:pPr>
        <w:numPr>
          <w:ilvl w:val="1"/>
          <w:numId w:val="56"/>
        </w:numPr>
        <w:spacing w:after="120" w:line="360" w:lineRule="auto"/>
        <w:jc w:val="both"/>
        <w:rPr>
          <w:rFonts w:ascii="Times New Roman" w:hAnsi="Times New Roman" w:cs="Times New Roman"/>
          <w:sz w:val="24"/>
          <w:szCs w:val="24"/>
        </w:rPr>
      </w:pPr>
      <w:r w:rsidRPr="00A57CA8">
        <w:rPr>
          <w:rFonts w:ascii="Times New Roman" w:hAnsi="Times New Roman" w:cs="Times New Roman"/>
          <w:sz w:val="24"/>
          <w:szCs w:val="24"/>
        </w:rPr>
        <w:t>ENISA. (2023). Threat Landscape Report 2023: Telecommunications and Cybersecurity. European Union Agency for Cybersecurity.</w:t>
      </w:r>
    </w:p>
    <w:p w14:paraId="3D0DEF35"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C04AEC">
        <w:rPr>
          <w:rFonts w:ascii="Times New Roman" w:hAnsi="Times New Roman" w:cs="Times New Roman"/>
          <w:sz w:val="24"/>
          <w:szCs w:val="24"/>
        </w:rPr>
        <w:t>European Commission. (2023). The General Data Protection Regulation (GDPR): Your guide to compliance. Consulté sur https://ec.europa.eu.</w:t>
      </w:r>
    </w:p>
    <w:p w14:paraId="5A9E989F" w14:textId="77777777" w:rsidR="00BB0CC5" w:rsidRPr="00A57CA8" w:rsidRDefault="00BB0CC5" w:rsidP="00BB0CC5">
      <w:pPr>
        <w:numPr>
          <w:ilvl w:val="1"/>
          <w:numId w:val="56"/>
        </w:numPr>
        <w:spacing w:after="120" w:line="360" w:lineRule="auto"/>
        <w:jc w:val="both"/>
        <w:rPr>
          <w:rFonts w:ascii="Times New Roman" w:hAnsi="Times New Roman" w:cs="Times New Roman"/>
          <w:sz w:val="24"/>
          <w:szCs w:val="24"/>
        </w:rPr>
      </w:pPr>
      <w:r w:rsidRPr="00A57CA8">
        <w:rPr>
          <w:rFonts w:ascii="Times New Roman" w:hAnsi="Times New Roman" w:cs="Times New Roman"/>
          <w:sz w:val="24"/>
          <w:szCs w:val="24"/>
        </w:rPr>
        <w:t>Kaspersky. (2018). Ransomware: Evolution of a Threat. Kaspersky Labs.</w:t>
      </w:r>
    </w:p>
    <w:p w14:paraId="1151F9D6" w14:textId="77777777" w:rsidR="00BB0CC5" w:rsidRPr="004E46EB"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McKinsey &amp; Company. (2021). </w:t>
      </w:r>
      <w:r w:rsidRPr="004E46EB">
        <w:rPr>
          <w:rFonts w:ascii="Times New Roman" w:hAnsi="Times New Roman" w:cs="Times New Roman"/>
          <w:i/>
          <w:iCs/>
          <w:sz w:val="24"/>
          <w:szCs w:val="24"/>
        </w:rPr>
        <w:t>The Future of Data-Driven Economies</w:t>
      </w:r>
      <w:r w:rsidRPr="004E46EB">
        <w:rPr>
          <w:rFonts w:ascii="Times New Roman" w:hAnsi="Times New Roman" w:cs="Times New Roman"/>
          <w:sz w:val="24"/>
          <w:szCs w:val="24"/>
        </w:rPr>
        <w:t>. McKinsey Global Institute.</w:t>
      </w:r>
    </w:p>
    <w:p w14:paraId="10EA33B4"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4E46EB">
        <w:rPr>
          <w:rFonts w:ascii="Times New Roman" w:hAnsi="Times New Roman" w:cs="Times New Roman"/>
          <w:sz w:val="24"/>
          <w:szCs w:val="24"/>
        </w:rPr>
        <w:t>PwC. (2022). </w:t>
      </w:r>
      <w:r w:rsidRPr="004E46EB">
        <w:rPr>
          <w:rFonts w:ascii="Times New Roman" w:hAnsi="Times New Roman" w:cs="Times New Roman"/>
          <w:i/>
          <w:iCs/>
          <w:sz w:val="24"/>
          <w:szCs w:val="24"/>
        </w:rPr>
        <w:t>Unlocking the Value of Data-Driven Marketing</w:t>
      </w:r>
      <w:r w:rsidRPr="004E46EB">
        <w:rPr>
          <w:rFonts w:ascii="Times New Roman" w:hAnsi="Times New Roman" w:cs="Times New Roman"/>
          <w:sz w:val="24"/>
          <w:szCs w:val="24"/>
        </w:rPr>
        <w:t>. PwC Insights.</w:t>
      </w:r>
    </w:p>
    <w:p w14:paraId="03CE3345" w14:textId="77777777" w:rsidR="00BB0CC5" w:rsidRDefault="00BB0CC5" w:rsidP="00BB0CC5">
      <w:pPr>
        <w:numPr>
          <w:ilvl w:val="1"/>
          <w:numId w:val="56"/>
        </w:numPr>
        <w:spacing w:after="120" w:line="360" w:lineRule="auto"/>
        <w:jc w:val="both"/>
        <w:rPr>
          <w:rFonts w:ascii="Times New Roman" w:hAnsi="Times New Roman" w:cs="Times New Roman"/>
          <w:sz w:val="24"/>
          <w:szCs w:val="24"/>
        </w:rPr>
      </w:pPr>
      <w:r w:rsidRPr="005A70DA">
        <w:rPr>
          <w:rFonts w:ascii="Times New Roman" w:hAnsi="Times New Roman" w:cs="Times New Roman"/>
          <w:sz w:val="24"/>
          <w:szCs w:val="24"/>
        </w:rPr>
        <w:t xml:space="preserve">SFR. (2023). Rapport annuel 2022. Disponible sur </w:t>
      </w:r>
      <w:hyperlink r:id="rId32" w:history="1">
        <w:r w:rsidRPr="002602AC">
          <w:rPr>
            <w:rStyle w:val="Lienhypertexte"/>
            <w:rFonts w:ascii="Times New Roman" w:hAnsi="Times New Roman" w:cs="Times New Roman"/>
            <w:sz w:val="24"/>
            <w:szCs w:val="24"/>
          </w:rPr>
          <w:t>https://www.sfr.com</w:t>
        </w:r>
      </w:hyperlink>
      <w:r w:rsidRPr="005A70DA">
        <w:rPr>
          <w:rFonts w:ascii="Times New Roman" w:hAnsi="Times New Roman" w:cs="Times New Roman"/>
          <w:sz w:val="24"/>
          <w:szCs w:val="24"/>
        </w:rPr>
        <w:t>.</w:t>
      </w:r>
    </w:p>
    <w:p w14:paraId="18919E5C" w14:textId="77777777" w:rsidR="00BB0CC5" w:rsidRPr="00F16F2C" w:rsidRDefault="00BB0CC5" w:rsidP="00BB0CC5">
      <w:pPr>
        <w:numPr>
          <w:ilvl w:val="1"/>
          <w:numId w:val="56"/>
        </w:numPr>
        <w:spacing w:after="120" w:line="360" w:lineRule="auto"/>
        <w:jc w:val="both"/>
        <w:rPr>
          <w:rFonts w:ascii="Times New Roman" w:hAnsi="Times New Roman" w:cs="Times New Roman"/>
          <w:sz w:val="24"/>
          <w:szCs w:val="24"/>
        </w:rPr>
      </w:pPr>
      <w:r w:rsidRPr="00F16F2C">
        <w:rPr>
          <w:rFonts w:ascii="Times New Roman" w:hAnsi="Times New Roman" w:cs="Times New Roman"/>
          <w:sz w:val="24"/>
          <w:szCs w:val="24"/>
        </w:rPr>
        <w:t>Xerfi. (2023). Les opérateurs télécoms en France : Stratégies numériques et enjeux réglementaires. Xerfi France.</w:t>
      </w:r>
    </w:p>
    <w:p w14:paraId="7197C7F0" w14:textId="77777777" w:rsidR="008A4757" w:rsidRDefault="008A4757" w:rsidP="000C4FBC">
      <w:pPr>
        <w:spacing w:line="276" w:lineRule="auto"/>
        <w:jc w:val="both"/>
        <w:rPr>
          <w:rFonts w:ascii="Times New Roman" w:hAnsi="Times New Roman" w:cs="Times New Roman"/>
          <w:sz w:val="24"/>
          <w:szCs w:val="24"/>
          <w:lang w:val="en-US"/>
        </w:rPr>
      </w:pPr>
    </w:p>
    <w:p w14:paraId="274CD954" w14:textId="77777777" w:rsidR="008A4757" w:rsidRDefault="008A4757" w:rsidP="000C4FBC">
      <w:pPr>
        <w:spacing w:line="276" w:lineRule="auto"/>
        <w:jc w:val="both"/>
        <w:rPr>
          <w:rFonts w:ascii="Times New Roman" w:hAnsi="Times New Roman" w:cs="Times New Roman"/>
          <w:sz w:val="24"/>
          <w:szCs w:val="24"/>
          <w:lang w:val="en-US"/>
        </w:rPr>
      </w:pPr>
    </w:p>
    <w:p w14:paraId="4A3A3DB7" w14:textId="77777777" w:rsidR="004B5608" w:rsidRDefault="004B5608" w:rsidP="000C4FBC">
      <w:pPr>
        <w:spacing w:line="276" w:lineRule="auto"/>
        <w:jc w:val="both"/>
        <w:rPr>
          <w:rFonts w:ascii="Times New Roman" w:hAnsi="Times New Roman" w:cs="Times New Roman"/>
          <w:sz w:val="24"/>
          <w:szCs w:val="24"/>
          <w:lang w:val="en-US"/>
        </w:rPr>
      </w:pPr>
    </w:p>
    <w:p w14:paraId="375E69ED" w14:textId="77777777" w:rsidR="008A4757" w:rsidRDefault="008A4757" w:rsidP="000C4FBC">
      <w:pPr>
        <w:spacing w:line="276" w:lineRule="auto"/>
        <w:jc w:val="both"/>
        <w:rPr>
          <w:rFonts w:ascii="Times New Roman" w:hAnsi="Times New Roman" w:cs="Times New Roman"/>
          <w:sz w:val="24"/>
          <w:szCs w:val="24"/>
          <w:lang w:val="en-US"/>
        </w:rPr>
      </w:pPr>
    </w:p>
    <w:p w14:paraId="5BA0D676" w14:textId="77777777" w:rsidR="00724566" w:rsidRDefault="00724566" w:rsidP="000C4FBC">
      <w:pPr>
        <w:spacing w:line="276" w:lineRule="auto"/>
        <w:jc w:val="both"/>
        <w:rPr>
          <w:rFonts w:ascii="Times New Roman" w:hAnsi="Times New Roman" w:cs="Times New Roman"/>
          <w:sz w:val="24"/>
          <w:szCs w:val="24"/>
          <w:lang w:val="en-US"/>
        </w:rPr>
      </w:pPr>
    </w:p>
    <w:p w14:paraId="58396DF7" w14:textId="77777777" w:rsidR="00724566" w:rsidRDefault="00724566" w:rsidP="000C4FBC">
      <w:pPr>
        <w:spacing w:line="276" w:lineRule="auto"/>
        <w:jc w:val="both"/>
        <w:rPr>
          <w:rFonts w:ascii="Times New Roman" w:hAnsi="Times New Roman" w:cs="Times New Roman"/>
          <w:sz w:val="24"/>
          <w:szCs w:val="24"/>
          <w:lang w:val="en-US"/>
        </w:rPr>
      </w:pPr>
    </w:p>
    <w:p w14:paraId="63695082" w14:textId="77777777" w:rsidR="00724566" w:rsidRDefault="00724566" w:rsidP="000C4FBC">
      <w:pPr>
        <w:spacing w:line="276" w:lineRule="auto"/>
        <w:jc w:val="both"/>
        <w:rPr>
          <w:rFonts w:ascii="Times New Roman" w:hAnsi="Times New Roman" w:cs="Times New Roman"/>
          <w:sz w:val="24"/>
          <w:szCs w:val="24"/>
          <w:lang w:val="en-US"/>
        </w:rPr>
      </w:pPr>
    </w:p>
    <w:p w14:paraId="418D9EF1" w14:textId="77777777" w:rsidR="00724566" w:rsidRDefault="00724566" w:rsidP="000C4FBC">
      <w:pPr>
        <w:spacing w:line="276" w:lineRule="auto"/>
        <w:jc w:val="both"/>
        <w:rPr>
          <w:rFonts w:ascii="Times New Roman" w:hAnsi="Times New Roman" w:cs="Times New Roman"/>
          <w:sz w:val="24"/>
          <w:szCs w:val="24"/>
          <w:lang w:val="en-US"/>
        </w:rPr>
      </w:pPr>
    </w:p>
    <w:p w14:paraId="3C1277C6" w14:textId="77777777" w:rsidR="008A4757" w:rsidRDefault="008A4757" w:rsidP="000C4FBC">
      <w:pPr>
        <w:spacing w:line="276" w:lineRule="auto"/>
        <w:jc w:val="both"/>
        <w:rPr>
          <w:rFonts w:ascii="Times New Roman" w:hAnsi="Times New Roman" w:cs="Times New Roman"/>
          <w:sz w:val="24"/>
          <w:szCs w:val="24"/>
          <w:lang w:val="en-US"/>
        </w:rPr>
      </w:pPr>
    </w:p>
    <w:p w14:paraId="2B89B621" w14:textId="77777777" w:rsidR="008805B0" w:rsidRPr="008805B0" w:rsidRDefault="008805B0" w:rsidP="000C4FBC">
      <w:pPr>
        <w:spacing w:line="276" w:lineRule="auto"/>
        <w:jc w:val="both"/>
        <w:rPr>
          <w:rFonts w:ascii="Times New Roman" w:hAnsi="Times New Roman" w:cs="Times New Roman"/>
          <w:sz w:val="10"/>
          <w:szCs w:val="10"/>
          <w:lang w:val="en-US"/>
        </w:rPr>
      </w:pPr>
    </w:p>
    <w:p w14:paraId="5D1CE99A" w14:textId="77777777" w:rsidR="008A4757" w:rsidRDefault="00000000" w:rsidP="000C4FBC">
      <w:pPr>
        <w:spacing w:line="276" w:lineRule="auto"/>
        <w:jc w:val="both"/>
        <w:rPr>
          <w:rFonts w:ascii="Times New Roman" w:hAnsi="Times New Roman" w:cs="Times New Roman"/>
          <w:sz w:val="24"/>
          <w:szCs w:val="24"/>
          <w:lang w:val="en-US"/>
        </w:rPr>
      </w:pPr>
      <w:r>
        <w:rPr>
          <w:noProof/>
          <w:color w:val="000000" w:themeColor="text1"/>
          <w:sz w:val="80"/>
          <w:szCs w:val="80"/>
          <w:lang w:eastAsia="fr-FR"/>
        </w:rPr>
        <w:pict w14:anchorId="69B8E0E6">
          <v:shape id="Parchemin horizontal 132" o:spid="_x0000_s2190" type="#_x0000_t98" style="position:absolute;left:0;text-align:left;margin-left:83.25pt;margin-top:1.75pt;width:430.95pt;height:189.75pt;z-index:-251657216;visibility:visible;mso-position-horizontal-relative:page;mso-width-relative:margin;mso-height-relative:margin;v-text-anchor:middle" fillcolor="#2e74b5 [2404]" strokecolor="#4472c4 [3208]" strokeweight=".5pt">
            <v:fill color2="#9cca86" rotate="t"/>
            <v:stroke joinstyle="miter"/>
            <v:textbox>
              <w:txbxContent>
                <w:p w14:paraId="2E63EABA" w14:textId="77777777" w:rsidR="000F5528" w:rsidRDefault="000F5528" w:rsidP="001B5D3B">
                  <w:pPr>
                    <w:pStyle w:val="Sansinterligne"/>
                    <w:jc w:val="center"/>
                    <w:rPr>
                      <w:rFonts w:ascii="Baskerville Old Face" w:hAnsi="Baskerville Old Face"/>
                      <w:sz w:val="80"/>
                      <w:szCs w:val="80"/>
                    </w:rPr>
                  </w:pPr>
                </w:p>
                <w:p w14:paraId="4A309E43" w14:textId="77777777" w:rsidR="000F5528" w:rsidRPr="008755CA" w:rsidRDefault="000F5528" w:rsidP="001B5D3B">
                  <w:pPr>
                    <w:pStyle w:val="Sansinterligne"/>
                    <w:jc w:val="center"/>
                    <w:rPr>
                      <w:rFonts w:ascii="Baskerville Old Face" w:hAnsi="Baskerville Old Face"/>
                      <w:sz w:val="80"/>
                      <w:szCs w:val="80"/>
                    </w:rPr>
                  </w:pPr>
                </w:p>
                <w:p w14:paraId="46344F20" w14:textId="77777777" w:rsidR="000F5528" w:rsidRDefault="000F5528" w:rsidP="000C4FBC">
                  <w:pPr>
                    <w:ind w:left="142" w:hanging="284"/>
                    <w:rPr>
                      <w:rFonts w:ascii="Times New Roman" w:eastAsia="Calibri" w:hAnsi="Times New Roman" w:cs="Times New Roman"/>
                      <w:b/>
                      <w:sz w:val="24"/>
                      <w:szCs w:val="24"/>
                      <w:lang w:val="en-US" w:eastAsia="fr-FR" w:bidi="en-US"/>
                    </w:rPr>
                  </w:pPr>
                  <w:r>
                    <w:rPr>
                      <w:rFonts w:ascii="Times New Roman" w:eastAsia="Calibri" w:hAnsi="Times New Roman" w:cs="Times New Roman"/>
                      <w:b/>
                      <w:sz w:val="24"/>
                      <w:szCs w:val="24"/>
                      <w:lang w:val="en-US" w:eastAsia="fr-FR" w:bidi="en-US"/>
                    </w:rPr>
                    <w:br w:type="page"/>
                  </w:r>
                </w:p>
                <w:p w14:paraId="5FCC4FD8" w14:textId="77777777" w:rsidR="000F5528" w:rsidRPr="009E6E5B" w:rsidRDefault="000F5528" w:rsidP="000C4FBC">
                  <w:pPr>
                    <w:jc w:val="center"/>
                    <w:rPr>
                      <w:sz w:val="40"/>
                      <w:szCs w:val="40"/>
                    </w:rPr>
                  </w:pPr>
                </w:p>
              </w:txbxContent>
            </v:textbox>
            <w10:wrap anchorx="page"/>
          </v:shape>
        </w:pict>
      </w:r>
    </w:p>
    <w:p w14:paraId="393A9C14" w14:textId="77777777" w:rsidR="008A4757" w:rsidRDefault="008A4757" w:rsidP="000C4FBC">
      <w:pPr>
        <w:spacing w:line="276" w:lineRule="auto"/>
        <w:jc w:val="both"/>
        <w:rPr>
          <w:rFonts w:ascii="Times New Roman" w:hAnsi="Times New Roman" w:cs="Times New Roman"/>
          <w:sz w:val="24"/>
          <w:szCs w:val="24"/>
          <w:lang w:val="en-US"/>
        </w:rPr>
      </w:pPr>
    </w:p>
    <w:p w14:paraId="18826AA8" w14:textId="77777777" w:rsidR="008A4757" w:rsidRDefault="008A4757" w:rsidP="000C4FBC">
      <w:pPr>
        <w:spacing w:line="276" w:lineRule="auto"/>
        <w:jc w:val="both"/>
        <w:rPr>
          <w:rFonts w:ascii="Times New Roman" w:hAnsi="Times New Roman" w:cs="Times New Roman"/>
          <w:sz w:val="24"/>
          <w:szCs w:val="24"/>
          <w:lang w:val="en-US"/>
        </w:rPr>
      </w:pPr>
    </w:p>
    <w:p w14:paraId="13E02F86" w14:textId="43E8EA29" w:rsidR="00D4380D" w:rsidRPr="00D4380D" w:rsidRDefault="00D4380D" w:rsidP="00D4380D">
      <w:pPr>
        <w:spacing w:before="120" w:after="120" w:line="360" w:lineRule="auto"/>
        <w:jc w:val="both"/>
        <w:rPr>
          <w:rFonts w:ascii="Times New Roman" w:hAnsi="Times New Roman" w:cs="Times New Roman"/>
          <w:b/>
          <w:bCs/>
          <w:sz w:val="24"/>
          <w:szCs w:val="24"/>
        </w:rPr>
      </w:pPr>
      <w:r>
        <w:rPr>
          <w:rFonts w:ascii="Arial Rounded MT Bold" w:hAnsi="Arial Rounded MT Bold" w:cs="Times New Roman"/>
          <w:b/>
          <w:sz w:val="80"/>
          <w:szCs w:val="80"/>
        </w:rPr>
        <w:t xml:space="preserve">              </w:t>
      </w:r>
      <w:r w:rsidR="008A4757" w:rsidRPr="002D46A9">
        <w:rPr>
          <w:rFonts w:ascii="Arial Rounded MT Bold" w:hAnsi="Arial Rounded MT Bold" w:cs="Times New Roman"/>
          <w:b/>
          <w:sz w:val="80"/>
          <w:szCs w:val="80"/>
        </w:rPr>
        <w:t>ANNEXES</w:t>
      </w:r>
      <w:r w:rsidR="000C4FBC" w:rsidRPr="002D46A9">
        <w:rPr>
          <w:rFonts w:ascii="Arial Rounded MT Bold" w:hAnsi="Arial Rounded MT Bold" w:cs="Times New Roman"/>
          <w:b/>
          <w:sz w:val="80"/>
          <w:szCs w:val="80"/>
        </w:rPr>
        <w:br w:type="page"/>
      </w:r>
      <w:r w:rsidRPr="00D4380D">
        <w:rPr>
          <w:rFonts w:ascii="Times New Roman" w:hAnsi="Times New Roman" w:cs="Times New Roman"/>
          <w:b/>
          <w:bCs/>
          <w:sz w:val="24"/>
          <w:szCs w:val="24"/>
        </w:rPr>
        <w:lastRenderedPageBreak/>
        <w:t>a) Questionnaire sur l’analyse des Pratiques de Gestion des Données et de Confidentialité dans le Secteur des Télécommunications : Impact sur les Performances Marketing chez SFR</w:t>
      </w:r>
    </w:p>
    <w:p w14:paraId="1A8BE307" w14:textId="77777777" w:rsidR="00D4380D" w:rsidRPr="00D4380D" w:rsidRDefault="00D4380D" w:rsidP="00D4380D">
      <w:pPr>
        <w:spacing w:before="120" w:after="120" w:line="360" w:lineRule="auto"/>
        <w:jc w:val="both"/>
        <w:rPr>
          <w:rFonts w:ascii="Times New Roman" w:hAnsi="Times New Roman" w:cs="Times New Roman"/>
          <w:b/>
          <w:bCs/>
          <w:sz w:val="24"/>
          <w:szCs w:val="24"/>
        </w:rPr>
      </w:pPr>
      <w:r w:rsidRPr="00D4380D">
        <w:rPr>
          <w:rFonts w:ascii="Times New Roman" w:hAnsi="Times New Roman" w:cs="Times New Roman"/>
          <w:b/>
          <w:bCs/>
          <w:sz w:val="24"/>
          <w:szCs w:val="24"/>
        </w:rPr>
        <w:t>Introduction</w:t>
      </w:r>
    </w:p>
    <w:p w14:paraId="039131A1" w14:textId="77777777" w:rsidR="00D4380D" w:rsidRPr="00040E67" w:rsidRDefault="00D4380D" w:rsidP="00D4380D">
      <w:pPr>
        <w:spacing w:before="120" w:after="120" w:line="360" w:lineRule="auto"/>
        <w:ind w:firstLine="708"/>
        <w:jc w:val="both"/>
        <w:rPr>
          <w:rFonts w:ascii="Times New Roman" w:hAnsi="Times New Roman" w:cs="Times New Roman"/>
          <w:bCs/>
          <w:sz w:val="24"/>
          <w:szCs w:val="24"/>
        </w:rPr>
      </w:pPr>
      <w:r w:rsidRPr="00040E67">
        <w:rPr>
          <w:rFonts w:ascii="Times New Roman" w:hAnsi="Times New Roman" w:cs="Times New Roman"/>
          <w:bCs/>
          <w:sz w:val="24"/>
          <w:szCs w:val="24"/>
        </w:rPr>
        <w:t>Merci de participer à ce questionnaire qui vise à explorer les pratiques de gestion des données personnelles et leur impact sur les performances marketing chez SFR. Vos réponses resteront anonymes et serviront exclusivement à des fins de recherche académique.</w:t>
      </w:r>
    </w:p>
    <w:p w14:paraId="7A64A8AB" w14:textId="77777777" w:rsidR="00D4380D" w:rsidRPr="00FD7200" w:rsidRDefault="00D4380D" w:rsidP="00D4380D">
      <w:pPr>
        <w:spacing w:after="120" w:line="360" w:lineRule="auto"/>
        <w:jc w:val="both"/>
        <w:rPr>
          <w:rFonts w:ascii="Times New Roman" w:hAnsi="Times New Roman" w:cs="Times New Roman"/>
          <w:b/>
          <w:bCs/>
          <w:sz w:val="24"/>
          <w:szCs w:val="24"/>
        </w:rPr>
      </w:pPr>
      <w:r w:rsidRPr="00FD7200">
        <w:rPr>
          <w:rFonts w:ascii="Times New Roman" w:hAnsi="Times New Roman" w:cs="Times New Roman"/>
          <w:b/>
          <w:bCs/>
          <w:sz w:val="24"/>
          <w:szCs w:val="24"/>
        </w:rPr>
        <w:t>Section 1 : Informations générales</w:t>
      </w:r>
    </w:p>
    <w:p w14:paraId="02A7A82D" w14:textId="77777777" w:rsidR="00D4380D" w:rsidRPr="00040E67" w:rsidRDefault="00D4380D" w:rsidP="00D4380D">
      <w:pPr>
        <w:numPr>
          <w:ilvl w:val="0"/>
          <w:numId w:val="57"/>
        </w:numPr>
        <w:spacing w:after="120" w:line="360" w:lineRule="auto"/>
        <w:jc w:val="both"/>
        <w:rPr>
          <w:rFonts w:ascii="Times New Roman" w:hAnsi="Times New Roman" w:cs="Times New Roman"/>
          <w:bCs/>
          <w:sz w:val="24"/>
          <w:szCs w:val="24"/>
        </w:rPr>
      </w:pPr>
      <w:r w:rsidRPr="00040E67">
        <w:rPr>
          <w:rFonts w:ascii="Times New Roman" w:hAnsi="Times New Roman" w:cs="Times New Roman"/>
          <w:bCs/>
          <w:sz w:val="24"/>
          <w:szCs w:val="24"/>
        </w:rPr>
        <w:t>Quelle est votre ancienneté chez SFR ?</w:t>
      </w:r>
    </w:p>
    <w:p w14:paraId="74EB8A28" w14:textId="77777777" w:rsidR="00D4380D" w:rsidRPr="00040E67" w:rsidRDefault="00D4380D" w:rsidP="00FD7200">
      <w:pPr>
        <w:numPr>
          <w:ilvl w:val="1"/>
          <w:numId w:val="57"/>
        </w:numPr>
        <w:spacing w:after="0" w:line="360" w:lineRule="auto"/>
        <w:ind w:left="1434" w:hanging="357"/>
        <w:jc w:val="both"/>
        <w:rPr>
          <w:rFonts w:ascii="Times New Roman"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hAnsi="Times New Roman" w:cs="Times New Roman"/>
          <w:bCs/>
          <w:sz w:val="24"/>
          <w:szCs w:val="24"/>
        </w:rPr>
        <w:t xml:space="preserve"> Moins de 5 ans</w:t>
      </w:r>
    </w:p>
    <w:p w14:paraId="0B200923" w14:textId="77777777" w:rsidR="00D4380D" w:rsidRPr="00040E67" w:rsidRDefault="00D4380D" w:rsidP="00FD7200">
      <w:pPr>
        <w:numPr>
          <w:ilvl w:val="1"/>
          <w:numId w:val="57"/>
        </w:numPr>
        <w:spacing w:after="0" w:line="360" w:lineRule="auto"/>
        <w:ind w:left="1434" w:hanging="357"/>
        <w:jc w:val="both"/>
        <w:rPr>
          <w:rFonts w:ascii="Times New Roman"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hAnsi="Times New Roman" w:cs="Times New Roman"/>
          <w:bCs/>
          <w:sz w:val="24"/>
          <w:szCs w:val="24"/>
        </w:rPr>
        <w:t xml:space="preserve"> 5 à 10 ans</w:t>
      </w:r>
    </w:p>
    <w:p w14:paraId="670B3DC8" w14:textId="77777777" w:rsidR="00D4380D" w:rsidRPr="00040E67" w:rsidRDefault="00D4380D" w:rsidP="00FD7200">
      <w:pPr>
        <w:numPr>
          <w:ilvl w:val="1"/>
          <w:numId w:val="57"/>
        </w:numPr>
        <w:spacing w:after="0" w:line="360" w:lineRule="auto"/>
        <w:ind w:left="1434" w:hanging="357"/>
        <w:jc w:val="both"/>
        <w:rPr>
          <w:rFonts w:ascii="Times New Roman"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hAnsi="Times New Roman" w:cs="Times New Roman"/>
          <w:bCs/>
          <w:sz w:val="24"/>
          <w:szCs w:val="24"/>
        </w:rPr>
        <w:t xml:space="preserve"> Plus de 10 ans</w:t>
      </w:r>
    </w:p>
    <w:p w14:paraId="354E1918" w14:textId="77777777" w:rsidR="00D4380D" w:rsidRPr="00040E67" w:rsidRDefault="00D4380D" w:rsidP="00D4380D">
      <w:pPr>
        <w:numPr>
          <w:ilvl w:val="0"/>
          <w:numId w:val="57"/>
        </w:numPr>
        <w:spacing w:after="120" w:line="360" w:lineRule="auto"/>
        <w:jc w:val="both"/>
        <w:rPr>
          <w:rFonts w:ascii="Times New Roman" w:hAnsi="Times New Roman" w:cs="Times New Roman"/>
          <w:bCs/>
          <w:sz w:val="24"/>
          <w:szCs w:val="24"/>
        </w:rPr>
      </w:pPr>
      <w:r w:rsidRPr="00040E67">
        <w:rPr>
          <w:rFonts w:ascii="Times New Roman" w:hAnsi="Times New Roman" w:cs="Times New Roman"/>
          <w:bCs/>
          <w:sz w:val="24"/>
          <w:szCs w:val="24"/>
        </w:rPr>
        <w:t>Quelle est votre fonction principale ?</w:t>
      </w:r>
    </w:p>
    <w:p w14:paraId="102575BA"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Responsable marketing</w:t>
      </w:r>
    </w:p>
    <w:p w14:paraId="08222968"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Analyste/Ingénieur de données</w:t>
      </w:r>
    </w:p>
    <w:p w14:paraId="219B1D2D"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Responsable sécurité des systèmes d’information (RSSI)</w:t>
      </w:r>
    </w:p>
    <w:p w14:paraId="56BB0922"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Spécialiste relation client/reporting</w:t>
      </w:r>
    </w:p>
    <w:p w14:paraId="605A499F" w14:textId="0230B0C3"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Autre (précisez</w:t>
      </w:r>
      <w:r w:rsidR="00514606" w:rsidRPr="00040E67">
        <w:rPr>
          <w:rFonts w:ascii="Times New Roman" w:eastAsia="MS Gothic" w:hAnsi="Times New Roman" w:cs="Times New Roman"/>
          <w:bCs/>
          <w:sz w:val="24"/>
          <w:szCs w:val="24"/>
        </w:rPr>
        <w:t>):</w:t>
      </w:r>
      <w:r w:rsidRPr="00040E67">
        <w:rPr>
          <w:rFonts w:ascii="Times New Roman" w:eastAsia="MS Gothic" w:hAnsi="Times New Roman" w:cs="Times New Roman"/>
          <w:bCs/>
          <w:sz w:val="24"/>
          <w:szCs w:val="24"/>
        </w:rPr>
        <w:t xml:space="preserve"> ___________</w:t>
      </w:r>
    </w:p>
    <w:p w14:paraId="02C744AA" w14:textId="77777777" w:rsidR="00D4380D" w:rsidRPr="00040E67" w:rsidRDefault="00D4380D" w:rsidP="00D4380D">
      <w:pPr>
        <w:numPr>
          <w:ilvl w:val="0"/>
          <w:numId w:val="57"/>
        </w:numPr>
        <w:spacing w:after="120" w:line="360" w:lineRule="auto"/>
        <w:jc w:val="both"/>
        <w:rPr>
          <w:rFonts w:ascii="Times New Roman" w:hAnsi="Times New Roman" w:cs="Times New Roman"/>
          <w:bCs/>
          <w:sz w:val="24"/>
          <w:szCs w:val="24"/>
        </w:rPr>
      </w:pPr>
      <w:r w:rsidRPr="00040E67">
        <w:rPr>
          <w:rFonts w:ascii="Times New Roman" w:hAnsi="Times New Roman" w:cs="Times New Roman"/>
          <w:bCs/>
          <w:sz w:val="24"/>
          <w:szCs w:val="24"/>
        </w:rPr>
        <w:t>Quel est votre niveau de connaissance du RGPD et des réglementations similaires ?</w:t>
      </w:r>
    </w:p>
    <w:p w14:paraId="31A1D073"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Très bon</w:t>
      </w:r>
    </w:p>
    <w:p w14:paraId="27C6A971"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Bon</w:t>
      </w:r>
    </w:p>
    <w:p w14:paraId="0B5F207B"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Moyen</w:t>
      </w:r>
    </w:p>
    <w:p w14:paraId="5B6DCCA6"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MS Gothic" w:eastAsia="MS Gothic" w:hAnsi="MS Gothic" w:cs="MS Gothic" w:hint="eastAsia"/>
          <w:bCs/>
          <w:sz w:val="24"/>
          <w:szCs w:val="24"/>
        </w:rPr>
        <w:t>☐</w:t>
      </w:r>
      <w:r w:rsidRPr="00040E67">
        <w:rPr>
          <w:rFonts w:ascii="Times New Roman" w:eastAsia="MS Gothic" w:hAnsi="Times New Roman" w:cs="Times New Roman"/>
          <w:bCs/>
          <w:sz w:val="24"/>
          <w:szCs w:val="24"/>
        </w:rPr>
        <w:t xml:space="preserve"> Faible</w:t>
      </w:r>
    </w:p>
    <w:p w14:paraId="3FA418D5" w14:textId="77777777" w:rsidR="00D4380D" w:rsidRPr="00FD7200" w:rsidRDefault="00D4380D" w:rsidP="00D4380D">
      <w:pPr>
        <w:spacing w:after="120" w:line="360" w:lineRule="auto"/>
        <w:jc w:val="both"/>
        <w:rPr>
          <w:rFonts w:ascii="Times New Roman" w:hAnsi="Times New Roman" w:cs="Times New Roman"/>
          <w:b/>
          <w:bCs/>
          <w:sz w:val="24"/>
          <w:szCs w:val="24"/>
        </w:rPr>
      </w:pPr>
      <w:r w:rsidRPr="00FD7200">
        <w:rPr>
          <w:rFonts w:ascii="Times New Roman" w:hAnsi="Times New Roman" w:cs="Times New Roman"/>
          <w:b/>
          <w:bCs/>
          <w:sz w:val="24"/>
          <w:szCs w:val="24"/>
        </w:rPr>
        <w:t>Section 2 : Gestion et perception des politiques de confidentialité des données</w:t>
      </w:r>
    </w:p>
    <w:p w14:paraId="155967DE" w14:textId="77777777" w:rsidR="00D4380D" w:rsidRPr="00040E67" w:rsidRDefault="00D4380D" w:rsidP="00D4380D">
      <w:pPr>
        <w:pStyle w:val="Paragraphedeliste"/>
        <w:numPr>
          <w:ilvl w:val="0"/>
          <w:numId w:val="58"/>
        </w:numPr>
        <w:spacing w:after="120" w:line="360" w:lineRule="auto"/>
        <w:rPr>
          <w:rFonts w:ascii="Times New Roman" w:hAnsi="Times New Roman" w:cs="Times New Roman"/>
          <w:bCs/>
          <w:sz w:val="24"/>
          <w:szCs w:val="24"/>
        </w:rPr>
      </w:pPr>
      <w:r w:rsidRPr="00040E67">
        <w:rPr>
          <w:rFonts w:ascii="Times New Roman" w:hAnsi="Times New Roman" w:cs="Times New Roman"/>
          <w:bCs/>
          <w:sz w:val="24"/>
          <w:szCs w:val="24"/>
        </w:rPr>
        <w:t>Dans quelle mesure estimez-vous que les pratiques de gestion des données personnelles chez SFR respectent les normes de confidentialité (RGPD) ?</w:t>
      </w:r>
    </w:p>
    <w:p w14:paraId="21F263E0"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Tout à fait d’accord</w:t>
      </w:r>
    </w:p>
    <w:p w14:paraId="6AEE5300"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Plutôt d’accord</w:t>
      </w:r>
    </w:p>
    <w:p w14:paraId="53F323E8"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Plutôt pas d’accord</w:t>
      </w:r>
    </w:p>
    <w:p w14:paraId="31B54D54" w14:textId="77777777"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Pas du tout d’accord</w:t>
      </w:r>
    </w:p>
    <w:p w14:paraId="339FF736" w14:textId="77777777" w:rsidR="000B6882" w:rsidRDefault="000B6882" w:rsidP="000B6882">
      <w:pPr>
        <w:spacing w:after="0" w:line="360" w:lineRule="auto"/>
        <w:ind w:left="1434"/>
        <w:jc w:val="both"/>
        <w:rPr>
          <w:rFonts w:ascii="Times New Roman" w:eastAsia="MS Gothic" w:hAnsi="Times New Roman" w:cs="Times New Roman"/>
          <w:bCs/>
          <w:sz w:val="24"/>
          <w:szCs w:val="24"/>
        </w:rPr>
      </w:pPr>
    </w:p>
    <w:p w14:paraId="13646563" w14:textId="77777777" w:rsidR="00D4380D" w:rsidRPr="001F2F8D" w:rsidRDefault="00D4380D" w:rsidP="00D4380D">
      <w:pPr>
        <w:pStyle w:val="Paragraphedeliste"/>
        <w:numPr>
          <w:ilvl w:val="0"/>
          <w:numId w:val="58"/>
        </w:numPr>
        <w:spacing w:after="120" w:line="360" w:lineRule="auto"/>
        <w:rPr>
          <w:rFonts w:ascii="Times New Roman" w:hAnsi="Times New Roman" w:cs="Times New Roman"/>
          <w:bCs/>
          <w:sz w:val="24"/>
          <w:szCs w:val="24"/>
        </w:rPr>
      </w:pPr>
      <w:r w:rsidRPr="001F2F8D">
        <w:rPr>
          <w:rFonts w:ascii="Times New Roman" w:hAnsi="Times New Roman" w:cs="Times New Roman"/>
          <w:bCs/>
          <w:sz w:val="24"/>
          <w:szCs w:val="24"/>
        </w:rPr>
        <w:lastRenderedPageBreak/>
        <w:t>Pensez-vous que la conformité au RGPD contribue à renforcer la confiance des clients ?</w:t>
      </w:r>
    </w:p>
    <w:p w14:paraId="0D924097"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Tout à fait d’accord</w:t>
      </w:r>
    </w:p>
    <w:p w14:paraId="3EC4881E"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Plutôt d’accord</w:t>
      </w:r>
    </w:p>
    <w:p w14:paraId="14A6C7A2"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Plutôt pas d’accord</w:t>
      </w:r>
    </w:p>
    <w:p w14:paraId="5D45586F" w14:textId="77777777"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Pas du tout d’accord</w:t>
      </w:r>
    </w:p>
    <w:p w14:paraId="485E7836" w14:textId="77777777" w:rsidR="00D4380D" w:rsidRPr="00040E67" w:rsidRDefault="00D4380D" w:rsidP="00D4380D">
      <w:pPr>
        <w:pStyle w:val="Paragraphedeliste"/>
        <w:numPr>
          <w:ilvl w:val="0"/>
          <w:numId w:val="58"/>
        </w:numPr>
        <w:spacing w:after="120" w:line="360" w:lineRule="auto"/>
        <w:rPr>
          <w:rFonts w:ascii="Times New Roman" w:hAnsi="Times New Roman" w:cs="Times New Roman"/>
          <w:bCs/>
          <w:sz w:val="24"/>
          <w:szCs w:val="24"/>
        </w:rPr>
      </w:pPr>
      <w:r w:rsidRPr="00040E67">
        <w:rPr>
          <w:rFonts w:ascii="Times New Roman" w:hAnsi="Times New Roman" w:cs="Times New Roman"/>
          <w:bCs/>
          <w:sz w:val="24"/>
          <w:szCs w:val="24"/>
        </w:rPr>
        <w:t>Quels sont les aspects les plus performants des politiques de gestion des données chez SFR ? (Cochez toutes les réponses pertinentes)</w:t>
      </w:r>
    </w:p>
    <w:p w14:paraId="6B3679F2"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Transparence dans l’utilisation des données</w:t>
      </w:r>
    </w:p>
    <w:p w14:paraId="23F119F3"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Respect du consentement des utilisateurs</w:t>
      </w:r>
    </w:p>
    <w:p w14:paraId="737D3B71"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Sécurité des données</w:t>
      </w:r>
    </w:p>
    <w:p w14:paraId="265E58C9"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Formation des employés sur les règles de confidentialité</w:t>
      </w:r>
    </w:p>
    <w:p w14:paraId="0C80DEE1"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Communication efficace avec les utilisateurs</w:t>
      </w:r>
    </w:p>
    <w:p w14:paraId="46F318A2" w14:textId="77777777" w:rsidR="00D4380D" w:rsidRPr="00040E67" w:rsidRDefault="00D4380D" w:rsidP="00D4380D">
      <w:pPr>
        <w:pStyle w:val="Paragraphedeliste"/>
        <w:numPr>
          <w:ilvl w:val="0"/>
          <w:numId w:val="58"/>
        </w:numPr>
        <w:spacing w:after="120" w:line="360" w:lineRule="auto"/>
        <w:rPr>
          <w:rFonts w:ascii="Times New Roman" w:hAnsi="Times New Roman" w:cs="Times New Roman"/>
          <w:bCs/>
          <w:sz w:val="24"/>
          <w:szCs w:val="24"/>
        </w:rPr>
      </w:pPr>
      <w:r w:rsidRPr="00040E67">
        <w:rPr>
          <w:rFonts w:ascii="Times New Roman" w:hAnsi="Times New Roman" w:cs="Times New Roman"/>
          <w:bCs/>
          <w:sz w:val="24"/>
          <w:szCs w:val="24"/>
        </w:rPr>
        <w:t>Quels sont, selon vous, les principaux défis liés à la gestion des données personnelles chez SFR ? (Cochez toutes les réponses pertinentes)</w:t>
      </w:r>
    </w:p>
    <w:p w14:paraId="7704CFD9"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Adaptation aux évolutions réglementaires</w:t>
      </w:r>
    </w:p>
    <w:p w14:paraId="0EA69F3D"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Intégration des nouvelles technologies</w:t>
      </w:r>
    </w:p>
    <w:p w14:paraId="29378DC0"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Sensibilisation des équipes internes</w:t>
      </w:r>
    </w:p>
    <w:p w14:paraId="5345C721"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Coût élevé de la conformité</w:t>
      </w:r>
    </w:p>
    <w:p w14:paraId="36F528A9" w14:textId="77777777"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Autre (précisez) : ___________</w:t>
      </w:r>
    </w:p>
    <w:p w14:paraId="1FC06F4F" w14:textId="6C5E2FAF" w:rsidR="00D4380D" w:rsidRPr="00FD7200" w:rsidRDefault="00D4380D" w:rsidP="00D4380D">
      <w:pPr>
        <w:spacing w:after="120" w:line="360" w:lineRule="auto"/>
        <w:jc w:val="both"/>
        <w:rPr>
          <w:rFonts w:ascii="Times New Roman" w:hAnsi="Times New Roman" w:cs="Times New Roman"/>
          <w:b/>
          <w:bCs/>
          <w:sz w:val="24"/>
          <w:szCs w:val="24"/>
        </w:rPr>
      </w:pPr>
      <w:r w:rsidRPr="00FD7200">
        <w:rPr>
          <w:rFonts w:ascii="Times New Roman" w:hAnsi="Times New Roman" w:cs="Times New Roman"/>
          <w:b/>
          <w:bCs/>
          <w:sz w:val="24"/>
          <w:szCs w:val="24"/>
        </w:rPr>
        <w:t>Section 3 : Impact des nouvelles technologies sur la gestion des données</w:t>
      </w:r>
    </w:p>
    <w:p w14:paraId="347ADE13" w14:textId="77777777" w:rsidR="00D4380D" w:rsidRPr="00040E67" w:rsidRDefault="00D4380D" w:rsidP="00D4380D">
      <w:pPr>
        <w:pStyle w:val="Paragraphedeliste"/>
        <w:numPr>
          <w:ilvl w:val="0"/>
          <w:numId w:val="59"/>
        </w:numPr>
        <w:spacing w:after="120" w:line="360" w:lineRule="auto"/>
        <w:rPr>
          <w:rFonts w:ascii="Times New Roman" w:hAnsi="Times New Roman" w:cs="Times New Roman"/>
          <w:bCs/>
          <w:sz w:val="24"/>
          <w:szCs w:val="24"/>
        </w:rPr>
      </w:pPr>
      <w:r w:rsidRPr="00040E67">
        <w:rPr>
          <w:rFonts w:ascii="Times New Roman" w:hAnsi="Times New Roman" w:cs="Times New Roman"/>
          <w:bCs/>
          <w:sz w:val="24"/>
          <w:szCs w:val="24"/>
        </w:rPr>
        <w:t>Votre entreprise a-t-elle intégré des technologies avancées (IA, blockchain, chiffrement avancé) dans la gestion des données personnelles ?</w:t>
      </w:r>
    </w:p>
    <w:p w14:paraId="68A65777"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Oui</w:t>
      </w:r>
    </w:p>
    <w:p w14:paraId="507664E5"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Non</w:t>
      </w:r>
    </w:p>
    <w:p w14:paraId="690977E9"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Je ne sais pas</w:t>
      </w:r>
    </w:p>
    <w:p w14:paraId="2B4A13DE" w14:textId="77777777" w:rsidR="00D4380D" w:rsidRPr="001F2F8D" w:rsidRDefault="00D4380D" w:rsidP="00D4380D">
      <w:pPr>
        <w:pStyle w:val="Paragraphedeliste"/>
        <w:numPr>
          <w:ilvl w:val="0"/>
          <w:numId w:val="59"/>
        </w:numPr>
        <w:spacing w:after="120" w:line="360" w:lineRule="auto"/>
        <w:rPr>
          <w:rFonts w:ascii="Times New Roman" w:hAnsi="Times New Roman" w:cs="Times New Roman"/>
          <w:bCs/>
          <w:sz w:val="24"/>
          <w:szCs w:val="24"/>
        </w:rPr>
      </w:pPr>
      <w:r w:rsidRPr="001F2F8D">
        <w:rPr>
          <w:rFonts w:ascii="Times New Roman" w:hAnsi="Times New Roman" w:cs="Times New Roman"/>
          <w:bCs/>
          <w:sz w:val="24"/>
          <w:szCs w:val="24"/>
        </w:rPr>
        <w:t>Avez-vous observé une réduction des incidents liés aux violations de données grâce à l’intégration de nouvelles technologies ?</w:t>
      </w:r>
    </w:p>
    <w:p w14:paraId="53E8E68B"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Oui</w:t>
      </w:r>
    </w:p>
    <w:p w14:paraId="28E1337F"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Non</w:t>
      </w:r>
    </w:p>
    <w:p w14:paraId="6281502C"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w:t>
      </w:r>
      <w:r>
        <w:rPr>
          <w:rFonts w:ascii="Times New Roman" w:eastAsia="MS Gothic" w:hAnsi="Times New Roman" w:cs="Times New Roman"/>
          <w:bCs/>
          <w:sz w:val="24"/>
          <w:szCs w:val="24"/>
        </w:rPr>
        <w:t>Neutre</w:t>
      </w:r>
    </w:p>
    <w:p w14:paraId="15ED9B4D" w14:textId="77777777" w:rsidR="00D4380D" w:rsidRPr="001F2F8D" w:rsidRDefault="00D4380D" w:rsidP="00D4380D">
      <w:pPr>
        <w:pStyle w:val="Paragraphedeliste"/>
        <w:numPr>
          <w:ilvl w:val="0"/>
          <w:numId w:val="59"/>
        </w:numPr>
        <w:spacing w:after="120" w:line="360" w:lineRule="auto"/>
        <w:rPr>
          <w:rFonts w:ascii="Times New Roman" w:hAnsi="Times New Roman" w:cs="Times New Roman"/>
          <w:bCs/>
          <w:sz w:val="24"/>
          <w:szCs w:val="24"/>
        </w:rPr>
      </w:pPr>
      <w:r w:rsidRPr="001F2F8D">
        <w:rPr>
          <w:rFonts w:ascii="Times New Roman" w:hAnsi="Times New Roman" w:cs="Times New Roman"/>
          <w:bCs/>
          <w:sz w:val="24"/>
          <w:szCs w:val="24"/>
        </w:rPr>
        <w:lastRenderedPageBreak/>
        <w:t>Quelle technologie, selon vous, a eu le plus d’impact sur la protection des données personnelles chez SFR ?</w:t>
      </w:r>
    </w:p>
    <w:p w14:paraId="576BA15A"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w:t>
      </w:r>
      <w:r>
        <w:rPr>
          <w:rFonts w:ascii="Times New Roman" w:eastAsia="MS Gothic" w:hAnsi="Times New Roman" w:cs="Times New Roman"/>
          <w:bCs/>
          <w:sz w:val="24"/>
          <w:szCs w:val="24"/>
        </w:rPr>
        <w:t>Blockchain</w:t>
      </w:r>
    </w:p>
    <w:p w14:paraId="5719E55E"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w:t>
      </w:r>
      <w:r>
        <w:rPr>
          <w:rFonts w:ascii="Times New Roman" w:eastAsia="MS Gothic" w:hAnsi="Times New Roman" w:cs="Times New Roman"/>
          <w:bCs/>
          <w:sz w:val="24"/>
          <w:szCs w:val="24"/>
        </w:rPr>
        <w:t>Chiffrement avancé</w:t>
      </w:r>
    </w:p>
    <w:p w14:paraId="178121AA"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w:t>
      </w:r>
      <w:r>
        <w:rPr>
          <w:rFonts w:ascii="Times New Roman" w:eastAsia="MS Gothic" w:hAnsi="Times New Roman" w:cs="Times New Roman"/>
          <w:bCs/>
          <w:sz w:val="24"/>
          <w:szCs w:val="24"/>
        </w:rPr>
        <w:t>Anonymisation</w:t>
      </w:r>
    </w:p>
    <w:p w14:paraId="4FF53A6B" w14:textId="192050F1"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Autre (précisez)</w:t>
      </w:r>
      <w:r>
        <w:rPr>
          <w:rFonts w:ascii="Times New Roman" w:eastAsia="MS Gothic" w:hAnsi="Times New Roman" w:cs="Times New Roman"/>
          <w:bCs/>
          <w:sz w:val="24"/>
          <w:szCs w:val="24"/>
        </w:rPr>
        <w:t xml:space="preserve"> </w:t>
      </w:r>
      <w:r w:rsidRPr="00040E67">
        <w:rPr>
          <w:rFonts w:ascii="Times New Roman" w:eastAsia="MS Gothic" w:hAnsi="Times New Roman" w:cs="Times New Roman"/>
          <w:bCs/>
          <w:sz w:val="24"/>
          <w:szCs w:val="24"/>
        </w:rPr>
        <w:t>: ___________</w:t>
      </w:r>
    </w:p>
    <w:p w14:paraId="0DCEF58A" w14:textId="77777777" w:rsidR="00D4380D" w:rsidRPr="00040E67" w:rsidRDefault="00D4380D" w:rsidP="00D4380D">
      <w:pPr>
        <w:pStyle w:val="Paragraphedeliste"/>
        <w:numPr>
          <w:ilvl w:val="0"/>
          <w:numId w:val="59"/>
        </w:numPr>
        <w:spacing w:after="120" w:line="360" w:lineRule="auto"/>
        <w:rPr>
          <w:rFonts w:ascii="Times New Roman" w:hAnsi="Times New Roman" w:cs="Times New Roman"/>
          <w:bCs/>
          <w:sz w:val="24"/>
          <w:szCs w:val="24"/>
        </w:rPr>
      </w:pPr>
      <w:r w:rsidRPr="00040E67">
        <w:rPr>
          <w:rFonts w:ascii="Times New Roman" w:hAnsi="Times New Roman" w:cs="Times New Roman"/>
          <w:bCs/>
          <w:sz w:val="24"/>
          <w:szCs w:val="24"/>
        </w:rPr>
        <w:t>Dans quelle mesure pensez-vous que l’intégration des nouvelles technologies a contribué aux objectifs suivants ? (Échelle de 1 à 4 : 1 = Pas du tout, 4 = Beaucoup)</w:t>
      </w:r>
    </w:p>
    <w:p w14:paraId="57AE5A5E"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Conformité avec le RGPD et autres réglementations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56CD9A92"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Sécurisation des données personnelles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28AFA563"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Fidélité des clients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75689257" w14:textId="77777777"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Efficacité des campagnes marketing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6D87FAF9" w14:textId="2A3F9675" w:rsidR="00D4380D" w:rsidRPr="00FD7200" w:rsidRDefault="00D4380D" w:rsidP="00D4380D">
      <w:pPr>
        <w:spacing w:after="120" w:line="360" w:lineRule="auto"/>
        <w:jc w:val="both"/>
        <w:rPr>
          <w:rFonts w:ascii="Times New Roman" w:hAnsi="Times New Roman" w:cs="Times New Roman"/>
          <w:b/>
          <w:bCs/>
          <w:sz w:val="24"/>
          <w:szCs w:val="24"/>
        </w:rPr>
      </w:pPr>
      <w:r w:rsidRPr="00FD7200">
        <w:rPr>
          <w:rFonts w:ascii="Times New Roman" w:hAnsi="Times New Roman" w:cs="Times New Roman"/>
          <w:b/>
          <w:bCs/>
          <w:sz w:val="24"/>
          <w:szCs w:val="24"/>
        </w:rPr>
        <w:t>Section 4 : Perception de l’impact des pratiques de gestion des données sur les performances marketing</w:t>
      </w:r>
    </w:p>
    <w:p w14:paraId="14B415ED" w14:textId="77777777" w:rsidR="00D4380D" w:rsidRPr="00040E67" w:rsidRDefault="00D4380D" w:rsidP="00D4380D">
      <w:pPr>
        <w:pStyle w:val="Paragraphedeliste"/>
        <w:numPr>
          <w:ilvl w:val="0"/>
          <w:numId w:val="60"/>
        </w:numPr>
        <w:spacing w:after="120" w:line="360" w:lineRule="auto"/>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Dans quelle mesure estimez-vous que les pratiques de gestion des données influencent les éléments suivants ? (Échelle de 1 à 4 : 1 = Pas du tout, 4 = Beaucoup)</w:t>
      </w:r>
    </w:p>
    <w:p w14:paraId="5BB9D520"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Personnalisation des campagnes marketing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03321707"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Taux de conversion des campagnes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33AA1853"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Satisfaction client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1F73E526"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 xml:space="preserve">Réputation de l’entreprise :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1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2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3 </w:t>
      </w: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4</w:t>
      </w:r>
    </w:p>
    <w:p w14:paraId="3C2AA7BD" w14:textId="77777777" w:rsidR="00D4380D" w:rsidRPr="0055229B" w:rsidRDefault="00D4380D" w:rsidP="00D4380D">
      <w:pPr>
        <w:pStyle w:val="Paragraphedeliste"/>
        <w:numPr>
          <w:ilvl w:val="0"/>
          <w:numId w:val="60"/>
        </w:numPr>
        <w:spacing w:after="120" w:line="360" w:lineRule="auto"/>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Pensez-vous que</w:t>
      </w:r>
      <w:r>
        <w:rPr>
          <w:rFonts w:ascii="Times New Roman" w:eastAsia="MS Gothic" w:hAnsi="Times New Roman" w:cs="Times New Roman"/>
          <w:bCs/>
          <w:sz w:val="24"/>
          <w:szCs w:val="24"/>
        </w:rPr>
        <w:t xml:space="preserve"> </w:t>
      </w:r>
      <w:r w:rsidRPr="0055229B">
        <w:rPr>
          <w:rFonts w:ascii="Times New Roman" w:eastAsia="MS Gothic" w:hAnsi="Times New Roman" w:cs="Times New Roman"/>
          <w:bCs/>
          <w:sz w:val="24"/>
          <w:szCs w:val="24"/>
        </w:rPr>
        <w:t>le respect des normes de confidentialité des données (ex. RGPD) influence directement la fidélité des clients envers SFR ?</w:t>
      </w:r>
    </w:p>
    <w:p w14:paraId="4B71DBB2"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Oui</w:t>
      </w:r>
    </w:p>
    <w:p w14:paraId="6A0613ED"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Non</w:t>
      </w:r>
    </w:p>
    <w:p w14:paraId="06376A41"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w:t>
      </w:r>
      <w:r>
        <w:rPr>
          <w:rFonts w:ascii="Times New Roman" w:eastAsia="MS Gothic" w:hAnsi="Times New Roman" w:cs="Times New Roman"/>
          <w:bCs/>
          <w:sz w:val="24"/>
          <w:szCs w:val="24"/>
        </w:rPr>
        <w:t>Neutre</w:t>
      </w:r>
    </w:p>
    <w:p w14:paraId="16F3FC75" w14:textId="77777777" w:rsidR="00D4380D" w:rsidRPr="00040E67" w:rsidRDefault="00D4380D" w:rsidP="00D4380D">
      <w:pPr>
        <w:pStyle w:val="Paragraphedeliste"/>
        <w:numPr>
          <w:ilvl w:val="0"/>
          <w:numId w:val="60"/>
        </w:numPr>
        <w:spacing w:after="120" w:line="360" w:lineRule="auto"/>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Pensez-vous que l’amélioration des pratiques de gestion des données peut renforcer significativement les performances marketing de SFR ?</w:t>
      </w:r>
    </w:p>
    <w:p w14:paraId="2928DADD"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Oui</w:t>
      </w:r>
    </w:p>
    <w:p w14:paraId="1F611945" w14:textId="77777777" w:rsidR="00D4380D" w:rsidRPr="00040E67"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Non</w:t>
      </w:r>
    </w:p>
    <w:p w14:paraId="6B131C65" w14:textId="77777777" w:rsidR="00D4380D" w:rsidRDefault="00D4380D" w:rsidP="000B6882">
      <w:pPr>
        <w:numPr>
          <w:ilvl w:val="1"/>
          <w:numId w:val="57"/>
        </w:numPr>
        <w:spacing w:after="0" w:line="360" w:lineRule="auto"/>
        <w:ind w:left="1434" w:hanging="357"/>
        <w:jc w:val="both"/>
        <w:rPr>
          <w:rFonts w:ascii="Times New Roman" w:eastAsia="MS Gothic" w:hAnsi="Times New Roman" w:cs="Times New Roman"/>
          <w:bCs/>
          <w:sz w:val="24"/>
          <w:szCs w:val="24"/>
        </w:rPr>
      </w:pPr>
      <w:r w:rsidRPr="00040E67">
        <w:rPr>
          <w:rFonts w:ascii="Times New Roman" w:eastAsia="MS Gothic" w:hAnsi="Times New Roman" w:cs="Times New Roman" w:hint="eastAsia"/>
          <w:bCs/>
          <w:sz w:val="24"/>
          <w:szCs w:val="24"/>
        </w:rPr>
        <w:t>☐</w:t>
      </w:r>
      <w:r w:rsidRPr="00040E67">
        <w:rPr>
          <w:rFonts w:ascii="Times New Roman" w:eastAsia="MS Gothic" w:hAnsi="Times New Roman" w:cs="Times New Roman"/>
          <w:bCs/>
          <w:sz w:val="24"/>
          <w:szCs w:val="24"/>
        </w:rPr>
        <w:t xml:space="preserve"> Neutre</w:t>
      </w:r>
    </w:p>
    <w:p w14:paraId="7F5AB7F1" w14:textId="77777777" w:rsidR="00E52DDA" w:rsidRDefault="00E52DDA" w:rsidP="00D4380D">
      <w:pPr>
        <w:spacing w:after="120" w:line="360" w:lineRule="auto"/>
        <w:jc w:val="both"/>
        <w:rPr>
          <w:rFonts w:ascii="Times New Roman" w:hAnsi="Times New Roman" w:cs="Times New Roman"/>
          <w:b/>
          <w:bCs/>
          <w:sz w:val="24"/>
          <w:szCs w:val="24"/>
        </w:rPr>
      </w:pPr>
    </w:p>
    <w:p w14:paraId="2E49909B" w14:textId="48D71C05" w:rsidR="00D4380D" w:rsidRPr="00DA5D9C" w:rsidRDefault="00D4380D" w:rsidP="00D4380D">
      <w:pPr>
        <w:spacing w:after="120" w:line="360" w:lineRule="auto"/>
        <w:jc w:val="both"/>
        <w:rPr>
          <w:rFonts w:ascii="Times New Roman" w:hAnsi="Times New Roman" w:cs="Times New Roman"/>
          <w:b/>
          <w:bCs/>
          <w:sz w:val="28"/>
          <w:szCs w:val="28"/>
        </w:rPr>
      </w:pPr>
      <w:r w:rsidRPr="00FD7200">
        <w:rPr>
          <w:rFonts w:ascii="Times New Roman" w:hAnsi="Times New Roman" w:cs="Times New Roman"/>
          <w:b/>
          <w:bCs/>
          <w:sz w:val="24"/>
          <w:szCs w:val="24"/>
        </w:rPr>
        <w:lastRenderedPageBreak/>
        <w:t>Conclusion</w:t>
      </w:r>
    </w:p>
    <w:p w14:paraId="573D48CC" w14:textId="77777777" w:rsidR="00D4380D" w:rsidRPr="00040E67" w:rsidRDefault="00D4380D" w:rsidP="00D4380D">
      <w:pPr>
        <w:spacing w:after="120" w:line="360" w:lineRule="auto"/>
        <w:jc w:val="both"/>
        <w:rPr>
          <w:rFonts w:ascii="Times New Roman" w:eastAsia="MS Gothic" w:hAnsi="Times New Roman" w:cs="Times New Roman"/>
          <w:bCs/>
          <w:sz w:val="24"/>
          <w:szCs w:val="24"/>
        </w:rPr>
      </w:pPr>
      <w:r w:rsidRPr="00040E67">
        <w:rPr>
          <w:rFonts w:ascii="Times New Roman" w:eastAsia="MS Gothic" w:hAnsi="Times New Roman" w:cs="Times New Roman"/>
          <w:bCs/>
          <w:sz w:val="24"/>
          <w:szCs w:val="24"/>
        </w:rPr>
        <w:t>Merci pour votre participation ! Vos réponses sont précieuses pour comprendre et améliorer la gestion des données personnelles et les performances marketing chez SFR.</w:t>
      </w:r>
    </w:p>
    <w:p w14:paraId="11906E45" w14:textId="2B4BE2A6" w:rsidR="00E52DDA" w:rsidRPr="00E52DDA" w:rsidRDefault="00E52DDA" w:rsidP="00E52DDA">
      <w:pPr>
        <w:spacing w:before="120" w:after="12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b) </w:t>
      </w:r>
      <w:r w:rsidRPr="00E52DDA">
        <w:rPr>
          <w:rFonts w:ascii="Times New Roman" w:hAnsi="Times New Roman" w:cs="Times New Roman"/>
          <w:b/>
          <w:bCs/>
          <w:sz w:val="24"/>
          <w:szCs w:val="24"/>
        </w:rPr>
        <w:t>Questionnaire analyse qualitative : Les données au service du Marketing – Gestion et Confidentialité dans le Secteur des Télécommunications.</w:t>
      </w:r>
    </w:p>
    <w:p w14:paraId="5DFCEA9F" w14:textId="77777777" w:rsidR="00E52DDA" w:rsidRPr="00E52DDA" w:rsidRDefault="00E52DDA" w:rsidP="00E52DDA">
      <w:pPr>
        <w:spacing w:before="120" w:after="0" w:line="360" w:lineRule="auto"/>
        <w:jc w:val="both"/>
        <w:rPr>
          <w:rFonts w:ascii="Times New Roman" w:hAnsi="Times New Roman" w:cs="Times New Roman"/>
          <w:sz w:val="24"/>
          <w:szCs w:val="24"/>
        </w:rPr>
      </w:pPr>
      <w:r w:rsidRPr="00E52DDA">
        <w:rPr>
          <w:rFonts w:ascii="Times New Roman" w:hAnsi="Times New Roman" w:cs="Times New Roman"/>
          <w:b/>
          <w:bCs/>
          <w:sz w:val="24"/>
          <w:szCs w:val="24"/>
        </w:rPr>
        <w:t>Introduction</w:t>
      </w:r>
    </w:p>
    <w:p w14:paraId="4AC1B3CC"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A/ Objet de l’enquête :</w:t>
      </w:r>
      <w:r w:rsidRPr="00F6638C">
        <w:rPr>
          <w:rFonts w:ascii="Times New Roman" w:hAnsi="Times New Roman" w:cs="Times New Roman"/>
          <w:sz w:val="24"/>
          <w:szCs w:val="24"/>
        </w:rPr>
        <w:t> </w:t>
      </w:r>
    </w:p>
    <w:p w14:paraId="041B7161" w14:textId="77777777" w:rsidR="00E52DDA"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Ce questionnaire a pour objectif de mieux comprendre les pratiques actuelles en matière de gestion des données et de confidentialité dans le marketing digital au sein du secteur des télécommunications. Vos réponses seront essentielles pour développer des stratégies innovantes et sécurisées dans ce domaine.</w:t>
      </w:r>
    </w:p>
    <w:p w14:paraId="2BD948AB"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B/ Importance de votre contribution</w:t>
      </w:r>
      <w:r w:rsidRPr="00F6638C">
        <w:rPr>
          <w:rFonts w:ascii="Times New Roman" w:hAnsi="Times New Roman" w:cs="Times New Roman"/>
          <w:sz w:val="24"/>
          <w:szCs w:val="24"/>
        </w:rPr>
        <w:t>:</w:t>
      </w:r>
    </w:p>
    <w:p w14:paraId="49C584F6"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 En participant à cette enquête, vous contribuerez directement à une recherche universitaire importante qui pourrait influencer les pratiques futures de votre secteur. Vos réponses aideront à identifier les meilleures pratiques et les défis majeurs liés à la gestion des données, et permettront de formuler des recommandations concrètes pour les entreprises de télécommunications.</w:t>
      </w:r>
    </w:p>
    <w:p w14:paraId="398ABE17"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C/ Confidentialité et Anonymat</w:t>
      </w:r>
      <w:r w:rsidRPr="00F6638C">
        <w:rPr>
          <w:rFonts w:ascii="Times New Roman" w:hAnsi="Times New Roman" w:cs="Times New Roman"/>
          <w:sz w:val="24"/>
          <w:szCs w:val="24"/>
        </w:rPr>
        <w:t xml:space="preserve"> : </w:t>
      </w:r>
    </w:p>
    <w:p w14:paraId="1AAB4157"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Nous garantissons que toutes vos réponses resteront anonymes et seront traitées de manière strictement confidentielle. Aucune information personnelle ne sera partagée sans votre consentement.</w:t>
      </w:r>
    </w:p>
    <w:p w14:paraId="36F656EF"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D/ Incentives</w:t>
      </w:r>
      <w:r w:rsidRPr="00F6638C">
        <w:rPr>
          <w:rFonts w:ascii="Times New Roman" w:hAnsi="Times New Roman" w:cs="Times New Roman"/>
          <w:sz w:val="24"/>
          <w:szCs w:val="24"/>
        </w:rPr>
        <w:t>: </w:t>
      </w:r>
    </w:p>
    <w:p w14:paraId="2371EEBC"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En remerciement de votre participation anonyme, vous recevrez un rapport de synthèse des résultats de cette enquête. De plus, vous aurez l'opportunité de participer à un tirage au sort pour gagner un bon d'achat.</w:t>
      </w:r>
    </w:p>
    <w:p w14:paraId="64E068F4"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E/ Durée</w:t>
      </w:r>
      <w:r w:rsidRPr="00F6638C">
        <w:rPr>
          <w:rFonts w:ascii="Times New Roman" w:hAnsi="Times New Roman" w:cs="Times New Roman"/>
          <w:sz w:val="24"/>
          <w:szCs w:val="24"/>
        </w:rPr>
        <w:t xml:space="preserve"> : </w:t>
      </w:r>
    </w:p>
    <w:p w14:paraId="10273D7F"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Ce questionnaire prendra moins de 20 minutes à compléter. Nous vous remercions par avance pour le temps précieux que vous y consacrerez.</w:t>
      </w:r>
    </w:p>
    <w:p w14:paraId="4C6EF758"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F/ Instructions</w:t>
      </w:r>
      <w:r w:rsidRPr="00F6638C">
        <w:rPr>
          <w:rFonts w:ascii="Times New Roman" w:hAnsi="Times New Roman" w:cs="Times New Roman"/>
          <w:sz w:val="24"/>
          <w:szCs w:val="24"/>
        </w:rPr>
        <w:t xml:space="preserve"> : </w:t>
      </w:r>
    </w:p>
    <w:p w14:paraId="5813CC60" w14:textId="77777777" w:rsidR="00E52DDA" w:rsidRPr="00F6638C" w:rsidRDefault="00E52DDA" w:rsidP="00E52DDA">
      <w:pPr>
        <w:spacing w:before="120" w:after="0" w:line="360" w:lineRule="auto"/>
        <w:jc w:val="both"/>
        <w:rPr>
          <w:rFonts w:ascii="Times New Roman" w:hAnsi="Times New Roman" w:cs="Times New Roman"/>
          <w:sz w:val="24"/>
          <w:szCs w:val="24"/>
        </w:rPr>
      </w:pPr>
      <w:r w:rsidRPr="00F6638C">
        <w:rPr>
          <w:rFonts w:ascii="Times New Roman" w:hAnsi="Times New Roman" w:cs="Times New Roman"/>
          <w:sz w:val="24"/>
          <w:szCs w:val="24"/>
        </w:rPr>
        <w:t>Merci de répondre à toutes les questions en écrivant vos réponses dans les espaces prévus.</w:t>
      </w:r>
    </w:p>
    <w:p w14:paraId="0A945DD0" w14:textId="77777777" w:rsidR="00E52DDA" w:rsidRDefault="00E52DDA" w:rsidP="00E52DDA">
      <w:pPr>
        <w:shd w:val="clear" w:color="auto" w:fill="F8F9FA"/>
        <w:spacing w:before="120" w:after="60" w:line="360" w:lineRule="auto"/>
        <w:jc w:val="both"/>
        <w:rPr>
          <w:rFonts w:ascii="Times New Roman" w:eastAsia="Times New Roman" w:hAnsi="Times New Roman" w:cs="Times New Roman"/>
          <w:b/>
          <w:bCs/>
          <w:color w:val="202124"/>
          <w:sz w:val="24"/>
          <w:szCs w:val="24"/>
          <w:lang w:eastAsia="fr-FR"/>
        </w:rPr>
      </w:pPr>
    </w:p>
    <w:p w14:paraId="503E7210" w14:textId="77777777" w:rsidR="00E52DDA" w:rsidRPr="00F6638C" w:rsidRDefault="00E52DDA" w:rsidP="00E52DDA">
      <w:pPr>
        <w:shd w:val="clear" w:color="auto" w:fill="F8F9FA"/>
        <w:spacing w:before="120" w:after="60" w:line="360" w:lineRule="auto"/>
        <w:jc w:val="both"/>
        <w:rPr>
          <w:rFonts w:ascii="Times New Roman" w:eastAsia="Times New Roman" w:hAnsi="Times New Roman" w:cs="Times New Roman"/>
          <w:color w:val="202124"/>
          <w:sz w:val="24"/>
          <w:szCs w:val="24"/>
          <w:lang w:eastAsia="fr-FR"/>
        </w:rPr>
      </w:pPr>
      <w:r w:rsidRPr="00F6638C">
        <w:rPr>
          <w:rFonts w:ascii="Times New Roman" w:eastAsia="Times New Roman" w:hAnsi="Times New Roman" w:cs="Times New Roman"/>
          <w:b/>
          <w:bCs/>
          <w:color w:val="202124"/>
          <w:sz w:val="24"/>
          <w:szCs w:val="24"/>
          <w:lang w:eastAsia="fr-FR"/>
        </w:rPr>
        <w:lastRenderedPageBreak/>
        <w:t>Section 1 : Introduction, Contexte et Compréhension du Rôle du Profil Interviewé</w:t>
      </w:r>
    </w:p>
    <w:p w14:paraId="06AAA9F4" w14:textId="77777777" w:rsidR="00E52DDA" w:rsidRPr="00F6638C" w:rsidRDefault="00E52DDA" w:rsidP="00E52DDA">
      <w:pPr>
        <w:shd w:val="clear" w:color="auto" w:fill="F8F9FA"/>
        <w:spacing w:before="120" w:after="60" w:line="360" w:lineRule="auto"/>
        <w:jc w:val="both"/>
        <w:rPr>
          <w:rFonts w:ascii="Times New Roman" w:eastAsia="Times New Roman" w:hAnsi="Times New Roman" w:cs="Times New Roman"/>
          <w:color w:val="202124"/>
          <w:sz w:val="24"/>
          <w:szCs w:val="24"/>
          <w:lang w:eastAsia="fr-FR"/>
        </w:rPr>
      </w:pPr>
      <w:r w:rsidRPr="00F6638C">
        <w:rPr>
          <w:rFonts w:ascii="Times New Roman" w:eastAsia="Times New Roman" w:hAnsi="Times New Roman" w:cs="Times New Roman"/>
          <w:color w:val="202124"/>
          <w:sz w:val="24"/>
          <w:szCs w:val="24"/>
          <w:lang w:eastAsia="fr-FR"/>
        </w:rPr>
        <w:t>1.      Pouvez-vous décrire brièvement votre rôle et vos responsabilités actuelles dans le domaine du marketing digital et de la Data, en particulier en ce qui concerne la gestion des données et la confidentialité dans le secteur des télécommunications ?</w:t>
      </w:r>
    </w:p>
    <w:p w14:paraId="5C46BCD2" w14:textId="77777777" w:rsidR="00E52DDA" w:rsidRPr="00F6638C" w:rsidRDefault="00E52DDA" w:rsidP="00E52DDA">
      <w:pPr>
        <w:shd w:val="clear" w:color="auto" w:fill="F1F3F4"/>
        <w:spacing w:before="120" w:after="60" w:line="360" w:lineRule="auto"/>
        <w:jc w:val="both"/>
        <w:rPr>
          <w:rFonts w:ascii="Times New Roman" w:eastAsia="Times New Roman" w:hAnsi="Times New Roman" w:cs="Times New Roman"/>
          <w:color w:val="202124"/>
          <w:sz w:val="24"/>
          <w:szCs w:val="24"/>
          <w:lang w:eastAsia="fr-FR"/>
        </w:rPr>
      </w:pPr>
      <w:r w:rsidRPr="00F6638C">
        <w:rPr>
          <w:rFonts w:ascii="Times New Roman" w:eastAsia="Times New Roman" w:hAnsi="Times New Roman" w:cs="Times New Roman"/>
          <w:b/>
          <w:bCs/>
          <w:color w:val="202124"/>
          <w:sz w:val="24"/>
          <w:szCs w:val="24"/>
          <w:lang w:eastAsia="fr-FR"/>
        </w:rPr>
        <w:t>Section 2 : Utilisation des Données dans le Secteur des Télécommunications</w:t>
      </w:r>
    </w:p>
    <w:p w14:paraId="20C6B38F" w14:textId="77777777" w:rsidR="00E52DDA" w:rsidRPr="00F6638C" w:rsidRDefault="00E52DDA" w:rsidP="00E52DDA">
      <w:pPr>
        <w:shd w:val="clear" w:color="auto" w:fill="F1F3F4"/>
        <w:spacing w:before="120" w:after="60" w:line="360" w:lineRule="auto"/>
        <w:jc w:val="both"/>
        <w:rPr>
          <w:rFonts w:ascii="Times New Roman" w:eastAsia="Times New Roman" w:hAnsi="Times New Roman" w:cs="Times New Roman"/>
          <w:color w:val="202124"/>
          <w:sz w:val="24"/>
          <w:szCs w:val="24"/>
          <w:lang w:eastAsia="fr-FR"/>
        </w:rPr>
      </w:pPr>
      <w:r w:rsidRPr="00F6638C">
        <w:rPr>
          <w:rFonts w:ascii="Times New Roman" w:eastAsia="Times New Roman" w:hAnsi="Times New Roman" w:cs="Times New Roman"/>
          <w:color w:val="202124"/>
          <w:sz w:val="24"/>
          <w:szCs w:val="24"/>
          <w:lang w:eastAsia="fr-FR"/>
        </w:rPr>
        <w:t>2.      Quelles sont les principales sources de données que vous utilisez au quotidien dans le cadre de vos projets de marketing digital et de Data, et comment sont-elles collectées ?</w:t>
      </w:r>
    </w:p>
    <w:p w14:paraId="01E344AD"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 3.      Comment ces données sont-elles stockées et gérées dans votre domaine ?</w:t>
      </w:r>
    </w:p>
    <w:p w14:paraId="06CE5E84"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3 : Utilisation des Technologies Big Data et Gestion de la Confidentialité</w:t>
      </w:r>
    </w:p>
    <w:p w14:paraId="360CB43D"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4.      Utilisez-vous des outils ou technologies spécifiques pour gérer et analyser les données de vos projets ? Pouvez-vous donner un exemple concret des avantages et des défis rencontrés ?</w:t>
      </w:r>
    </w:p>
    <w:p w14:paraId="206B612B"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4 :</w:t>
      </w:r>
      <w:r>
        <w:rPr>
          <w:rFonts w:ascii="Times New Roman" w:hAnsi="Times New Roman" w:cs="Times New Roman"/>
          <w:b/>
          <w:bCs/>
          <w:sz w:val="24"/>
          <w:szCs w:val="24"/>
        </w:rPr>
        <w:t xml:space="preserve"> </w:t>
      </w:r>
      <w:r w:rsidRPr="00F6638C">
        <w:rPr>
          <w:rFonts w:ascii="Times New Roman" w:hAnsi="Times New Roman" w:cs="Times New Roman"/>
          <w:b/>
          <w:bCs/>
          <w:sz w:val="24"/>
          <w:szCs w:val="24"/>
        </w:rPr>
        <w:t>Impact de la gestion des données sur les projets Marketing dans le secteur des télécommunications</w:t>
      </w:r>
    </w:p>
    <w:p w14:paraId="527B7115" w14:textId="0FFAD960"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5.      Pensez-vous que la gestion efficace des données est un facteur clé pour le succès des projets de marketing digital dans le secteur des télécommunications ? Pourquoi ?  Pouvez-vous partager un exemple concret ?</w:t>
      </w:r>
    </w:p>
    <w:p w14:paraId="64AE10E3"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5 : Bonnes Pratiques et Collaboration</w:t>
      </w:r>
    </w:p>
    <w:p w14:paraId="04CAC1A4"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6. Quelles sont les bonnes pratiques que vous recommanderiez pour la gestion des données dans le marketing digital et la Data ?</w:t>
      </w:r>
    </w:p>
    <w:p w14:paraId="717356A4"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7.      Comment la collaboration entre différentes équipes (marketers, data analyst, data engineer, data scientist, etc.) peut-elle être facilitée pour une gestion efficace des données ?</w:t>
      </w:r>
    </w:p>
    <w:p w14:paraId="70CFB5E8"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6 : Conformité Réglementaire</w:t>
      </w:r>
    </w:p>
    <w:p w14:paraId="6B826783"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8. Comment votre organisation assure-t-elle la conformité réglementaire en matière de gestion des données et de protection de la vie privée dans le secteur des télécommunications ?</w:t>
      </w:r>
    </w:p>
    <w:p w14:paraId="04C9EB87"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7 : Normes et Standards</w:t>
      </w:r>
    </w:p>
    <w:p w14:paraId="515D52EA"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9.      Existe-t-il des normes ou des standards spécifiques que vous suivez pour garantir l'intégrité et la sécurité des données dans le secteur des télécommunications ?</w:t>
      </w:r>
    </w:p>
    <w:p w14:paraId="2DBC5322" w14:textId="77777777" w:rsidR="00514606" w:rsidRDefault="00514606" w:rsidP="00E52DDA">
      <w:pPr>
        <w:spacing w:before="120" w:after="60" w:line="360" w:lineRule="auto"/>
        <w:jc w:val="both"/>
        <w:rPr>
          <w:rFonts w:ascii="Times New Roman" w:hAnsi="Times New Roman" w:cs="Times New Roman"/>
          <w:b/>
          <w:bCs/>
          <w:sz w:val="24"/>
          <w:szCs w:val="24"/>
        </w:rPr>
      </w:pPr>
    </w:p>
    <w:p w14:paraId="79951F60" w14:textId="77777777" w:rsidR="00514606" w:rsidRDefault="00514606" w:rsidP="00E52DDA">
      <w:pPr>
        <w:spacing w:before="120" w:after="60" w:line="360" w:lineRule="auto"/>
        <w:jc w:val="both"/>
        <w:rPr>
          <w:rFonts w:ascii="Times New Roman" w:hAnsi="Times New Roman" w:cs="Times New Roman"/>
          <w:b/>
          <w:bCs/>
          <w:sz w:val="24"/>
          <w:szCs w:val="24"/>
        </w:rPr>
      </w:pPr>
    </w:p>
    <w:p w14:paraId="322ED04A" w14:textId="77777777" w:rsidR="00514606" w:rsidRDefault="00514606" w:rsidP="00E52DDA">
      <w:pPr>
        <w:spacing w:before="120" w:after="60" w:line="360" w:lineRule="auto"/>
        <w:jc w:val="both"/>
        <w:rPr>
          <w:rFonts w:ascii="Times New Roman" w:hAnsi="Times New Roman" w:cs="Times New Roman"/>
          <w:b/>
          <w:bCs/>
          <w:sz w:val="24"/>
          <w:szCs w:val="24"/>
        </w:rPr>
      </w:pPr>
    </w:p>
    <w:p w14:paraId="0442AFAE" w14:textId="68E19C1C"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lastRenderedPageBreak/>
        <w:t>Section 8 : Confidentialité et Éthique des Données</w:t>
      </w:r>
    </w:p>
    <w:p w14:paraId="0D5A636E"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10. Comment abordez-vous les questions de confidentialité et d'éthique des données dans vos projets de marketing digital, et quelles pratiques recommandez-vous pour garantir la confidentialité et la sécurité des données ?</w:t>
      </w:r>
    </w:p>
    <w:p w14:paraId="5FA535CC"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9 : Formation et Sensibilisation</w:t>
      </w:r>
    </w:p>
    <w:p w14:paraId="600DADD9"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11.  Quelles initiatives mettez-vous en place pour former et sensibiliser votre équipe à la gestion des données et à la confidentialité dans le secteur des télécommunications ?</w:t>
      </w:r>
    </w:p>
    <w:p w14:paraId="07D33667"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10 : Impact Client</w:t>
      </w:r>
    </w:p>
    <w:p w14:paraId="4CDAB55B"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12.  Avez-vous des retours de la part des clients concernant la gestion de leurs données personnelles ? Comment les traitez-vous et quel impact cela a-t-il sur la relation client ?</w:t>
      </w:r>
    </w:p>
    <w:p w14:paraId="7D6C36C7"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11 : Avenir et Innovation</w:t>
      </w:r>
    </w:p>
    <w:p w14:paraId="3B7E5E83"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13.  Quelles sont les tendances émergentes en matière de gestion des données et de confidentialité dans le secteur des télécommunications ?</w:t>
      </w:r>
    </w:p>
    <w:p w14:paraId="79FCA8EB"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14.  Comment voyez-vous l'évolution des technologies Data et leur impact sur la gestion des données et la confidentialité dans les cinq prochaines années ?</w:t>
      </w:r>
    </w:p>
    <w:p w14:paraId="6CE93DB3"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Section 12 : Conclusion</w:t>
      </w:r>
    </w:p>
    <w:p w14:paraId="4AF0DF75"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15.  Quelle technologie non encore utilisée recommanderiez-vous pour améliorer la situation actuelle ?</w:t>
      </w:r>
    </w:p>
    <w:p w14:paraId="15B966D8"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sz w:val="24"/>
          <w:szCs w:val="24"/>
        </w:rPr>
        <w:t>16.  Y a-t-il des ressources ou des lectures que vous recommanderiez aux personnes intéressées par ce sujet ?</w:t>
      </w:r>
    </w:p>
    <w:p w14:paraId="04AB300F" w14:textId="77777777" w:rsidR="00E52DDA" w:rsidRPr="00F6638C" w:rsidRDefault="00E52DDA" w:rsidP="00E52DDA">
      <w:pPr>
        <w:spacing w:before="120" w:after="60" w:line="360" w:lineRule="auto"/>
        <w:jc w:val="both"/>
        <w:rPr>
          <w:rFonts w:ascii="Times New Roman" w:hAnsi="Times New Roman" w:cs="Times New Roman"/>
          <w:sz w:val="24"/>
          <w:szCs w:val="24"/>
        </w:rPr>
      </w:pPr>
      <w:r w:rsidRPr="00F6638C">
        <w:rPr>
          <w:rFonts w:ascii="Times New Roman" w:hAnsi="Times New Roman" w:cs="Times New Roman"/>
          <w:b/>
          <w:bCs/>
          <w:sz w:val="24"/>
          <w:szCs w:val="24"/>
        </w:rPr>
        <w:t>Remerciements</w:t>
      </w:r>
    </w:p>
    <w:p w14:paraId="365F5CC8" w14:textId="77777777" w:rsidR="00E52DDA" w:rsidRPr="00F6638C" w:rsidRDefault="00E52DDA" w:rsidP="00E52DDA">
      <w:pPr>
        <w:spacing w:after="120" w:line="360" w:lineRule="auto"/>
        <w:jc w:val="both"/>
        <w:rPr>
          <w:rFonts w:ascii="Times New Roman" w:hAnsi="Times New Roman" w:cs="Times New Roman"/>
          <w:sz w:val="24"/>
          <w:szCs w:val="24"/>
        </w:rPr>
      </w:pPr>
      <w:r w:rsidRPr="00F6638C">
        <w:rPr>
          <w:rFonts w:ascii="Times New Roman" w:hAnsi="Times New Roman" w:cs="Times New Roman"/>
          <w:sz w:val="24"/>
          <w:szCs w:val="24"/>
        </w:rPr>
        <w:t>Merci pour votre temps et votre participation précieuse à cette enquête. Vos réponses nous aideront à mieux comprendre les pratiques et défis liés à la gestion des données et à la confidentialité dans le secteur des télécommunications.</w:t>
      </w:r>
    </w:p>
    <w:p w14:paraId="5E427C22" w14:textId="1198FBD2" w:rsidR="00952B9C" w:rsidRDefault="00952B9C">
      <w:pPr>
        <w:rPr>
          <w:rFonts w:ascii="Arial Rounded MT Bold" w:eastAsiaTheme="majorEastAsia" w:hAnsi="Arial Rounded MT Bold" w:cs="Times New Roman"/>
          <w:b/>
          <w:sz w:val="80"/>
          <w:szCs w:val="80"/>
        </w:rPr>
      </w:pPr>
      <w:r>
        <w:rPr>
          <w:rFonts w:ascii="Arial Rounded MT Bold" w:hAnsi="Arial Rounded MT Bold" w:cs="Times New Roman"/>
          <w:b/>
          <w:sz w:val="80"/>
          <w:szCs w:val="80"/>
        </w:rPr>
        <w:br w:type="page"/>
      </w:r>
    </w:p>
    <w:p w14:paraId="787EB709" w14:textId="63411157" w:rsidR="003B416D" w:rsidRDefault="00000000" w:rsidP="003B416D">
      <w:pPr>
        <w:spacing w:before="120" w:after="120"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pict w14:anchorId="593A876A">
          <v:rect id="_x0000_s2221" style="position:absolute;left:0;text-align:left;margin-left:-3.9pt;margin-top:46.75pt;width:487.1pt;height:222.25pt;z-index:251681792" fillcolor="#f2f2f2 [3052]">
            <v:textbox>
              <w:txbxContent>
                <w:p w14:paraId="4C9D857B"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FF"/>
                      <w:sz w:val="20"/>
                      <w:szCs w:val="20"/>
                      <w:highlight w:val="white"/>
                    </w:rPr>
                    <w:t>import</w:t>
                  </w:r>
                  <w:r w:rsidRPr="002A1A3F">
                    <w:rPr>
                      <w:rFonts w:ascii="Leelawadee UI" w:hAnsi="Leelawadee UI" w:cs="Leelawadee UI"/>
                      <w:color w:val="000000"/>
                      <w:sz w:val="20"/>
                      <w:szCs w:val="20"/>
                      <w:highlight w:val="white"/>
                    </w:rPr>
                    <w:t xml:space="preserve"> matplotlib</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pyplot</w:t>
                  </w:r>
                  <w:r w:rsidRPr="002A1A3F">
                    <w:rPr>
                      <w:rFonts w:ascii="Leelawadee UI" w:hAnsi="Leelawadee UI" w:cs="Leelawadee UI"/>
                      <w:color w:val="000000"/>
                      <w:sz w:val="20"/>
                      <w:szCs w:val="20"/>
                      <w:highlight w:val="white"/>
                    </w:rPr>
                    <w:t xml:space="preserve"> </w:t>
                  </w:r>
                  <w:r w:rsidRPr="002A1A3F">
                    <w:rPr>
                      <w:rFonts w:ascii="Leelawadee UI" w:hAnsi="Leelawadee UI" w:cs="Leelawadee UI"/>
                      <w:b/>
                      <w:bCs/>
                      <w:color w:val="0000FF"/>
                      <w:sz w:val="20"/>
                      <w:szCs w:val="20"/>
                      <w:highlight w:val="white"/>
                    </w:rPr>
                    <w:t>as</w:t>
                  </w:r>
                  <w:r w:rsidRPr="002A1A3F">
                    <w:rPr>
                      <w:rFonts w:ascii="Leelawadee UI" w:hAnsi="Leelawadee UI" w:cs="Leelawadee UI"/>
                      <w:color w:val="000000"/>
                      <w:sz w:val="20"/>
                      <w:szCs w:val="20"/>
                      <w:highlight w:val="white"/>
                    </w:rPr>
                    <w:t xml:space="preserve"> plt</w:t>
                  </w:r>
                </w:p>
                <w:p w14:paraId="5216A00A"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b/>
                      <w:bCs/>
                      <w:color w:val="0000FF"/>
                      <w:sz w:val="20"/>
                      <w:szCs w:val="20"/>
                      <w:highlight w:val="white"/>
                    </w:rPr>
                    <w:t>import</w:t>
                  </w:r>
                  <w:r w:rsidRPr="002A1A3F">
                    <w:rPr>
                      <w:rFonts w:ascii="Leelawadee UI" w:hAnsi="Leelawadee UI" w:cs="Leelawadee UI"/>
                      <w:color w:val="000000"/>
                      <w:sz w:val="20"/>
                      <w:szCs w:val="20"/>
                      <w:highlight w:val="white"/>
                    </w:rPr>
                    <w:t xml:space="preserve"> seaborn </w:t>
                  </w:r>
                  <w:r w:rsidRPr="002A1A3F">
                    <w:rPr>
                      <w:rFonts w:ascii="Leelawadee UI" w:hAnsi="Leelawadee UI" w:cs="Leelawadee UI"/>
                      <w:b/>
                      <w:bCs/>
                      <w:color w:val="0000FF"/>
                      <w:sz w:val="20"/>
                      <w:szCs w:val="20"/>
                      <w:highlight w:val="white"/>
                    </w:rPr>
                    <w:t>as</w:t>
                  </w:r>
                  <w:r w:rsidRPr="002A1A3F">
                    <w:rPr>
                      <w:rFonts w:ascii="Leelawadee UI" w:hAnsi="Leelawadee UI" w:cs="Leelawadee UI"/>
                      <w:color w:val="000000"/>
                      <w:sz w:val="20"/>
                      <w:szCs w:val="20"/>
                      <w:highlight w:val="white"/>
                    </w:rPr>
                    <w:t xml:space="preserve"> sns</w:t>
                  </w:r>
                </w:p>
                <w:p w14:paraId="4906901A"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8"/>
                      <w:szCs w:val="8"/>
                      <w:highlight w:val="white"/>
                    </w:rPr>
                  </w:pPr>
                </w:p>
                <w:p w14:paraId="1BD30193"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8000"/>
                      <w:sz w:val="20"/>
                      <w:szCs w:val="20"/>
                      <w:highlight w:val="white"/>
                    </w:rPr>
                    <w:t># Répartition des effectifs par ancienneté et fonction principale</w:t>
                  </w:r>
                </w:p>
                <w:p w14:paraId="08F02CDD"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0F5C034"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8000"/>
                      <w:sz w:val="20"/>
                      <w:szCs w:val="20"/>
                      <w:highlight w:val="white"/>
                    </w:rPr>
                    <w:t># Preparing data for heatmap: Group by function and seniority</w:t>
                  </w:r>
                </w:p>
                <w:p w14:paraId="6EDB3AEB"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 xml:space="preserve">heatmap_data </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data</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groupby</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'Fonction principale'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w:t>
                  </w:r>
                  <w:r w:rsidRPr="002A1A3F">
                    <w:rPr>
                      <w:rFonts w:ascii="Leelawadee UI" w:hAnsi="Leelawadee UI" w:cs="Leelawadee UI"/>
                      <w:color w:val="808080"/>
                      <w:sz w:val="20"/>
                      <w:szCs w:val="20"/>
                      <w:highlight w:val="white"/>
                    </w:rPr>
                    <w:t>'Ancienneté chez SFR'</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size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unstack</w:t>
                  </w:r>
                  <w:r w:rsidRPr="002A1A3F">
                    <w:rPr>
                      <w:rFonts w:ascii="Leelawadee UI" w:hAnsi="Leelawadee UI" w:cs="Leelawadee UI"/>
                      <w:b/>
                      <w:bCs/>
                      <w:color w:val="000080"/>
                      <w:sz w:val="20"/>
                      <w:szCs w:val="20"/>
                      <w:highlight w:val="white"/>
                    </w:rPr>
                    <w:t>()</w:t>
                  </w:r>
                </w:p>
                <w:p w14:paraId="6B7033C5"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4A7EEF3F"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8000"/>
                      <w:sz w:val="20"/>
                      <w:szCs w:val="20"/>
                      <w:highlight w:val="white"/>
                    </w:rPr>
                    <w:t># Plotting the heatmap</w:t>
                  </w:r>
                </w:p>
                <w:p w14:paraId="02AD2646"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figure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figsize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0000"/>
                      <w:sz w:val="20"/>
                      <w:szCs w:val="20"/>
                      <w:highlight w:val="white"/>
                    </w:rPr>
                    <w:t>10</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w:t>
                  </w:r>
                  <w:r w:rsidRPr="002A1A3F">
                    <w:rPr>
                      <w:rFonts w:ascii="Leelawadee UI" w:hAnsi="Leelawadee UI" w:cs="Leelawadee UI"/>
                      <w:color w:val="FF0000"/>
                      <w:sz w:val="20"/>
                      <w:szCs w:val="20"/>
                      <w:highlight w:val="white"/>
                    </w:rPr>
                    <w:t>6</w:t>
                  </w:r>
                  <w:r w:rsidRPr="002A1A3F">
                    <w:rPr>
                      <w:rFonts w:ascii="Leelawadee UI" w:hAnsi="Leelawadee UI" w:cs="Leelawadee UI"/>
                      <w:b/>
                      <w:bCs/>
                      <w:color w:val="000080"/>
                      <w:sz w:val="20"/>
                      <w:szCs w:val="20"/>
                      <w:highlight w:val="white"/>
                    </w:rPr>
                    <w:t>))</w:t>
                  </w:r>
                </w:p>
                <w:p w14:paraId="47A1EB80"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sns</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heatmap</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heatmap_data</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annot</w:t>
                  </w:r>
                  <w:r w:rsidRPr="002A1A3F">
                    <w:rPr>
                      <w:rFonts w:ascii="Leelawadee UI" w:hAnsi="Leelawadee UI" w:cs="Leelawadee UI"/>
                      <w:b/>
                      <w:bCs/>
                      <w:color w:val="000080"/>
                      <w:sz w:val="20"/>
                      <w:szCs w:val="20"/>
                      <w:highlight w:val="white"/>
                    </w:rPr>
                    <w:t>=</w:t>
                  </w:r>
                  <w:r w:rsidRPr="002A1A3F">
                    <w:rPr>
                      <w:rFonts w:ascii="Leelawadee UI" w:hAnsi="Leelawadee UI" w:cs="Leelawadee UI"/>
                      <w:b/>
                      <w:bCs/>
                      <w:color w:val="880088"/>
                      <w:sz w:val="20"/>
                      <w:szCs w:val="20"/>
                      <w:highlight w:val="white"/>
                    </w:rPr>
                    <w:t>True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fmt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"d"</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cmap</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"Blues"</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cbar_kws</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'label'</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 xml:space="preserve"> </w:t>
                  </w:r>
                  <w:r w:rsidRPr="002A1A3F">
                    <w:rPr>
                      <w:rFonts w:ascii="Leelawadee UI" w:hAnsi="Leelawadee UI" w:cs="Leelawadee UI"/>
                      <w:color w:val="808080"/>
                      <w:sz w:val="20"/>
                      <w:szCs w:val="20"/>
                      <w:highlight w:val="white"/>
                    </w:rPr>
                    <w:t>'Nombre de répondants'</w:t>
                  </w:r>
                  <w:r w:rsidRPr="002A1A3F">
                    <w:rPr>
                      <w:rFonts w:ascii="Leelawadee UI" w:hAnsi="Leelawadee UI" w:cs="Leelawadee UI"/>
                      <w:b/>
                      <w:bCs/>
                      <w:color w:val="000080"/>
                      <w:sz w:val="20"/>
                      <w:szCs w:val="20"/>
                      <w:highlight w:val="white"/>
                    </w:rPr>
                    <w:t>})</w:t>
                  </w:r>
                </w:p>
                <w:p w14:paraId="29D45D74"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title</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"Carte thermique : Répartition des répondants par fonction principale et ancienneté"</w:t>
                  </w:r>
                  <w:r w:rsidRPr="002A1A3F">
                    <w:rPr>
                      <w:rFonts w:ascii="Leelawadee UI" w:hAnsi="Leelawadee UI" w:cs="Leelawadee UI"/>
                      <w:b/>
                      <w:bCs/>
                      <w:color w:val="000080"/>
                      <w:sz w:val="20"/>
                      <w:szCs w:val="20"/>
                      <w:highlight w:val="white"/>
                    </w:rPr>
                    <w:t>)</w:t>
                  </w:r>
                </w:p>
                <w:p w14:paraId="5311EE5A"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ylabel</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"Fonction principale"</w:t>
                  </w:r>
                  <w:r w:rsidRPr="002A1A3F">
                    <w:rPr>
                      <w:rFonts w:ascii="Leelawadee UI" w:hAnsi="Leelawadee UI" w:cs="Leelawadee UI"/>
                      <w:b/>
                      <w:bCs/>
                      <w:color w:val="000080"/>
                      <w:sz w:val="20"/>
                      <w:szCs w:val="20"/>
                      <w:highlight w:val="white"/>
                    </w:rPr>
                    <w:t>)</w:t>
                  </w:r>
                </w:p>
                <w:p w14:paraId="71F1C9E9"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xlabel</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808080"/>
                      <w:sz w:val="20"/>
                      <w:szCs w:val="20"/>
                      <w:highlight w:val="white"/>
                    </w:rPr>
                    <w:t>"Ancienneté chez SFR"</w:t>
                  </w:r>
                  <w:r w:rsidRPr="002A1A3F">
                    <w:rPr>
                      <w:rFonts w:ascii="Leelawadee UI" w:hAnsi="Leelawadee UI" w:cs="Leelawadee UI"/>
                      <w:b/>
                      <w:bCs/>
                      <w:color w:val="000080"/>
                      <w:sz w:val="20"/>
                      <w:szCs w:val="20"/>
                      <w:highlight w:val="white"/>
                    </w:rPr>
                    <w:t>)</w:t>
                  </w:r>
                </w:p>
                <w:p w14:paraId="63DBD9F7"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xticks</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000000"/>
                      <w:sz w:val="20"/>
                      <w:szCs w:val="20"/>
                      <w:highlight w:val="white"/>
                    </w:rPr>
                    <w:t>rotation</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0000"/>
                      <w:sz w:val="20"/>
                      <w:szCs w:val="20"/>
                      <w:highlight w:val="white"/>
                    </w:rPr>
                    <w:t>45</w:t>
                  </w:r>
                  <w:r w:rsidRPr="002A1A3F">
                    <w:rPr>
                      <w:rFonts w:ascii="Leelawadee UI" w:hAnsi="Leelawadee UI" w:cs="Leelawadee UI"/>
                      <w:b/>
                      <w:bCs/>
                      <w:color w:val="000080"/>
                      <w:sz w:val="20"/>
                      <w:szCs w:val="20"/>
                      <w:highlight w:val="white"/>
                    </w:rPr>
                    <w:t>)</w:t>
                  </w:r>
                </w:p>
                <w:p w14:paraId="0445CF59"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tight_layout</w:t>
                  </w:r>
                  <w:r w:rsidRPr="002A1A3F">
                    <w:rPr>
                      <w:rFonts w:ascii="Leelawadee UI" w:hAnsi="Leelawadee UI" w:cs="Leelawadee UI"/>
                      <w:b/>
                      <w:bCs/>
                      <w:color w:val="000080"/>
                      <w:sz w:val="20"/>
                      <w:szCs w:val="20"/>
                      <w:highlight w:val="white"/>
                    </w:rPr>
                    <w:t>()</w:t>
                  </w:r>
                </w:p>
                <w:p w14:paraId="05302B0E" w14:textId="77777777" w:rsidR="002A1A3F" w:rsidRPr="002A1A3F" w:rsidRDefault="002A1A3F">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2A1A3F">
                    <w:rPr>
                      <w:rFonts w:ascii="Leelawadee UI" w:hAnsi="Leelawadee UI" w:cs="Leelawadee UI"/>
                      <w:color w:val="000000"/>
                      <w:sz w:val="20"/>
                      <w:szCs w:val="20"/>
                      <w:highlight w:val="white"/>
                    </w:rPr>
                    <w:t>plt</w:t>
                  </w:r>
                  <w:r w:rsidRPr="002A1A3F">
                    <w:rPr>
                      <w:rFonts w:ascii="Leelawadee UI" w:hAnsi="Leelawadee UI" w:cs="Leelawadee UI"/>
                      <w:b/>
                      <w:bCs/>
                      <w:color w:val="000080"/>
                      <w:sz w:val="20"/>
                      <w:szCs w:val="20"/>
                      <w:highlight w:val="white"/>
                    </w:rPr>
                    <w:t>.</w:t>
                  </w:r>
                  <w:r w:rsidRPr="002A1A3F">
                    <w:rPr>
                      <w:rFonts w:ascii="Leelawadee UI" w:hAnsi="Leelawadee UI" w:cs="Leelawadee UI"/>
                      <w:color w:val="FF8000"/>
                      <w:sz w:val="20"/>
                      <w:szCs w:val="20"/>
                      <w:highlight w:val="white"/>
                    </w:rPr>
                    <w:t>show</w:t>
                  </w:r>
                  <w:r w:rsidRPr="002A1A3F">
                    <w:rPr>
                      <w:rFonts w:ascii="Leelawadee UI" w:hAnsi="Leelawadee UI" w:cs="Leelawadee UI"/>
                      <w:b/>
                      <w:bCs/>
                      <w:color w:val="000080"/>
                      <w:sz w:val="20"/>
                      <w:szCs w:val="20"/>
                      <w:highlight w:val="white"/>
                    </w:rPr>
                    <w:t>()</w:t>
                  </w:r>
                </w:p>
                <w:p w14:paraId="3569C061" w14:textId="77777777" w:rsidR="002A1A3F" w:rsidRDefault="002A1A3F"/>
              </w:txbxContent>
            </v:textbox>
          </v:rect>
        </w:pict>
      </w:r>
      <w:r w:rsidR="003B416D">
        <w:rPr>
          <w:rFonts w:ascii="Times New Roman" w:hAnsi="Times New Roman" w:cs="Times New Roman"/>
          <w:b/>
          <w:bCs/>
          <w:sz w:val="24"/>
          <w:szCs w:val="24"/>
        </w:rPr>
        <w:t>c</w:t>
      </w:r>
      <w:r w:rsidR="003B416D" w:rsidRPr="00D4380D">
        <w:rPr>
          <w:rFonts w:ascii="Times New Roman" w:hAnsi="Times New Roman" w:cs="Times New Roman"/>
          <w:b/>
          <w:bCs/>
          <w:sz w:val="24"/>
          <w:szCs w:val="24"/>
        </w:rPr>
        <w:t xml:space="preserve">) </w:t>
      </w:r>
      <w:r w:rsidR="002A1A3F">
        <w:rPr>
          <w:rFonts w:ascii="Times New Roman" w:hAnsi="Times New Roman" w:cs="Times New Roman"/>
          <w:b/>
          <w:bCs/>
          <w:sz w:val="24"/>
          <w:szCs w:val="24"/>
        </w:rPr>
        <w:t>Scripts python ayant favorisé la construction des graphiques sur la base des résultats d’enquêtes ;</w:t>
      </w:r>
    </w:p>
    <w:p w14:paraId="77F703FE" w14:textId="21E63475" w:rsidR="002A1A3F" w:rsidRPr="00D4380D" w:rsidRDefault="002A1A3F" w:rsidP="003B416D">
      <w:pPr>
        <w:spacing w:before="120" w:after="120" w:line="360" w:lineRule="auto"/>
        <w:jc w:val="both"/>
        <w:rPr>
          <w:rFonts w:ascii="Times New Roman" w:hAnsi="Times New Roman" w:cs="Times New Roman"/>
          <w:b/>
          <w:bCs/>
          <w:sz w:val="24"/>
          <w:szCs w:val="24"/>
        </w:rPr>
      </w:pPr>
    </w:p>
    <w:p w14:paraId="35017118" w14:textId="33BF03FE" w:rsidR="000C4FBC" w:rsidRDefault="000C4FBC" w:rsidP="002D46A9">
      <w:pPr>
        <w:pStyle w:val="Titre1"/>
        <w:jc w:val="center"/>
        <w:rPr>
          <w:rFonts w:ascii="Arial Rounded MT Bold" w:hAnsi="Arial Rounded MT Bold" w:cs="Times New Roman"/>
          <w:b/>
          <w:color w:val="auto"/>
          <w:sz w:val="36"/>
          <w:szCs w:val="36"/>
        </w:rPr>
      </w:pPr>
    </w:p>
    <w:p w14:paraId="35D4C284" w14:textId="77777777" w:rsidR="002A1A3F" w:rsidRPr="002A1A3F" w:rsidRDefault="002A1A3F" w:rsidP="002A1A3F"/>
    <w:p w14:paraId="61CABC95" w14:textId="77777777" w:rsidR="002A1A3F" w:rsidRPr="002A1A3F" w:rsidRDefault="002A1A3F" w:rsidP="002A1A3F"/>
    <w:p w14:paraId="6B053538" w14:textId="77777777" w:rsidR="002A1A3F" w:rsidRPr="002A1A3F" w:rsidRDefault="002A1A3F" w:rsidP="002A1A3F"/>
    <w:p w14:paraId="03D518C9" w14:textId="77777777" w:rsidR="002A1A3F" w:rsidRPr="002A1A3F" w:rsidRDefault="002A1A3F" w:rsidP="002A1A3F"/>
    <w:p w14:paraId="146E7E74" w14:textId="77777777" w:rsidR="002A1A3F" w:rsidRPr="002A1A3F" w:rsidRDefault="002A1A3F" w:rsidP="002A1A3F"/>
    <w:p w14:paraId="0F6F461D" w14:textId="77777777" w:rsidR="002A1A3F" w:rsidRPr="002A1A3F" w:rsidRDefault="002A1A3F" w:rsidP="002A1A3F"/>
    <w:p w14:paraId="75E7A435" w14:textId="77777777" w:rsidR="002A1A3F" w:rsidRPr="002A1A3F" w:rsidRDefault="002A1A3F" w:rsidP="002A1A3F"/>
    <w:p w14:paraId="015F60A6" w14:textId="77777777" w:rsidR="002A1A3F" w:rsidRPr="002A1A3F" w:rsidRDefault="002A1A3F" w:rsidP="002A1A3F"/>
    <w:p w14:paraId="1C6F4DE1" w14:textId="6BCE42AA" w:rsidR="002A1A3F" w:rsidRDefault="002A1A3F" w:rsidP="002A1A3F">
      <w:pPr>
        <w:tabs>
          <w:tab w:val="left" w:pos="1590"/>
        </w:tabs>
      </w:pPr>
      <w:r>
        <w:rPr>
          <w:noProof/>
        </w:rPr>
        <w:drawing>
          <wp:inline distT="0" distB="0" distL="0" distR="0" wp14:anchorId="6D445939" wp14:editId="48A0A665">
            <wp:extent cx="4684621" cy="2552369"/>
            <wp:effectExtent l="0" t="0" r="0" b="0"/>
            <wp:docPr id="1834188208"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88208" name="Image 1" descr="Une image contenant texte, capture d’écran, diagramme, Rectangle&#10;&#10;Le contenu généré par l’IA peut être incorrect."/>
                    <pic:cNvPicPr/>
                  </pic:nvPicPr>
                  <pic:blipFill>
                    <a:blip r:embed="rId33"/>
                    <a:stretch>
                      <a:fillRect/>
                    </a:stretch>
                  </pic:blipFill>
                  <pic:spPr>
                    <a:xfrm>
                      <a:off x="0" y="0"/>
                      <a:ext cx="4700486" cy="2561013"/>
                    </a:xfrm>
                    <a:prstGeom prst="rect">
                      <a:avLst/>
                    </a:prstGeom>
                  </pic:spPr>
                </pic:pic>
              </a:graphicData>
            </a:graphic>
          </wp:inline>
        </w:drawing>
      </w:r>
    </w:p>
    <w:p w14:paraId="4AFA55BF" w14:textId="38CD94D8" w:rsidR="002A1A3F" w:rsidRDefault="002A1A3F" w:rsidP="002A1A3F"/>
    <w:p w14:paraId="19093E41" w14:textId="41D3EC46" w:rsidR="002A1A3F" w:rsidRDefault="00000000" w:rsidP="002A1A3F">
      <w:r>
        <w:rPr>
          <w:noProof/>
        </w:rPr>
        <w:pict w14:anchorId="593A876A">
          <v:rect id="_x0000_s2222" style="position:absolute;margin-left:-3.9pt;margin-top:4.45pt;width:487.1pt;height:192.2pt;z-index:251682816" fillcolor="#f2f2f2 [3052]">
            <v:textbox>
              <w:txbxContent>
                <w:p w14:paraId="4AB7D358"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Niveau de connaissance du RGPD par fonction principale</w:t>
                  </w:r>
                </w:p>
                <w:p w14:paraId="0933ACD7"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1E7A6DBA" w14:textId="77777777" w:rsidR="00BF26FA" w:rsidRPr="00EC1DC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lang w:val="it-IT"/>
                    </w:rPr>
                  </w:pPr>
                  <w:r w:rsidRPr="00EC1DCA">
                    <w:rPr>
                      <w:rFonts w:ascii="Leelawadee UI" w:hAnsi="Leelawadee UI" w:cs="Leelawadee UI"/>
                      <w:color w:val="008000"/>
                      <w:sz w:val="20"/>
                      <w:szCs w:val="20"/>
                      <w:highlight w:val="white"/>
                      <w:lang w:val="it-IT"/>
                    </w:rPr>
                    <w:t># Preparing data for stacked bar chart</w:t>
                  </w:r>
                </w:p>
                <w:p w14:paraId="59D04632"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 xml:space="preserve">knowledge_by_function </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data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groupby</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'Fonction principale'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808080"/>
                      <w:sz w:val="20"/>
                      <w:szCs w:val="20"/>
                      <w:highlight w:val="white"/>
                    </w:rPr>
                    <w:t>'Niveau de connaissance RGPD'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size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unstack</w:t>
                  </w:r>
                  <w:r w:rsidRPr="00BF26FA">
                    <w:rPr>
                      <w:rFonts w:ascii="Leelawadee UI" w:hAnsi="Leelawadee UI" w:cs="Leelawadee UI"/>
                      <w:b/>
                      <w:bCs/>
                      <w:color w:val="000080"/>
                      <w:sz w:val="20"/>
                      <w:szCs w:val="20"/>
                      <w:highlight w:val="white"/>
                    </w:rPr>
                    <w:t>()</w:t>
                  </w:r>
                </w:p>
                <w:p w14:paraId="2621CCE6"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9BE5A22"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Plotting the stacked bar chart</w:t>
                  </w:r>
                </w:p>
                <w:p w14:paraId="1694CE9A"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knowledge_by_function</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plot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kind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'bar'</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stacked</w:t>
                  </w:r>
                  <w:r w:rsidRPr="00BF26FA">
                    <w:rPr>
                      <w:rFonts w:ascii="Leelawadee UI" w:hAnsi="Leelawadee UI" w:cs="Leelawadee UI"/>
                      <w:b/>
                      <w:bCs/>
                      <w:color w:val="000080"/>
                      <w:sz w:val="20"/>
                      <w:szCs w:val="20"/>
                      <w:highlight w:val="white"/>
                    </w:rPr>
                    <w:t>=</w:t>
                  </w:r>
                  <w:r w:rsidRPr="00BF26FA">
                    <w:rPr>
                      <w:rFonts w:ascii="Leelawadee UI" w:hAnsi="Leelawadee UI" w:cs="Leelawadee UI"/>
                      <w:b/>
                      <w:bCs/>
                      <w:color w:val="880088"/>
                      <w:sz w:val="20"/>
                      <w:szCs w:val="20"/>
                      <w:highlight w:val="white"/>
                    </w:rPr>
                    <w:t>True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figsize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12</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FF0000"/>
                      <w:sz w:val="20"/>
                      <w:szCs w:val="20"/>
                      <w:highlight w:val="white"/>
                    </w:rPr>
                    <w:t>7</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colormap</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'viridis'</w:t>
                  </w:r>
                  <w:r w:rsidRPr="00BF26FA">
                    <w:rPr>
                      <w:rFonts w:ascii="Leelawadee UI" w:hAnsi="Leelawadee UI" w:cs="Leelawadee UI"/>
                      <w:b/>
                      <w:bCs/>
                      <w:color w:val="000080"/>
                      <w:sz w:val="20"/>
                      <w:szCs w:val="20"/>
                      <w:highlight w:val="white"/>
                    </w:rPr>
                    <w:t>)</w:t>
                  </w:r>
                </w:p>
                <w:p w14:paraId="65C6B459"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title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"Niveau de connaissance du RGPD par fonction principale"</w:t>
                  </w:r>
                  <w:r w:rsidRPr="00BF26FA">
                    <w:rPr>
                      <w:rFonts w:ascii="Leelawadee UI" w:hAnsi="Leelawadee UI" w:cs="Leelawadee UI"/>
                      <w:b/>
                      <w:bCs/>
                      <w:color w:val="000080"/>
                      <w:sz w:val="20"/>
                      <w:szCs w:val="20"/>
                      <w:highlight w:val="white"/>
                    </w:rPr>
                    <w:t>)</w:t>
                  </w:r>
                </w:p>
                <w:p w14:paraId="1301A256"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ylabel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"Nombre de répondants"</w:t>
                  </w:r>
                  <w:r w:rsidRPr="00BF26FA">
                    <w:rPr>
                      <w:rFonts w:ascii="Leelawadee UI" w:hAnsi="Leelawadee UI" w:cs="Leelawadee UI"/>
                      <w:b/>
                      <w:bCs/>
                      <w:color w:val="000080"/>
                      <w:sz w:val="20"/>
                      <w:szCs w:val="20"/>
                      <w:highlight w:val="white"/>
                    </w:rPr>
                    <w:t>)</w:t>
                  </w:r>
                </w:p>
                <w:p w14:paraId="40BD7537"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xlabel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"Fonction principale"</w:t>
                  </w:r>
                  <w:r w:rsidRPr="00BF26FA">
                    <w:rPr>
                      <w:rFonts w:ascii="Leelawadee UI" w:hAnsi="Leelawadee UI" w:cs="Leelawadee UI"/>
                      <w:b/>
                      <w:bCs/>
                      <w:color w:val="000080"/>
                      <w:sz w:val="20"/>
                      <w:szCs w:val="20"/>
                      <w:highlight w:val="white"/>
                    </w:rPr>
                    <w:t>)</w:t>
                  </w:r>
                </w:p>
                <w:p w14:paraId="3F468CC2"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xticks</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rotation</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45</w:t>
                  </w:r>
                  <w:r w:rsidRPr="00BF26FA">
                    <w:rPr>
                      <w:rFonts w:ascii="Leelawadee UI" w:hAnsi="Leelawadee UI" w:cs="Leelawadee UI"/>
                      <w:b/>
                      <w:bCs/>
                      <w:color w:val="000080"/>
                      <w:sz w:val="20"/>
                      <w:szCs w:val="20"/>
                      <w:highlight w:val="white"/>
                    </w:rPr>
                    <w:t>)</w:t>
                  </w:r>
                </w:p>
                <w:p w14:paraId="1092B6C9"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legend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title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"Niveau de connaissance RGPD"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bbox_to_anchor</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1.05</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FF0000"/>
                      <w:sz w:val="20"/>
                      <w:szCs w:val="20"/>
                      <w:highlight w:val="white"/>
                    </w:rPr>
                    <w:t>1</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loc</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'upper left'</w:t>
                  </w:r>
                  <w:r w:rsidRPr="00BF26FA">
                    <w:rPr>
                      <w:rFonts w:ascii="Leelawadee UI" w:hAnsi="Leelawadee UI" w:cs="Leelawadee UI"/>
                      <w:b/>
                      <w:bCs/>
                      <w:color w:val="000080"/>
                      <w:sz w:val="20"/>
                      <w:szCs w:val="20"/>
                      <w:highlight w:val="white"/>
                    </w:rPr>
                    <w:t>)</w:t>
                  </w:r>
                </w:p>
                <w:p w14:paraId="677AFB5C"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tight_layout</w:t>
                  </w:r>
                  <w:r w:rsidRPr="00BF26FA">
                    <w:rPr>
                      <w:rFonts w:ascii="Leelawadee UI" w:hAnsi="Leelawadee UI" w:cs="Leelawadee UI"/>
                      <w:b/>
                      <w:bCs/>
                      <w:color w:val="000080"/>
                      <w:sz w:val="20"/>
                      <w:szCs w:val="20"/>
                      <w:highlight w:val="white"/>
                    </w:rPr>
                    <w:t>()</w:t>
                  </w:r>
                </w:p>
                <w:p w14:paraId="7409D70E"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show</w:t>
                  </w:r>
                  <w:r w:rsidRPr="00BF26FA">
                    <w:rPr>
                      <w:rFonts w:ascii="Leelawadee UI" w:hAnsi="Leelawadee UI" w:cs="Leelawadee UI"/>
                      <w:b/>
                      <w:bCs/>
                      <w:color w:val="000080"/>
                      <w:sz w:val="20"/>
                      <w:szCs w:val="20"/>
                      <w:highlight w:val="white"/>
                    </w:rPr>
                    <w:t>()</w:t>
                  </w:r>
                </w:p>
                <w:p w14:paraId="166A6572" w14:textId="77777777" w:rsidR="002A1A3F" w:rsidRPr="00BF26FA" w:rsidRDefault="002A1A3F" w:rsidP="002A1A3F">
                  <w:pPr>
                    <w:rPr>
                      <w:sz w:val="20"/>
                      <w:szCs w:val="20"/>
                    </w:rPr>
                  </w:pPr>
                </w:p>
              </w:txbxContent>
            </v:textbox>
          </v:rect>
        </w:pict>
      </w:r>
    </w:p>
    <w:p w14:paraId="2723A5A9" w14:textId="77777777" w:rsidR="002A1A3F" w:rsidRPr="002A1A3F" w:rsidRDefault="002A1A3F" w:rsidP="002A1A3F"/>
    <w:p w14:paraId="46E052F4" w14:textId="77777777" w:rsidR="002A1A3F" w:rsidRPr="002A1A3F" w:rsidRDefault="002A1A3F" w:rsidP="002A1A3F"/>
    <w:p w14:paraId="453C448B" w14:textId="77777777" w:rsidR="002A1A3F" w:rsidRPr="002A1A3F" w:rsidRDefault="002A1A3F" w:rsidP="002A1A3F"/>
    <w:p w14:paraId="0A2B6BE3" w14:textId="77777777" w:rsidR="002A1A3F" w:rsidRPr="002A1A3F" w:rsidRDefault="002A1A3F" w:rsidP="002A1A3F"/>
    <w:p w14:paraId="49B429DC" w14:textId="77777777" w:rsidR="002A1A3F" w:rsidRPr="002A1A3F" w:rsidRDefault="002A1A3F" w:rsidP="002A1A3F"/>
    <w:p w14:paraId="40AD9B94" w14:textId="77777777" w:rsidR="002A1A3F" w:rsidRPr="002A1A3F" w:rsidRDefault="002A1A3F" w:rsidP="002A1A3F"/>
    <w:p w14:paraId="440F79AF" w14:textId="77777777" w:rsidR="002A1A3F" w:rsidRDefault="002A1A3F" w:rsidP="002A1A3F"/>
    <w:p w14:paraId="6B367E2C" w14:textId="6E9CA352" w:rsidR="002A1A3F" w:rsidRDefault="002A1A3F" w:rsidP="002A1A3F">
      <w:pPr>
        <w:tabs>
          <w:tab w:val="left" w:pos="7663"/>
        </w:tabs>
      </w:pPr>
      <w:r>
        <w:tab/>
      </w:r>
    </w:p>
    <w:p w14:paraId="0A326EA3" w14:textId="516673BD" w:rsidR="002A1A3F" w:rsidRDefault="002A1A3F">
      <w:r>
        <w:br w:type="page"/>
      </w:r>
      <w:r w:rsidR="00BF26FA">
        <w:rPr>
          <w:noProof/>
        </w:rPr>
        <w:lastRenderedPageBreak/>
        <w:drawing>
          <wp:inline distT="0" distB="0" distL="0" distR="0" wp14:anchorId="6272F3DF" wp14:editId="7E7925F3">
            <wp:extent cx="5136543" cy="2848511"/>
            <wp:effectExtent l="0" t="0" r="0" b="0"/>
            <wp:docPr id="1103756769"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56769" name="Image 1" descr="Une image contenant texte, capture d’écran, diagramme, ligne&#10;&#10;Le contenu généré par l’IA peut être incorrect."/>
                    <pic:cNvPicPr/>
                  </pic:nvPicPr>
                  <pic:blipFill>
                    <a:blip r:embed="rId34"/>
                    <a:stretch>
                      <a:fillRect/>
                    </a:stretch>
                  </pic:blipFill>
                  <pic:spPr>
                    <a:xfrm>
                      <a:off x="0" y="0"/>
                      <a:ext cx="5147155" cy="2854396"/>
                    </a:xfrm>
                    <a:prstGeom prst="rect">
                      <a:avLst/>
                    </a:prstGeom>
                  </pic:spPr>
                </pic:pic>
              </a:graphicData>
            </a:graphic>
          </wp:inline>
        </w:drawing>
      </w:r>
    </w:p>
    <w:p w14:paraId="274428B5" w14:textId="2D6FE052" w:rsidR="00BF26FA" w:rsidRDefault="00BF26FA"/>
    <w:p w14:paraId="353FE0B7" w14:textId="37FD7731" w:rsidR="002A1A3F" w:rsidRDefault="00000000" w:rsidP="002A1A3F">
      <w:pPr>
        <w:tabs>
          <w:tab w:val="left" w:pos="7663"/>
        </w:tabs>
      </w:pPr>
      <w:r>
        <w:rPr>
          <w:noProof/>
        </w:rPr>
        <w:pict w14:anchorId="593A876A">
          <v:rect id="_x0000_s2223" style="position:absolute;margin-left:-3.8pt;margin-top:6pt;width:487.1pt;height:178.45pt;z-index:251683840" fillcolor="#f2f2f2 [3052]">
            <v:textbox>
              <w:txbxContent>
                <w:p w14:paraId="07C1462B"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Niveau de connaissance du RGPD par fonction principale</w:t>
                  </w:r>
                </w:p>
                <w:p w14:paraId="1CAD828A"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4775B456"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Preparing data for grouped bar chart: Perception of RGPD practices by function</w:t>
                  </w:r>
                </w:p>
                <w:p w14:paraId="099416AB"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 xml:space="preserve">rgpd_practices </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data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groupby</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'Fonction principale'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808080"/>
                      <w:sz w:val="20"/>
                      <w:szCs w:val="20"/>
                      <w:highlight w:val="white"/>
                    </w:rPr>
                    <w:t>'Pratiques respectent RGPD'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size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unstack</w:t>
                  </w:r>
                  <w:r w:rsidRPr="00BF26FA">
                    <w:rPr>
                      <w:rFonts w:ascii="Leelawadee UI" w:hAnsi="Leelawadee UI" w:cs="Leelawadee UI"/>
                      <w:b/>
                      <w:bCs/>
                      <w:color w:val="000080"/>
                      <w:sz w:val="20"/>
                      <w:szCs w:val="20"/>
                      <w:highlight w:val="white"/>
                    </w:rPr>
                    <w:t>()</w:t>
                  </w:r>
                </w:p>
                <w:p w14:paraId="11366648"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6EFE888F"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Plotting the grouped bar chart</w:t>
                  </w:r>
                </w:p>
                <w:p w14:paraId="35C9BCD4"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rgpd_practices</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plot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kind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'bar'</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figsize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12</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FF0000"/>
                      <w:sz w:val="20"/>
                      <w:szCs w:val="20"/>
                      <w:highlight w:val="white"/>
                    </w:rPr>
                    <w:t>7</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colormap</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'tab10'</w:t>
                  </w:r>
                  <w:r w:rsidRPr="00BF26FA">
                    <w:rPr>
                      <w:rFonts w:ascii="Leelawadee UI" w:hAnsi="Leelawadee UI" w:cs="Leelawadee UI"/>
                      <w:b/>
                      <w:bCs/>
                      <w:color w:val="000080"/>
                      <w:sz w:val="20"/>
                      <w:szCs w:val="20"/>
                      <w:highlight w:val="white"/>
                    </w:rPr>
                    <w:t>)</w:t>
                  </w:r>
                </w:p>
                <w:p w14:paraId="175DD3A1"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title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"Perception des pratiques RGPD par fonction principale"</w:t>
                  </w:r>
                  <w:r w:rsidRPr="00BF26FA">
                    <w:rPr>
                      <w:rFonts w:ascii="Leelawadee UI" w:hAnsi="Leelawadee UI" w:cs="Leelawadee UI"/>
                      <w:b/>
                      <w:bCs/>
                      <w:color w:val="000080"/>
                      <w:sz w:val="20"/>
                      <w:szCs w:val="20"/>
                      <w:highlight w:val="white"/>
                    </w:rPr>
                    <w:t>)</w:t>
                  </w:r>
                </w:p>
                <w:p w14:paraId="058C8D53"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ylabel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"Nombre de répondants"</w:t>
                  </w:r>
                  <w:r w:rsidRPr="00BF26FA">
                    <w:rPr>
                      <w:rFonts w:ascii="Leelawadee UI" w:hAnsi="Leelawadee UI" w:cs="Leelawadee UI"/>
                      <w:b/>
                      <w:bCs/>
                      <w:color w:val="000080"/>
                      <w:sz w:val="20"/>
                      <w:szCs w:val="20"/>
                      <w:highlight w:val="white"/>
                    </w:rPr>
                    <w:t>)</w:t>
                  </w:r>
                </w:p>
                <w:p w14:paraId="7C1667B7"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xlabel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"Fonction principale"</w:t>
                  </w:r>
                  <w:r w:rsidRPr="00BF26FA">
                    <w:rPr>
                      <w:rFonts w:ascii="Leelawadee UI" w:hAnsi="Leelawadee UI" w:cs="Leelawadee UI"/>
                      <w:b/>
                      <w:bCs/>
                      <w:color w:val="000080"/>
                      <w:sz w:val="20"/>
                      <w:szCs w:val="20"/>
                      <w:highlight w:val="white"/>
                    </w:rPr>
                    <w:t>)</w:t>
                  </w:r>
                </w:p>
                <w:p w14:paraId="0295CB06"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xticks</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rotation</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45</w:t>
                  </w:r>
                  <w:r w:rsidRPr="00BF26FA">
                    <w:rPr>
                      <w:rFonts w:ascii="Leelawadee UI" w:hAnsi="Leelawadee UI" w:cs="Leelawadee UI"/>
                      <w:b/>
                      <w:bCs/>
                      <w:color w:val="000080"/>
                      <w:sz w:val="20"/>
                      <w:szCs w:val="20"/>
                      <w:highlight w:val="white"/>
                    </w:rPr>
                    <w:t>)</w:t>
                  </w:r>
                </w:p>
                <w:p w14:paraId="479A5C40"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legend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title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"Perception des pratiques RGPD"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bbox_to_anchor</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1.05</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FF0000"/>
                      <w:sz w:val="20"/>
                      <w:szCs w:val="20"/>
                      <w:highlight w:val="white"/>
                    </w:rPr>
                    <w:t>1</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loc</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'upper left'</w:t>
                  </w:r>
                  <w:r w:rsidRPr="00BF26FA">
                    <w:rPr>
                      <w:rFonts w:ascii="Leelawadee UI" w:hAnsi="Leelawadee UI" w:cs="Leelawadee UI"/>
                      <w:b/>
                      <w:bCs/>
                      <w:color w:val="000080"/>
                      <w:sz w:val="20"/>
                      <w:szCs w:val="20"/>
                      <w:highlight w:val="white"/>
                    </w:rPr>
                    <w:t>)</w:t>
                  </w:r>
                </w:p>
                <w:p w14:paraId="07D1F080"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tight_layout</w:t>
                  </w:r>
                  <w:r w:rsidRPr="00BF26FA">
                    <w:rPr>
                      <w:rFonts w:ascii="Leelawadee UI" w:hAnsi="Leelawadee UI" w:cs="Leelawadee UI"/>
                      <w:b/>
                      <w:bCs/>
                      <w:color w:val="000080"/>
                      <w:sz w:val="20"/>
                      <w:szCs w:val="20"/>
                      <w:highlight w:val="white"/>
                    </w:rPr>
                    <w:t>()</w:t>
                  </w:r>
                </w:p>
                <w:p w14:paraId="1C04228A"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show</w:t>
                  </w:r>
                  <w:r w:rsidRPr="00BF26FA">
                    <w:rPr>
                      <w:rFonts w:ascii="Leelawadee UI" w:hAnsi="Leelawadee UI" w:cs="Leelawadee UI"/>
                      <w:b/>
                      <w:bCs/>
                      <w:color w:val="000080"/>
                      <w:sz w:val="20"/>
                      <w:szCs w:val="20"/>
                      <w:highlight w:val="white"/>
                    </w:rPr>
                    <w:t>()</w:t>
                  </w:r>
                </w:p>
                <w:p w14:paraId="655DF992" w14:textId="77777777" w:rsidR="00BF26FA" w:rsidRPr="00BF26FA" w:rsidRDefault="00BF26FA" w:rsidP="00BF26FA">
                  <w:pPr>
                    <w:rPr>
                      <w:sz w:val="20"/>
                      <w:szCs w:val="20"/>
                    </w:rPr>
                  </w:pPr>
                </w:p>
              </w:txbxContent>
            </v:textbox>
          </v:rect>
        </w:pict>
      </w:r>
    </w:p>
    <w:p w14:paraId="77504D71" w14:textId="77777777" w:rsidR="00BF26FA" w:rsidRPr="00BF26FA" w:rsidRDefault="00BF26FA" w:rsidP="00BF26FA"/>
    <w:p w14:paraId="4D2B3BD4" w14:textId="77777777" w:rsidR="00BF26FA" w:rsidRPr="00BF26FA" w:rsidRDefault="00BF26FA" w:rsidP="00BF26FA"/>
    <w:p w14:paraId="23009D95" w14:textId="77777777" w:rsidR="00BF26FA" w:rsidRPr="00BF26FA" w:rsidRDefault="00BF26FA" w:rsidP="00BF26FA"/>
    <w:p w14:paraId="3F56D8EF" w14:textId="77777777" w:rsidR="00BF26FA" w:rsidRPr="00BF26FA" w:rsidRDefault="00BF26FA" w:rsidP="00BF26FA"/>
    <w:p w14:paraId="35028D94" w14:textId="77777777" w:rsidR="00BF26FA" w:rsidRPr="00BF26FA" w:rsidRDefault="00BF26FA" w:rsidP="00BF26FA"/>
    <w:p w14:paraId="5C9A1326" w14:textId="77777777" w:rsidR="00BF26FA" w:rsidRPr="00BF26FA" w:rsidRDefault="00BF26FA" w:rsidP="00BF26FA"/>
    <w:p w14:paraId="548C69B7" w14:textId="77777777" w:rsidR="00BF26FA" w:rsidRPr="00BF26FA" w:rsidRDefault="00BF26FA" w:rsidP="00BF26FA"/>
    <w:p w14:paraId="567D337A" w14:textId="77777777" w:rsidR="00BF26FA" w:rsidRDefault="00BF26FA" w:rsidP="00BF26FA"/>
    <w:p w14:paraId="79764F26" w14:textId="632D9415" w:rsidR="00BF26FA" w:rsidRDefault="00BF26FA" w:rsidP="00BF26FA">
      <w:pPr>
        <w:ind w:firstLine="708"/>
      </w:pPr>
      <w:r>
        <w:rPr>
          <w:noProof/>
        </w:rPr>
        <w:drawing>
          <wp:inline distT="0" distB="0" distL="0" distR="0" wp14:anchorId="7B2C75BB" wp14:editId="0BC7B28B">
            <wp:extent cx="5098534" cy="2830664"/>
            <wp:effectExtent l="0" t="0" r="0" b="0"/>
            <wp:docPr id="1550564780"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64780" name="Image 1" descr="Une image contenant texte, capture d’écran, diagramme, ligne&#10;&#10;Le contenu généré par l’IA peut être incorrect."/>
                    <pic:cNvPicPr/>
                  </pic:nvPicPr>
                  <pic:blipFill>
                    <a:blip r:embed="rId35"/>
                    <a:stretch>
                      <a:fillRect/>
                    </a:stretch>
                  </pic:blipFill>
                  <pic:spPr>
                    <a:xfrm>
                      <a:off x="0" y="0"/>
                      <a:ext cx="5109977" cy="2837017"/>
                    </a:xfrm>
                    <a:prstGeom prst="rect">
                      <a:avLst/>
                    </a:prstGeom>
                  </pic:spPr>
                </pic:pic>
              </a:graphicData>
            </a:graphic>
          </wp:inline>
        </w:drawing>
      </w:r>
    </w:p>
    <w:p w14:paraId="6696E4E2" w14:textId="77777777" w:rsidR="00BF26FA" w:rsidRDefault="00BF26FA">
      <w:r>
        <w:br w:type="page"/>
      </w:r>
    </w:p>
    <w:p w14:paraId="4E85196F" w14:textId="29793EF5" w:rsidR="00BF26FA" w:rsidRDefault="00000000" w:rsidP="00BF26FA">
      <w:pPr>
        <w:ind w:firstLine="708"/>
      </w:pPr>
      <w:r>
        <w:rPr>
          <w:noProof/>
        </w:rPr>
        <w:lastRenderedPageBreak/>
        <w:pict w14:anchorId="593A876A">
          <v:rect id="_x0000_s2224" style="position:absolute;left:0;text-align:left;margin-left:-5.6pt;margin-top:-.8pt;width:487.1pt;height:214.75pt;z-index:251684864" fillcolor="#f2f2f2 [3052]">
            <v:textbox>
              <w:txbxContent>
                <w:p w14:paraId="2646988E"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Corrélation entre la conformité RGPD et la fidélité client</w:t>
                  </w:r>
                </w:p>
                <w:p w14:paraId="7D574BC9"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190353CF"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Scatter plot: Correlation between RGPD compliance and customer loyalty</w:t>
                  </w:r>
                </w:p>
                <w:p w14:paraId="2FB2F45B"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figure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figsize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10</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r w:rsidRPr="00BF26FA">
                    <w:rPr>
                      <w:rFonts w:ascii="Leelawadee UI" w:hAnsi="Leelawadee UI" w:cs="Leelawadee UI"/>
                      <w:color w:val="FF0000"/>
                      <w:sz w:val="20"/>
                      <w:szCs w:val="20"/>
                      <w:highlight w:val="white"/>
                    </w:rPr>
                    <w:t>6</w:t>
                  </w:r>
                  <w:r w:rsidRPr="00BF26FA">
                    <w:rPr>
                      <w:rFonts w:ascii="Leelawadee UI" w:hAnsi="Leelawadee UI" w:cs="Leelawadee UI"/>
                      <w:b/>
                      <w:bCs/>
                      <w:color w:val="000080"/>
                      <w:sz w:val="20"/>
                      <w:szCs w:val="20"/>
                      <w:highlight w:val="white"/>
                    </w:rPr>
                    <w:t>))</w:t>
                  </w:r>
                </w:p>
                <w:p w14:paraId="7F551DD2"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scatter</w:t>
                  </w:r>
                  <w:r w:rsidRPr="00BF26FA">
                    <w:rPr>
                      <w:rFonts w:ascii="Leelawadee UI" w:hAnsi="Leelawadee UI" w:cs="Leelawadee UI"/>
                      <w:b/>
                      <w:bCs/>
                      <w:color w:val="000080"/>
                      <w:sz w:val="20"/>
                      <w:szCs w:val="20"/>
                      <w:highlight w:val="white"/>
                    </w:rPr>
                    <w:t>(</w:t>
                  </w:r>
                </w:p>
                <w:p w14:paraId="7F660E86"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 xml:space="preserve">    data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'Impact RGPD'</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p>
                <w:p w14:paraId="09483A05"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 xml:space="preserve">    data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'Impact fidélité clients'</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w:t>
                  </w:r>
                </w:p>
                <w:p w14:paraId="32E697BA"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 xml:space="preserve">    alpha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0.7</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c</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'green'</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edgecolors</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'k'</w:t>
                  </w:r>
                </w:p>
                <w:p w14:paraId="5357801A"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b/>
                      <w:bCs/>
                      <w:color w:val="000080"/>
                      <w:sz w:val="20"/>
                      <w:szCs w:val="20"/>
                      <w:highlight w:val="white"/>
                    </w:rPr>
                    <w:t>)</w:t>
                  </w:r>
                </w:p>
                <w:p w14:paraId="5EDA54DD"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8F67FF1"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8000"/>
                      <w:sz w:val="20"/>
                      <w:szCs w:val="20"/>
                      <w:highlight w:val="white"/>
                    </w:rPr>
                    <w:t># Adding labels and title</w:t>
                  </w:r>
                </w:p>
                <w:p w14:paraId="239742B4"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title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"Corrélation entre la conformité RGPD et la fidélité client"</w:t>
                  </w:r>
                  <w:r w:rsidRPr="00BF26FA">
                    <w:rPr>
                      <w:rFonts w:ascii="Leelawadee UI" w:hAnsi="Leelawadee UI" w:cs="Leelawadee UI"/>
                      <w:b/>
                      <w:bCs/>
                      <w:color w:val="000080"/>
                      <w:sz w:val="20"/>
                      <w:szCs w:val="20"/>
                      <w:highlight w:val="white"/>
                    </w:rPr>
                    <w:t>)</w:t>
                  </w:r>
                </w:p>
                <w:p w14:paraId="7CE6BA7F"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xlabel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"Impact perçu de la conformité RGPD (1 à 4)"</w:t>
                  </w:r>
                  <w:r w:rsidRPr="00BF26FA">
                    <w:rPr>
                      <w:rFonts w:ascii="Leelawadee UI" w:hAnsi="Leelawadee UI" w:cs="Leelawadee UI"/>
                      <w:b/>
                      <w:bCs/>
                      <w:color w:val="000080"/>
                      <w:sz w:val="20"/>
                      <w:szCs w:val="20"/>
                      <w:highlight w:val="white"/>
                    </w:rPr>
                    <w:t>)</w:t>
                  </w:r>
                </w:p>
                <w:p w14:paraId="3A8D8270"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ylabel</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"Impact perçu sur la fidélité client (1 à 4)"</w:t>
                  </w:r>
                  <w:r w:rsidRPr="00BF26FA">
                    <w:rPr>
                      <w:rFonts w:ascii="Leelawadee UI" w:hAnsi="Leelawadee UI" w:cs="Leelawadee UI"/>
                      <w:b/>
                      <w:bCs/>
                      <w:color w:val="000080"/>
                      <w:sz w:val="20"/>
                      <w:szCs w:val="20"/>
                      <w:highlight w:val="white"/>
                    </w:rPr>
                    <w:t>)</w:t>
                  </w:r>
                </w:p>
                <w:p w14:paraId="61D1D688"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grid</w:t>
                  </w:r>
                  <w:r w:rsidRPr="00BF26FA">
                    <w:rPr>
                      <w:rFonts w:ascii="Leelawadee UI" w:hAnsi="Leelawadee UI" w:cs="Leelawadee UI"/>
                      <w:b/>
                      <w:bCs/>
                      <w:color w:val="000080"/>
                      <w:sz w:val="20"/>
                      <w:szCs w:val="20"/>
                      <w:highlight w:val="white"/>
                    </w:rPr>
                    <w:t>(</w:t>
                  </w:r>
                  <w:r w:rsidRPr="00BF26FA">
                    <w:rPr>
                      <w:rFonts w:ascii="Leelawadee UI" w:hAnsi="Leelawadee UI" w:cs="Leelawadee UI"/>
                      <w:b/>
                      <w:bCs/>
                      <w:color w:val="880088"/>
                      <w:sz w:val="20"/>
                      <w:szCs w:val="20"/>
                      <w:highlight w:val="white"/>
                    </w:rPr>
                    <w:t>True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linestyle</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808080"/>
                      <w:sz w:val="20"/>
                      <w:szCs w:val="20"/>
                      <w:highlight w:val="white"/>
                    </w:rPr>
                    <w: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000000"/>
                      <w:sz w:val="20"/>
                      <w:szCs w:val="20"/>
                      <w:highlight w:val="white"/>
                    </w:rPr>
                    <w:t xml:space="preserve"> alpha</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0000"/>
                      <w:sz w:val="20"/>
                      <w:szCs w:val="20"/>
                      <w:highlight w:val="white"/>
                    </w:rPr>
                    <w:t>0.6</w:t>
                  </w:r>
                  <w:r w:rsidRPr="00BF26FA">
                    <w:rPr>
                      <w:rFonts w:ascii="Leelawadee UI" w:hAnsi="Leelawadee UI" w:cs="Leelawadee UI"/>
                      <w:b/>
                      <w:bCs/>
                      <w:color w:val="000080"/>
                      <w:sz w:val="20"/>
                      <w:szCs w:val="20"/>
                      <w:highlight w:val="white"/>
                    </w:rPr>
                    <w:t>)</w:t>
                  </w:r>
                </w:p>
                <w:p w14:paraId="4A200310"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tight_layout</w:t>
                  </w:r>
                  <w:r w:rsidRPr="00BF26FA">
                    <w:rPr>
                      <w:rFonts w:ascii="Leelawadee UI" w:hAnsi="Leelawadee UI" w:cs="Leelawadee UI"/>
                      <w:b/>
                      <w:bCs/>
                      <w:color w:val="000080"/>
                      <w:sz w:val="20"/>
                      <w:szCs w:val="20"/>
                      <w:highlight w:val="white"/>
                    </w:rPr>
                    <w:t>()</w:t>
                  </w:r>
                </w:p>
                <w:p w14:paraId="4922469E" w14:textId="77777777" w:rsidR="00BF26FA" w:rsidRPr="00BF26FA" w:rsidRDefault="00BF26FA">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BF26FA">
                    <w:rPr>
                      <w:rFonts w:ascii="Leelawadee UI" w:hAnsi="Leelawadee UI" w:cs="Leelawadee UI"/>
                      <w:color w:val="000000"/>
                      <w:sz w:val="20"/>
                      <w:szCs w:val="20"/>
                      <w:highlight w:val="white"/>
                    </w:rPr>
                    <w:t>plt</w:t>
                  </w:r>
                  <w:r w:rsidRPr="00BF26FA">
                    <w:rPr>
                      <w:rFonts w:ascii="Leelawadee UI" w:hAnsi="Leelawadee UI" w:cs="Leelawadee UI"/>
                      <w:b/>
                      <w:bCs/>
                      <w:color w:val="000080"/>
                      <w:sz w:val="20"/>
                      <w:szCs w:val="20"/>
                      <w:highlight w:val="white"/>
                    </w:rPr>
                    <w:t>.</w:t>
                  </w:r>
                  <w:r w:rsidRPr="00BF26FA">
                    <w:rPr>
                      <w:rFonts w:ascii="Leelawadee UI" w:hAnsi="Leelawadee UI" w:cs="Leelawadee UI"/>
                      <w:color w:val="FF8000"/>
                      <w:sz w:val="20"/>
                      <w:szCs w:val="20"/>
                      <w:highlight w:val="white"/>
                    </w:rPr>
                    <w:t>show</w:t>
                  </w:r>
                  <w:r w:rsidRPr="00BF26FA">
                    <w:rPr>
                      <w:rFonts w:ascii="Leelawadee UI" w:hAnsi="Leelawadee UI" w:cs="Leelawadee UI"/>
                      <w:b/>
                      <w:bCs/>
                      <w:color w:val="000080"/>
                      <w:sz w:val="20"/>
                      <w:szCs w:val="20"/>
                      <w:highlight w:val="white"/>
                    </w:rPr>
                    <w:t>()</w:t>
                  </w:r>
                </w:p>
                <w:p w14:paraId="42FBF204" w14:textId="77777777" w:rsidR="00BF26FA" w:rsidRDefault="00BF26FA">
                  <w:pPr>
                    <w:widowControl w:val="0"/>
                    <w:autoSpaceDE w:val="0"/>
                    <w:autoSpaceDN w:val="0"/>
                    <w:adjustRightInd w:val="0"/>
                    <w:spacing w:after="0" w:line="240" w:lineRule="auto"/>
                    <w:rPr>
                      <w:rFonts w:ascii="Leelawadee UI" w:hAnsi="Leelawadee UI" w:cs="Leelawadee UI"/>
                      <w:color w:val="000000"/>
                      <w:highlight w:val="white"/>
                    </w:rPr>
                  </w:pPr>
                </w:p>
                <w:p w14:paraId="4D0304B2" w14:textId="77777777" w:rsidR="00BF26FA" w:rsidRPr="00BF26FA" w:rsidRDefault="00BF26FA" w:rsidP="00BF26FA">
                  <w:pPr>
                    <w:rPr>
                      <w:sz w:val="20"/>
                      <w:szCs w:val="20"/>
                    </w:rPr>
                  </w:pPr>
                </w:p>
              </w:txbxContent>
            </v:textbox>
          </v:rect>
        </w:pict>
      </w:r>
    </w:p>
    <w:p w14:paraId="5EE50376" w14:textId="77777777" w:rsidR="00BF26FA" w:rsidRPr="00BF26FA" w:rsidRDefault="00BF26FA" w:rsidP="00BF26FA"/>
    <w:p w14:paraId="507E2887" w14:textId="77777777" w:rsidR="00BF26FA" w:rsidRPr="00BF26FA" w:rsidRDefault="00BF26FA" w:rsidP="00BF26FA"/>
    <w:p w14:paraId="0E5B94CB" w14:textId="77777777" w:rsidR="00BF26FA" w:rsidRPr="00BF26FA" w:rsidRDefault="00BF26FA" w:rsidP="00BF26FA"/>
    <w:p w14:paraId="2F98C6F7" w14:textId="77777777" w:rsidR="00BF26FA" w:rsidRPr="00BF26FA" w:rsidRDefault="00BF26FA" w:rsidP="00BF26FA"/>
    <w:p w14:paraId="4452472E" w14:textId="77777777" w:rsidR="00BF26FA" w:rsidRPr="00BF26FA" w:rsidRDefault="00BF26FA" w:rsidP="00BF26FA"/>
    <w:p w14:paraId="3A7E43CB" w14:textId="77777777" w:rsidR="00BF26FA" w:rsidRPr="00BF26FA" w:rsidRDefault="00BF26FA" w:rsidP="00BF26FA"/>
    <w:p w14:paraId="06F540B4" w14:textId="77777777" w:rsidR="00BF26FA" w:rsidRPr="00BF26FA" w:rsidRDefault="00BF26FA" w:rsidP="00BF26FA"/>
    <w:p w14:paraId="2361CD26" w14:textId="77777777" w:rsidR="00BF26FA" w:rsidRPr="00BF26FA" w:rsidRDefault="00BF26FA" w:rsidP="00BF26FA"/>
    <w:p w14:paraId="1EE0D40D" w14:textId="77777777" w:rsidR="00BF26FA" w:rsidRPr="00BF26FA" w:rsidRDefault="00BF26FA" w:rsidP="00BF26FA"/>
    <w:p w14:paraId="02DBBACA" w14:textId="77777777" w:rsidR="00BF26FA" w:rsidRPr="00BF26FA" w:rsidRDefault="00BF26FA" w:rsidP="00BF26FA">
      <w:pPr>
        <w:rPr>
          <w:sz w:val="4"/>
          <w:szCs w:val="4"/>
        </w:rPr>
      </w:pPr>
    </w:p>
    <w:p w14:paraId="183A228C" w14:textId="5005AF39" w:rsidR="00BF26FA" w:rsidRDefault="00000000" w:rsidP="00BF26FA">
      <w:pPr>
        <w:ind w:firstLine="708"/>
        <w:rPr>
          <w:noProof/>
        </w:rPr>
      </w:pPr>
      <w:r>
        <w:rPr>
          <w:noProof/>
        </w:rPr>
        <w:pict w14:anchorId="593A876A">
          <v:rect id="_x0000_s2225" style="position:absolute;left:0;text-align:left;margin-left:-5.6pt;margin-top:228.85pt;width:487.1pt;height:249.2pt;z-index:251685888" fillcolor="#f2f2f2 [3052]">
            <v:textbox style="mso-next-textbox:#_x0000_s2225">
              <w:txbxContent>
                <w:p w14:paraId="7BE02022"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Principaux défis liés à la gestion des données</w:t>
                  </w:r>
                </w:p>
                <w:p w14:paraId="603DB57B"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3A6816B6"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Preparing data for horizontal bar chart: Frequency of challenges</w:t>
                  </w:r>
                </w:p>
                <w:p w14:paraId="463C1497"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b/>
                      <w:bCs/>
                      <w:color w:val="0000FF"/>
                      <w:sz w:val="20"/>
                      <w:szCs w:val="20"/>
                      <w:highlight w:val="white"/>
                    </w:rPr>
                    <w:t>from</w:t>
                  </w:r>
                  <w:r w:rsidRPr="00512836">
                    <w:rPr>
                      <w:rFonts w:ascii="Leelawadee UI" w:hAnsi="Leelawadee UI" w:cs="Leelawadee UI"/>
                      <w:color w:val="000000"/>
                      <w:sz w:val="20"/>
                      <w:szCs w:val="20"/>
                      <w:highlight w:val="white"/>
                    </w:rPr>
                    <w:t xml:space="preserve"> collections </w:t>
                  </w:r>
                  <w:r w:rsidRPr="00512836">
                    <w:rPr>
                      <w:rFonts w:ascii="Leelawadee UI" w:hAnsi="Leelawadee UI" w:cs="Leelawadee UI"/>
                      <w:b/>
                      <w:bCs/>
                      <w:color w:val="0000FF"/>
                      <w:sz w:val="20"/>
                      <w:szCs w:val="20"/>
                      <w:highlight w:val="white"/>
                    </w:rPr>
                    <w:t>import</w:t>
                  </w:r>
                  <w:r w:rsidRPr="00512836">
                    <w:rPr>
                      <w:rFonts w:ascii="Leelawadee UI" w:hAnsi="Leelawadee UI" w:cs="Leelawadee UI"/>
                      <w:color w:val="000000"/>
                      <w:sz w:val="20"/>
                      <w:szCs w:val="20"/>
                      <w:highlight w:val="white"/>
                    </w:rPr>
                    <w:t xml:space="preserve"> Counter</w:t>
                  </w:r>
                </w:p>
                <w:p w14:paraId="09EEC1D8"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278F3EE8"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Flatten the list of challenges into a single list</w:t>
                  </w:r>
                </w:p>
                <w:p w14:paraId="3D6D100A"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 xml:space="preserve">challenges_flattened </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data</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'Défis principaux'</w:t>
                  </w:r>
                  <w:r w:rsidRPr="00512836">
                    <w:rPr>
                      <w:rFonts w:ascii="Leelawadee UI" w:hAnsi="Leelawadee UI" w:cs="Leelawadee UI"/>
                      <w:b/>
                      <w:bCs/>
                      <w:color w:val="000080"/>
                      <w:sz w:val="20"/>
                      <w:szCs w:val="20"/>
                      <w:highlight w:val="white"/>
                    </w:rPr>
                    <w:t>].</w:t>
                  </w:r>
                  <w:r w:rsidRPr="00512836">
                    <w:rPr>
                      <w:rFonts w:ascii="Leelawadee UI" w:hAnsi="Leelawadee UI" w:cs="Leelawadee UI"/>
                      <w:b/>
                      <w:bCs/>
                      <w:color w:val="880088"/>
                      <w:sz w:val="20"/>
                      <w:szCs w:val="20"/>
                      <w:highlight w:val="white"/>
                    </w:rPr>
                    <w:t>str</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strip</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w:t>
                  </w:r>
                  <w:r w:rsidRPr="00512836">
                    <w:rPr>
                      <w:rFonts w:ascii="Leelawadee UI" w:hAnsi="Leelawadee UI" w:cs="Leelawadee UI"/>
                      <w:b/>
                      <w:bCs/>
                      <w:color w:val="000080"/>
                      <w:sz w:val="20"/>
                      <w:szCs w:val="20"/>
                      <w:highlight w:val="white"/>
                    </w:rPr>
                    <w:t>).</w:t>
                  </w:r>
                  <w:r w:rsidRPr="00512836">
                    <w:rPr>
                      <w:rFonts w:ascii="Leelawadee UI" w:hAnsi="Leelawadee UI" w:cs="Leelawadee UI"/>
                      <w:b/>
                      <w:bCs/>
                      <w:color w:val="880088"/>
                      <w:sz w:val="20"/>
                      <w:szCs w:val="20"/>
                      <w:highlight w:val="white"/>
                    </w:rPr>
                    <w:t>str</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replace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808080"/>
                      <w:sz w:val="20"/>
                      <w:szCs w:val="20"/>
                      <w:highlight w:val="white"/>
                    </w:rPr>
                    <w:t>""</w:t>
                  </w:r>
                  <w:r w:rsidRPr="00512836">
                    <w:rPr>
                      <w:rFonts w:ascii="Leelawadee UI" w:hAnsi="Leelawadee UI" w:cs="Leelawadee UI"/>
                      <w:b/>
                      <w:bCs/>
                      <w:color w:val="000080"/>
                      <w:sz w:val="20"/>
                      <w:szCs w:val="20"/>
                      <w:highlight w:val="white"/>
                    </w:rPr>
                    <w:t>).</w:t>
                  </w:r>
                  <w:r w:rsidRPr="00512836">
                    <w:rPr>
                      <w:rFonts w:ascii="Leelawadee UI" w:hAnsi="Leelawadee UI" w:cs="Leelawadee UI"/>
                      <w:b/>
                      <w:bCs/>
                      <w:color w:val="880088"/>
                      <w:sz w:val="20"/>
                      <w:szCs w:val="20"/>
                      <w:highlight w:val="white"/>
                    </w:rPr>
                    <w:t>str</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split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 "</w:t>
                  </w:r>
                  <w:r w:rsidRPr="00512836">
                    <w:rPr>
                      <w:rFonts w:ascii="Leelawadee UI" w:hAnsi="Leelawadee UI" w:cs="Leelawadee UI"/>
                      <w:b/>
                      <w:bCs/>
                      <w:color w:val="000080"/>
                      <w:sz w:val="20"/>
                      <w:szCs w:val="20"/>
                      <w:highlight w:val="white"/>
                    </w:rPr>
                    <w:t>).</w:t>
                  </w:r>
                  <w:r w:rsidRPr="00512836">
                    <w:rPr>
                      <w:rFonts w:ascii="Leelawadee UI" w:hAnsi="Leelawadee UI" w:cs="Leelawadee UI"/>
                      <w:b/>
                      <w:bCs/>
                      <w:color w:val="880088"/>
                      <w:sz w:val="20"/>
                      <w:szCs w:val="20"/>
                      <w:highlight w:val="white"/>
                    </w:rPr>
                    <w:t>sum</w:t>
                  </w:r>
                  <w:r w:rsidRPr="00512836">
                    <w:rPr>
                      <w:rFonts w:ascii="Leelawadee UI" w:hAnsi="Leelawadee UI" w:cs="Leelawadee UI"/>
                      <w:b/>
                      <w:bCs/>
                      <w:color w:val="000080"/>
                      <w:sz w:val="20"/>
                      <w:szCs w:val="20"/>
                      <w:highlight w:val="white"/>
                    </w:rPr>
                    <w:t>()</w:t>
                  </w:r>
                </w:p>
                <w:p w14:paraId="1C0D2D98"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 xml:space="preserve">challenges_count </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Counter</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challenges_flattened</w:t>
                  </w:r>
                  <w:r w:rsidRPr="00512836">
                    <w:rPr>
                      <w:rFonts w:ascii="Leelawadee UI" w:hAnsi="Leelawadee UI" w:cs="Leelawadee UI"/>
                      <w:b/>
                      <w:bCs/>
                      <w:color w:val="000080"/>
                      <w:sz w:val="20"/>
                      <w:szCs w:val="20"/>
                      <w:highlight w:val="white"/>
                    </w:rPr>
                    <w:t>)</w:t>
                  </w:r>
                </w:p>
                <w:p w14:paraId="409AF184"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133031DE"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Convert to DataFrame for plotting</w:t>
                  </w:r>
                </w:p>
                <w:p w14:paraId="3AF5CE1E"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 xml:space="preserve">challenges_df </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pd</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DataFrame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challenges_count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items</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columns</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'Défi'</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808080"/>
                      <w:sz w:val="20"/>
                      <w:szCs w:val="20"/>
                      <w:highlight w:val="white"/>
                    </w:rPr>
                    <w:t>'Nombre'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sort_values</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by</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'Nombre'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ascending</w:t>
                  </w:r>
                  <w:r w:rsidRPr="00512836">
                    <w:rPr>
                      <w:rFonts w:ascii="Leelawadee UI" w:hAnsi="Leelawadee UI" w:cs="Leelawadee UI"/>
                      <w:b/>
                      <w:bCs/>
                      <w:color w:val="000080"/>
                      <w:sz w:val="20"/>
                      <w:szCs w:val="20"/>
                      <w:highlight w:val="white"/>
                    </w:rPr>
                    <w:t>=</w:t>
                  </w:r>
                  <w:r w:rsidRPr="00512836">
                    <w:rPr>
                      <w:rFonts w:ascii="Leelawadee UI" w:hAnsi="Leelawadee UI" w:cs="Leelawadee UI"/>
                      <w:b/>
                      <w:bCs/>
                      <w:color w:val="880088"/>
                      <w:sz w:val="20"/>
                      <w:szCs w:val="20"/>
                      <w:highlight w:val="white"/>
                    </w:rPr>
                    <w:t>True</w:t>
                  </w:r>
                  <w:r w:rsidRPr="00512836">
                    <w:rPr>
                      <w:rFonts w:ascii="Leelawadee UI" w:hAnsi="Leelawadee UI" w:cs="Leelawadee UI"/>
                      <w:b/>
                      <w:bCs/>
                      <w:color w:val="000080"/>
                      <w:sz w:val="20"/>
                      <w:szCs w:val="20"/>
                      <w:highlight w:val="white"/>
                    </w:rPr>
                    <w:t>)</w:t>
                  </w:r>
                </w:p>
                <w:p w14:paraId="02F11EC8"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73695E0"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Plotting the horizontal bar chart</w:t>
                  </w:r>
                </w:p>
                <w:p w14:paraId="0420AD90"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figure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figsize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0000"/>
                      <w:sz w:val="20"/>
                      <w:szCs w:val="20"/>
                      <w:highlight w:val="white"/>
                    </w:rPr>
                    <w:t>10</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FF0000"/>
                      <w:sz w:val="20"/>
                      <w:szCs w:val="20"/>
                      <w:highlight w:val="white"/>
                    </w:rPr>
                    <w:t>6</w:t>
                  </w:r>
                  <w:r w:rsidRPr="00512836">
                    <w:rPr>
                      <w:rFonts w:ascii="Leelawadee UI" w:hAnsi="Leelawadee UI" w:cs="Leelawadee UI"/>
                      <w:b/>
                      <w:bCs/>
                      <w:color w:val="000080"/>
                      <w:sz w:val="20"/>
                      <w:szCs w:val="20"/>
                      <w:highlight w:val="white"/>
                    </w:rPr>
                    <w:t>))</w:t>
                  </w:r>
                </w:p>
                <w:p w14:paraId="74AF292D"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barh</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challenges_df</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'Défi'</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challenges_df</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'Nombre'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color</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'skyblue'</w:t>
                  </w:r>
                  <w:r w:rsidRPr="00512836">
                    <w:rPr>
                      <w:rFonts w:ascii="Leelawadee UI" w:hAnsi="Leelawadee UI" w:cs="Leelawadee UI"/>
                      <w:b/>
                      <w:bCs/>
                      <w:color w:val="000080"/>
                      <w:sz w:val="20"/>
                      <w:szCs w:val="20"/>
                      <w:highlight w:val="white"/>
                    </w:rPr>
                    <w:t>)</w:t>
                  </w:r>
                </w:p>
                <w:p w14:paraId="7ECBA891"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title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"Principaux défis liés à la gestion des données"</w:t>
                  </w:r>
                  <w:r w:rsidRPr="00512836">
                    <w:rPr>
                      <w:rFonts w:ascii="Leelawadee UI" w:hAnsi="Leelawadee UI" w:cs="Leelawadee UI"/>
                      <w:b/>
                      <w:bCs/>
                      <w:color w:val="000080"/>
                      <w:sz w:val="20"/>
                      <w:szCs w:val="20"/>
                      <w:highlight w:val="white"/>
                    </w:rPr>
                    <w:t>)</w:t>
                  </w:r>
                </w:p>
                <w:p w14:paraId="660EC161"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xlabel</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"Nombre de mentions"</w:t>
                  </w:r>
                  <w:r w:rsidRPr="00512836">
                    <w:rPr>
                      <w:rFonts w:ascii="Leelawadee UI" w:hAnsi="Leelawadee UI" w:cs="Leelawadee UI"/>
                      <w:b/>
                      <w:bCs/>
                      <w:color w:val="000080"/>
                      <w:sz w:val="20"/>
                      <w:szCs w:val="20"/>
                      <w:highlight w:val="white"/>
                    </w:rPr>
                    <w:t>)</w:t>
                  </w:r>
                </w:p>
                <w:p w14:paraId="5F1D8612"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ylabel</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"Défis"</w:t>
                  </w:r>
                  <w:r w:rsidRPr="00512836">
                    <w:rPr>
                      <w:rFonts w:ascii="Leelawadee UI" w:hAnsi="Leelawadee UI" w:cs="Leelawadee UI"/>
                      <w:b/>
                      <w:bCs/>
                      <w:color w:val="000080"/>
                      <w:sz w:val="20"/>
                      <w:szCs w:val="20"/>
                      <w:highlight w:val="white"/>
                    </w:rPr>
                    <w:t>)</w:t>
                  </w:r>
                </w:p>
                <w:p w14:paraId="0AAD4698"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tight_layout</w:t>
                  </w:r>
                  <w:r w:rsidRPr="00512836">
                    <w:rPr>
                      <w:rFonts w:ascii="Leelawadee UI" w:hAnsi="Leelawadee UI" w:cs="Leelawadee UI"/>
                      <w:b/>
                      <w:bCs/>
                      <w:color w:val="000080"/>
                      <w:sz w:val="20"/>
                      <w:szCs w:val="20"/>
                      <w:highlight w:val="white"/>
                    </w:rPr>
                    <w:t>()</w:t>
                  </w:r>
                </w:p>
                <w:p w14:paraId="3479F7D5"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show</w:t>
                  </w:r>
                  <w:r w:rsidRPr="00512836">
                    <w:rPr>
                      <w:rFonts w:ascii="Leelawadee UI" w:hAnsi="Leelawadee UI" w:cs="Leelawadee UI"/>
                      <w:b/>
                      <w:bCs/>
                      <w:color w:val="000080"/>
                      <w:sz w:val="20"/>
                      <w:szCs w:val="20"/>
                      <w:highlight w:val="white"/>
                    </w:rPr>
                    <w:t>()</w:t>
                  </w:r>
                </w:p>
                <w:p w14:paraId="5E553FB5" w14:textId="77777777" w:rsidR="00BF26FA" w:rsidRDefault="00BF26FA">
                  <w:pPr>
                    <w:widowControl w:val="0"/>
                    <w:autoSpaceDE w:val="0"/>
                    <w:autoSpaceDN w:val="0"/>
                    <w:adjustRightInd w:val="0"/>
                    <w:spacing w:after="0" w:line="240" w:lineRule="auto"/>
                    <w:rPr>
                      <w:rFonts w:ascii="Leelawadee UI" w:hAnsi="Leelawadee UI" w:cs="Leelawadee UI"/>
                      <w:color w:val="000000"/>
                      <w:highlight w:val="white"/>
                    </w:rPr>
                  </w:pPr>
                </w:p>
                <w:p w14:paraId="4570B7EE" w14:textId="77777777" w:rsidR="00BF26FA" w:rsidRDefault="00BF26FA">
                  <w:pPr>
                    <w:widowControl w:val="0"/>
                    <w:autoSpaceDE w:val="0"/>
                    <w:autoSpaceDN w:val="0"/>
                    <w:adjustRightInd w:val="0"/>
                    <w:spacing w:after="0" w:line="240" w:lineRule="auto"/>
                    <w:rPr>
                      <w:rFonts w:ascii="Leelawadee UI" w:hAnsi="Leelawadee UI" w:cs="Leelawadee UI"/>
                      <w:color w:val="000000"/>
                      <w:highlight w:val="white"/>
                    </w:rPr>
                  </w:pPr>
                </w:p>
                <w:p w14:paraId="104CFA0F" w14:textId="77777777" w:rsidR="00BF26FA" w:rsidRPr="00BF26FA" w:rsidRDefault="00BF26FA" w:rsidP="00BF26FA">
                  <w:pPr>
                    <w:rPr>
                      <w:sz w:val="20"/>
                      <w:szCs w:val="20"/>
                    </w:rPr>
                  </w:pPr>
                </w:p>
              </w:txbxContent>
            </v:textbox>
          </v:rect>
        </w:pict>
      </w:r>
      <w:r w:rsidR="00BF26FA">
        <w:rPr>
          <w:noProof/>
        </w:rPr>
        <w:drawing>
          <wp:inline distT="0" distB="0" distL="0" distR="0" wp14:anchorId="09BCBB84" wp14:editId="0B248542">
            <wp:extent cx="4595854" cy="2701587"/>
            <wp:effectExtent l="0" t="0" r="0" b="0"/>
            <wp:docPr id="1789358598" name="Image 1" descr="Une image contenant texte, nombre, lign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58598" name="Image 1" descr="Une image contenant texte, nombre, ligne, Tracé&#10;&#10;Le contenu généré par l’IA peut être incorrect."/>
                    <pic:cNvPicPr/>
                  </pic:nvPicPr>
                  <pic:blipFill>
                    <a:blip r:embed="rId36"/>
                    <a:stretch>
                      <a:fillRect/>
                    </a:stretch>
                  </pic:blipFill>
                  <pic:spPr>
                    <a:xfrm>
                      <a:off x="0" y="0"/>
                      <a:ext cx="4613055" cy="2711698"/>
                    </a:xfrm>
                    <a:prstGeom prst="rect">
                      <a:avLst/>
                    </a:prstGeom>
                  </pic:spPr>
                </pic:pic>
              </a:graphicData>
            </a:graphic>
          </wp:inline>
        </w:drawing>
      </w:r>
    </w:p>
    <w:p w14:paraId="28474134" w14:textId="24B5388C" w:rsidR="00BF26FA" w:rsidRPr="00BF26FA" w:rsidRDefault="00BF26FA" w:rsidP="00BF26FA"/>
    <w:p w14:paraId="3B87F943" w14:textId="77777777" w:rsidR="00BF26FA" w:rsidRPr="00BF26FA" w:rsidRDefault="00BF26FA" w:rsidP="00BF26FA"/>
    <w:p w14:paraId="3EFF54F4" w14:textId="77777777" w:rsidR="00BF26FA" w:rsidRPr="00BF26FA" w:rsidRDefault="00BF26FA" w:rsidP="00BF26FA"/>
    <w:p w14:paraId="74EFBA7E" w14:textId="77777777" w:rsidR="00BF26FA" w:rsidRPr="00BF26FA" w:rsidRDefault="00BF26FA" w:rsidP="00BF26FA"/>
    <w:p w14:paraId="406AF597" w14:textId="77777777" w:rsidR="00BF26FA" w:rsidRDefault="00BF26FA" w:rsidP="00BF26FA">
      <w:pPr>
        <w:rPr>
          <w:noProof/>
        </w:rPr>
      </w:pPr>
    </w:p>
    <w:p w14:paraId="0F951DC3" w14:textId="3211FFAD" w:rsidR="00BF26FA" w:rsidRDefault="00BF26FA" w:rsidP="00BF26FA">
      <w:pPr>
        <w:tabs>
          <w:tab w:val="left" w:pos="3644"/>
        </w:tabs>
      </w:pPr>
      <w:r>
        <w:tab/>
      </w:r>
    </w:p>
    <w:p w14:paraId="778A6902" w14:textId="77777777" w:rsidR="00BF26FA" w:rsidRDefault="00BF26FA">
      <w:r>
        <w:br w:type="page"/>
      </w:r>
    </w:p>
    <w:p w14:paraId="590F1128" w14:textId="0DB7387C" w:rsidR="00BF26FA" w:rsidRDefault="00000000" w:rsidP="00BF26FA">
      <w:pPr>
        <w:tabs>
          <w:tab w:val="left" w:pos="3644"/>
        </w:tabs>
        <w:rPr>
          <w:noProof/>
        </w:rPr>
      </w:pPr>
      <w:r>
        <w:rPr>
          <w:noProof/>
        </w:rPr>
        <w:lastRenderedPageBreak/>
        <w:pict w14:anchorId="593A876A">
          <v:rect id="_x0000_s2226" style="position:absolute;margin-left:3.2pt;margin-top:227.1pt;width:487.1pt;height:165.9pt;z-index:251686912" fillcolor="#f2f2f2 [3052]">
            <v:textbox style="mso-next-textbox:#_x0000_s2226">
              <w:txbxContent>
                <w:p w14:paraId="6676E6C3"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Adoption des technologies avancées</w:t>
                  </w:r>
                </w:p>
                <w:p w14:paraId="7A7FA3F9"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DC27F32"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Preparing data for pie chart: Adoption of advanced technologies</w:t>
                  </w:r>
                </w:p>
                <w:p w14:paraId="79965ED4"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 xml:space="preserve">tech_adoption </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data</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'Technologies avancées intégrées'</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value_counts</w:t>
                  </w:r>
                  <w:r w:rsidRPr="00512836">
                    <w:rPr>
                      <w:rFonts w:ascii="Leelawadee UI" w:hAnsi="Leelawadee UI" w:cs="Leelawadee UI"/>
                      <w:b/>
                      <w:bCs/>
                      <w:color w:val="000080"/>
                      <w:sz w:val="20"/>
                      <w:szCs w:val="20"/>
                      <w:highlight w:val="white"/>
                    </w:rPr>
                    <w:t>()</w:t>
                  </w:r>
                </w:p>
                <w:p w14:paraId="18C0D7AA"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391E56EC"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8000"/>
                      <w:sz w:val="20"/>
                      <w:szCs w:val="20"/>
                      <w:highlight w:val="white"/>
                    </w:rPr>
                    <w:t># Plotting the pie chart</w:t>
                  </w:r>
                </w:p>
                <w:p w14:paraId="5BF95E1F"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figure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figsize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0000"/>
                      <w:sz w:val="20"/>
                      <w:szCs w:val="20"/>
                      <w:highlight w:val="white"/>
                    </w:rPr>
                    <w:t>8</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FF0000"/>
                      <w:sz w:val="20"/>
                      <w:szCs w:val="20"/>
                      <w:highlight w:val="white"/>
                    </w:rPr>
                    <w:t>8</w:t>
                  </w:r>
                  <w:r w:rsidRPr="00512836">
                    <w:rPr>
                      <w:rFonts w:ascii="Leelawadee UI" w:hAnsi="Leelawadee UI" w:cs="Leelawadee UI"/>
                      <w:b/>
                      <w:bCs/>
                      <w:color w:val="000080"/>
                      <w:sz w:val="20"/>
                      <w:szCs w:val="20"/>
                      <w:highlight w:val="white"/>
                    </w:rPr>
                    <w:t>))</w:t>
                  </w:r>
                </w:p>
                <w:p w14:paraId="089CA28F"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tech_adoption</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plot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kind</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'pie'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autopct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'%1.1f%%'</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startangle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0000"/>
                      <w:sz w:val="20"/>
                      <w:szCs w:val="20"/>
                      <w:highlight w:val="white"/>
                    </w:rPr>
                    <w:t>90</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colors</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'lightblue'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808080"/>
                      <w:sz w:val="20"/>
                      <w:szCs w:val="20"/>
                      <w:highlight w:val="white"/>
                    </w:rPr>
                    <w:t>'orange'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000000"/>
                      <w:sz w:val="20"/>
                      <w:szCs w:val="20"/>
                      <w:highlight w:val="white"/>
                    </w:rPr>
                    <w:t xml:space="preserve"> </w:t>
                  </w:r>
                  <w:r w:rsidRPr="00512836">
                    <w:rPr>
                      <w:rFonts w:ascii="Leelawadee UI" w:hAnsi="Leelawadee UI" w:cs="Leelawadee UI"/>
                      <w:color w:val="808080"/>
                      <w:sz w:val="20"/>
                      <w:szCs w:val="20"/>
                      <w:highlight w:val="white"/>
                    </w:rPr>
                    <w:t>'lightgreen'</w:t>
                  </w:r>
                  <w:r w:rsidRPr="00512836">
                    <w:rPr>
                      <w:rFonts w:ascii="Leelawadee UI" w:hAnsi="Leelawadee UI" w:cs="Leelawadee UI"/>
                      <w:b/>
                      <w:bCs/>
                      <w:color w:val="000080"/>
                      <w:sz w:val="20"/>
                      <w:szCs w:val="20"/>
                      <w:highlight w:val="white"/>
                    </w:rPr>
                    <w:t>])</w:t>
                  </w:r>
                </w:p>
                <w:p w14:paraId="7C14EC83"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title</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"Adoption des technologies avancées"</w:t>
                  </w:r>
                  <w:r w:rsidRPr="00512836">
                    <w:rPr>
                      <w:rFonts w:ascii="Leelawadee UI" w:hAnsi="Leelawadee UI" w:cs="Leelawadee UI"/>
                      <w:b/>
                      <w:bCs/>
                      <w:color w:val="000080"/>
                      <w:sz w:val="20"/>
                      <w:szCs w:val="20"/>
                      <w:highlight w:val="white"/>
                    </w:rPr>
                    <w:t>)</w:t>
                  </w:r>
                </w:p>
                <w:p w14:paraId="49C25001"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ylabel</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808080"/>
                      <w:sz w:val="20"/>
                      <w:szCs w:val="20"/>
                      <w:highlight w:val="white"/>
                    </w:rPr>
                    <w:t>""</w:t>
                  </w:r>
                  <w:r w:rsidRPr="00512836">
                    <w:rPr>
                      <w:rFonts w:ascii="Leelawadee UI" w:hAnsi="Leelawadee UI" w:cs="Leelawadee UI"/>
                      <w:b/>
                      <w:bCs/>
                      <w:color w:val="000080"/>
                      <w:sz w:val="20"/>
                      <w:szCs w:val="20"/>
                      <w:highlight w:val="white"/>
                    </w:rPr>
                    <w:t>)</w:t>
                  </w:r>
                </w:p>
                <w:p w14:paraId="3E841E4A"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tight_layout</w:t>
                  </w:r>
                  <w:r w:rsidRPr="00512836">
                    <w:rPr>
                      <w:rFonts w:ascii="Leelawadee UI" w:hAnsi="Leelawadee UI" w:cs="Leelawadee UI"/>
                      <w:b/>
                      <w:bCs/>
                      <w:color w:val="000080"/>
                      <w:sz w:val="20"/>
                      <w:szCs w:val="20"/>
                      <w:highlight w:val="white"/>
                    </w:rPr>
                    <w:t>()</w:t>
                  </w:r>
                </w:p>
                <w:p w14:paraId="6D8AD43F" w14:textId="77777777" w:rsidR="00512836" w:rsidRPr="00512836" w:rsidRDefault="00512836">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512836">
                    <w:rPr>
                      <w:rFonts w:ascii="Leelawadee UI" w:hAnsi="Leelawadee UI" w:cs="Leelawadee UI"/>
                      <w:color w:val="000000"/>
                      <w:sz w:val="20"/>
                      <w:szCs w:val="20"/>
                      <w:highlight w:val="white"/>
                    </w:rPr>
                    <w:t>plt</w:t>
                  </w:r>
                  <w:r w:rsidRPr="00512836">
                    <w:rPr>
                      <w:rFonts w:ascii="Leelawadee UI" w:hAnsi="Leelawadee UI" w:cs="Leelawadee UI"/>
                      <w:b/>
                      <w:bCs/>
                      <w:color w:val="000080"/>
                      <w:sz w:val="20"/>
                      <w:szCs w:val="20"/>
                      <w:highlight w:val="white"/>
                    </w:rPr>
                    <w:t>.</w:t>
                  </w:r>
                  <w:r w:rsidRPr="00512836">
                    <w:rPr>
                      <w:rFonts w:ascii="Leelawadee UI" w:hAnsi="Leelawadee UI" w:cs="Leelawadee UI"/>
                      <w:color w:val="FF8000"/>
                      <w:sz w:val="20"/>
                      <w:szCs w:val="20"/>
                      <w:highlight w:val="white"/>
                    </w:rPr>
                    <w:t>show</w:t>
                  </w:r>
                  <w:r w:rsidRPr="00512836">
                    <w:rPr>
                      <w:rFonts w:ascii="Leelawadee UI" w:hAnsi="Leelawadee UI" w:cs="Leelawadee UI"/>
                      <w:b/>
                      <w:bCs/>
                      <w:color w:val="000080"/>
                      <w:sz w:val="20"/>
                      <w:szCs w:val="20"/>
                      <w:highlight w:val="white"/>
                    </w:rPr>
                    <w:t>()</w:t>
                  </w:r>
                </w:p>
                <w:p w14:paraId="085A0C60" w14:textId="77777777" w:rsidR="00512836" w:rsidRDefault="00512836">
                  <w:pPr>
                    <w:widowControl w:val="0"/>
                    <w:autoSpaceDE w:val="0"/>
                    <w:autoSpaceDN w:val="0"/>
                    <w:adjustRightInd w:val="0"/>
                    <w:spacing w:after="0" w:line="240" w:lineRule="auto"/>
                    <w:rPr>
                      <w:rFonts w:ascii="Leelawadee UI" w:hAnsi="Leelawadee UI" w:cs="Leelawadee UI"/>
                      <w:color w:val="000000"/>
                      <w:highlight w:val="white"/>
                    </w:rPr>
                  </w:pPr>
                </w:p>
                <w:p w14:paraId="0199804B" w14:textId="77777777" w:rsidR="00512836" w:rsidRDefault="00512836">
                  <w:pPr>
                    <w:widowControl w:val="0"/>
                    <w:autoSpaceDE w:val="0"/>
                    <w:autoSpaceDN w:val="0"/>
                    <w:adjustRightInd w:val="0"/>
                    <w:spacing w:after="0" w:line="240" w:lineRule="auto"/>
                    <w:rPr>
                      <w:rFonts w:ascii="Leelawadee UI" w:hAnsi="Leelawadee UI" w:cs="Leelawadee UI"/>
                      <w:color w:val="000000"/>
                      <w:highlight w:val="white"/>
                    </w:rPr>
                  </w:pPr>
                </w:p>
                <w:p w14:paraId="78DB604F" w14:textId="77777777" w:rsidR="00512836" w:rsidRPr="00BF26FA" w:rsidRDefault="00512836" w:rsidP="00BF26FA">
                  <w:pPr>
                    <w:rPr>
                      <w:sz w:val="20"/>
                      <w:szCs w:val="20"/>
                    </w:rPr>
                  </w:pPr>
                </w:p>
              </w:txbxContent>
            </v:textbox>
          </v:rect>
        </w:pict>
      </w:r>
      <w:r w:rsidR="00512836">
        <w:rPr>
          <w:noProof/>
        </w:rPr>
        <w:drawing>
          <wp:inline distT="0" distB="0" distL="0" distR="0" wp14:anchorId="461E0A60" wp14:editId="3744AFC3">
            <wp:extent cx="4365266" cy="2570651"/>
            <wp:effectExtent l="0" t="0" r="0" b="0"/>
            <wp:docPr id="1760601861" name="Image 1" descr="Une image contenant texte, capture d’écran, lign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601861" name="Image 1" descr="Une image contenant texte, capture d’écran, ligne, nombre&#10;&#10;Le contenu généré par l’IA peut être incorrect."/>
                    <pic:cNvPicPr/>
                  </pic:nvPicPr>
                  <pic:blipFill>
                    <a:blip r:embed="rId37"/>
                    <a:stretch>
                      <a:fillRect/>
                    </a:stretch>
                  </pic:blipFill>
                  <pic:spPr>
                    <a:xfrm>
                      <a:off x="0" y="0"/>
                      <a:ext cx="4379985" cy="2579319"/>
                    </a:xfrm>
                    <a:prstGeom prst="rect">
                      <a:avLst/>
                    </a:prstGeom>
                  </pic:spPr>
                </pic:pic>
              </a:graphicData>
            </a:graphic>
          </wp:inline>
        </w:drawing>
      </w:r>
    </w:p>
    <w:p w14:paraId="210847B0" w14:textId="77777777" w:rsidR="00512836" w:rsidRPr="00512836" w:rsidRDefault="00512836" w:rsidP="00512836"/>
    <w:p w14:paraId="4B89A8FB" w14:textId="77777777" w:rsidR="00512836" w:rsidRPr="00512836" w:rsidRDefault="00512836" w:rsidP="00512836"/>
    <w:p w14:paraId="40720EA4" w14:textId="77777777" w:rsidR="00512836" w:rsidRPr="00512836" w:rsidRDefault="00512836" w:rsidP="00512836"/>
    <w:p w14:paraId="42795791" w14:textId="77777777" w:rsidR="00512836" w:rsidRPr="00512836" w:rsidRDefault="00512836" w:rsidP="00512836"/>
    <w:p w14:paraId="45B04914" w14:textId="77777777" w:rsidR="00512836" w:rsidRPr="00512836" w:rsidRDefault="00512836" w:rsidP="00512836"/>
    <w:p w14:paraId="1C295C92" w14:textId="77777777" w:rsidR="00512836" w:rsidRPr="00512836" w:rsidRDefault="00512836" w:rsidP="00512836"/>
    <w:p w14:paraId="66D062CA" w14:textId="77777777" w:rsidR="00512836" w:rsidRPr="00512836" w:rsidRDefault="00512836" w:rsidP="00512836"/>
    <w:p w14:paraId="12DFF3E5" w14:textId="77777777" w:rsidR="00512836" w:rsidRPr="00512836" w:rsidRDefault="00512836" w:rsidP="00512836"/>
    <w:p w14:paraId="6DE9CFF1" w14:textId="77777777" w:rsidR="00512836" w:rsidRDefault="00512836" w:rsidP="00512836">
      <w:pPr>
        <w:rPr>
          <w:noProof/>
        </w:rPr>
      </w:pPr>
    </w:p>
    <w:p w14:paraId="2000E185" w14:textId="42AAE918" w:rsidR="00512836" w:rsidRDefault="00512836" w:rsidP="00512836">
      <w:pPr>
        <w:jc w:val="center"/>
      </w:pPr>
      <w:r>
        <w:rPr>
          <w:noProof/>
        </w:rPr>
        <w:drawing>
          <wp:inline distT="0" distB="0" distL="0" distR="0" wp14:anchorId="24B9BECA" wp14:editId="3B1783AE">
            <wp:extent cx="3061253" cy="3041837"/>
            <wp:effectExtent l="0" t="0" r="0" b="0"/>
            <wp:docPr id="2057830504" name="Image 1" descr="Une image contenant texte, diagramm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30504" name="Image 1" descr="Une image contenant texte, diagramme, capture d’écran, cercle&#10;&#10;Le contenu généré par l’IA peut être incorrect."/>
                    <pic:cNvPicPr/>
                  </pic:nvPicPr>
                  <pic:blipFill>
                    <a:blip r:embed="rId38"/>
                    <a:stretch>
                      <a:fillRect/>
                    </a:stretch>
                  </pic:blipFill>
                  <pic:spPr>
                    <a:xfrm>
                      <a:off x="0" y="0"/>
                      <a:ext cx="3066787" cy="3047336"/>
                    </a:xfrm>
                    <a:prstGeom prst="rect">
                      <a:avLst/>
                    </a:prstGeom>
                  </pic:spPr>
                </pic:pic>
              </a:graphicData>
            </a:graphic>
          </wp:inline>
        </w:drawing>
      </w:r>
    </w:p>
    <w:p w14:paraId="53D31857" w14:textId="77777777" w:rsidR="00512836" w:rsidRDefault="00512836">
      <w:r>
        <w:br w:type="page"/>
      </w:r>
    </w:p>
    <w:p w14:paraId="36695BB6" w14:textId="15C8F1FA" w:rsidR="00512836" w:rsidRDefault="00000000" w:rsidP="00512836">
      <w:pPr>
        <w:jc w:val="center"/>
      </w:pPr>
      <w:r>
        <w:rPr>
          <w:noProof/>
        </w:rPr>
        <w:lastRenderedPageBreak/>
        <w:pict w14:anchorId="593A876A">
          <v:rect id="_x0000_s2227" style="position:absolute;left:0;text-align:left;margin-left:-6.85pt;margin-top:-.2pt;width:487.1pt;height:189.7pt;z-index:251687936" fillcolor="#f2f2f2 [3052]">
            <v:textbox style="mso-next-textbox:#_x0000_s2227">
              <w:txbxContent>
                <w:p w14:paraId="0ED837FC"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Impact des technologies sur la réduction des incidents</w:t>
                  </w:r>
                </w:p>
                <w:p w14:paraId="17E86F1A"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4AFB06E5"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Preparing data for stacked bar chart: Impact of technologies on incident reduction</w:t>
                  </w:r>
                </w:p>
                <w:p w14:paraId="1B445FDA"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tech_impact </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data</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groupby</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'Technologie la plus impactante'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808080"/>
                      <w:sz w:val="20"/>
                      <w:szCs w:val="20"/>
                      <w:highlight w:val="white"/>
                    </w:rPr>
                    <w:t>'Réduction incidents grâce technologies'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size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unstack</w:t>
                  </w:r>
                  <w:r w:rsidRPr="00300660">
                    <w:rPr>
                      <w:rFonts w:ascii="Leelawadee UI" w:hAnsi="Leelawadee UI" w:cs="Leelawadee UI"/>
                      <w:b/>
                      <w:bCs/>
                      <w:color w:val="000080"/>
                      <w:sz w:val="20"/>
                      <w:szCs w:val="20"/>
                      <w:highlight w:val="white"/>
                    </w:rPr>
                    <w:t>()</w:t>
                  </w:r>
                </w:p>
                <w:p w14:paraId="291DEDD0"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C390034"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Plotting the stacked bar chart</w:t>
                  </w:r>
                </w:p>
                <w:p w14:paraId="31C9BB36"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tech_impact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plot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kind</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'bar'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stacked</w:t>
                  </w:r>
                  <w:r w:rsidRPr="00300660">
                    <w:rPr>
                      <w:rFonts w:ascii="Leelawadee UI" w:hAnsi="Leelawadee UI" w:cs="Leelawadee UI"/>
                      <w:b/>
                      <w:bCs/>
                      <w:color w:val="000080"/>
                      <w:sz w:val="20"/>
                      <w:szCs w:val="20"/>
                      <w:highlight w:val="white"/>
                    </w:rPr>
                    <w:t>=</w:t>
                  </w:r>
                  <w:r w:rsidRPr="00300660">
                    <w:rPr>
                      <w:rFonts w:ascii="Leelawadee UI" w:hAnsi="Leelawadee UI" w:cs="Leelawadee UI"/>
                      <w:b/>
                      <w:bCs/>
                      <w:color w:val="880088"/>
                      <w:sz w:val="20"/>
                      <w:szCs w:val="20"/>
                      <w:highlight w:val="white"/>
                    </w:rPr>
                    <w:t>True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figsize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12</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FF0000"/>
                      <w:sz w:val="20"/>
                      <w:szCs w:val="20"/>
                      <w:highlight w:val="white"/>
                    </w:rPr>
                    <w:t>7</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colormap</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'Set2'</w:t>
                  </w:r>
                  <w:r w:rsidRPr="00300660">
                    <w:rPr>
                      <w:rFonts w:ascii="Leelawadee UI" w:hAnsi="Leelawadee UI" w:cs="Leelawadee UI"/>
                      <w:b/>
                      <w:bCs/>
                      <w:color w:val="000080"/>
                      <w:sz w:val="20"/>
                      <w:szCs w:val="20"/>
                      <w:highlight w:val="white"/>
                    </w:rPr>
                    <w:t>)</w:t>
                  </w:r>
                </w:p>
                <w:p w14:paraId="231FC4E2"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title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"Impact des technologies sur la réduction des incidents"</w:t>
                  </w:r>
                  <w:r w:rsidRPr="00300660">
                    <w:rPr>
                      <w:rFonts w:ascii="Leelawadee UI" w:hAnsi="Leelawadee UI" w:cs="Leelawadee UI"/>
                      <w:b/>
                      <w:bCs/>
                      <w:color w:val="000080"/>
                      <w:sz w:val="20"/>
                      <w:szCs w:val="20"/>
                      <w:highlight w:val="white"/>
                    </w:rPr>
                    <w:t>)</w:t>
                  </w:r>
                </w:p>
                <w:p w14:paraId="14D0E9C5"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ylabel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"Nombre de répondants"</w:t>
                  </w:r>
                  <w:r w:rsidRPr="00300660">
                    <w:rPr>
                      <w:rFonts w:ascii="Leelawadee UI" w:hAnsi="Leelawadee UI" w:cs="Leelawadee UI"/>
                      <w:b/>
                      <w:bCs/>
                      <w:color w:val="000080"/>
                      <w:sz w:val="20"/>
                      <w:szCs w:val="20"/>
                      <w:highlight w:val="white"/>
                    </w:rPr>
                    <w:t>)</w:t>
                  </w:r>
                </w:p>
                <w:p w14:paraId="2DA4F1F9"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"Technologie la plus impactante"</w:t>
                  </w:r>
                  <w:r w:rsidRPr="00300660">
                    <w:rPr>
                      <w:rFonts w:ascii="Leelawadee UI" w:hAnsi="Leelawadee UI" w:cs="Leelawadee UI"/>
                      <w:b/>
                      <w:bCs/>
                      <w:color w:val="000080"/>
                      <w:sz w:val="20"/>
                      <w:szCs w:val="20"/>
                      <w:highlight w:val="white"/>
                    </w:rPr>
                    <w:t>)</w:t>
                  </w:r>
                </w:p>
                <w:p w14:paraId="2BE3BB45"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xticks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rotation</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45</w:t>
                  </w:r>
                  <w:r w:rsidRPr="00300660">
                    <w:rPr>
                      <w:rFonts w:ascii="Leelawadee UI" w:hAnsi="Leelawadee UI" w:cs="Leelawadee UI"/>
                      <w:b/>
                      <w:bCs/>
                      <w:color w:val="000080"/>
                      <w:sz w:val="20"/>
                      <w:szCs w:val="20"/>
                      <w:highlight w:val="white"/>
                    </w:rPr>
                    <w:t>)</w:t>
                  </w:r>
                </w:p>
                <w:p w14:paraId="5A94096D"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legend</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title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"Réduction des incidents"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bbox_to_anchor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1.05</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FF0000"/>
                      <w:sz w:val="20"/>
                      <w:szCs w:val="20"/>
                      <w:highlight w:val="white"/>
                    </w:rPr>
                    <w:t>1</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loc</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'upper left'</w:t>
                  </w:r>
                  <w:r w:rsidRPr="00300660">
                    <w:rPr>
                      <w:rFonts w:ascii="Leelawadee UI" w:hAnsi="Leelawadee UI" w:cs="Leelawadee UI"/>
                      <w:b/>
                      <w:bCs/>
                      <w:color w:val="000080"/>
                      <w:sz w:val="20"/>
                      <w:szCs w:val="20"/>
                      <w:highlight w:val="white"/>
                    </w:rPr>
                    <w:t>)</w:t>
                  </w:r>
                </w:p>
                <w:p w14:paraId="7C3A7FBF"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tight_layout</w:t>
                  </w:r>
                  <w:r w:rsidRPr="00300660">
                    <w:rPr>
                      <w:rFonts w:ascii="Leelawadee UI" w:hAnsi="Leelawadee UI" w:cs="Leelawadee UI"/>
                      <w:b/>
                      <w:bCs/>
                      <w:color w:val="000080"/>
                      <w:sz w:val="20"/>
                      <w:szCs w:val="20"/>
                      <w:highlight w:val="white"/>
                    </w:rPr>
                    <w:t>()</w:t>
                  </w:r>
                </w:p>
                <w:p w14:paraId="6B43CAD4"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show</w:t>
                  </w:r>
                  <w:r w:rsidRPr="00300660">
                    <w:rPr>
                      <w:rFonts w:ascii="Leelawadee UI" w:hAnsi="Leelawadee UI" w:cs="Leelawadee UI"/>
                      <w:b/>
                      <w:bCs/>
                      <w:color w:val="000080"/>
                      <w:sz w:val="20"/>
                      <w:szCs w:val="20"/>
                      <w:highlight w:val="white"/>
                    </w:rPr>
                    <w:t>()</w:t>
                  </w:r>
                </w:p>
                <w:p w14:paraId="22C91E61"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745112CF" w14:textId="77777777" w:rsidR="00512836" w:rsidRDefault="00512836">
                  <w:pPr>
                    <w:widowControl w:val="0"/>
                    <w:autoSpaceDE w:val="0"/>
                    <w:autoSpaceDN w:val="0"/>
                    <w:adjustRightInd w:val="0"/>
                    <w:spacing w:after="0" w:line="240" w:lineRule="auto"/>
                    <w:rPr>
                      <w:rFonts w:ascii="Leelawadee UI" w:hAnsi="Leelawadee UI" w:cs="Leelawadee UI"/>
                      <w:color w:val="000000"/>
                      <w:highlight w:val="white"/>
                    </w:rPr>
                  </w:pPr>
                </w:p>
                <w:p w14:paraId="654B9804" w14:textId="77777777" w:rsidR="00512836" w:rsidRDefault="00512836">
                  <w:pPr>
                    <w:widowControl w:val="0"/>
                    <w:autoSpaceDE w:val="0"/>
                    <w:autoSpaceDN w:val="0"/>
                    <w:adjustRightInd w:val="0"/>
                    <w:spacing w:after="0" w:line="240" w:lineRule="auto"/>
                    <w:rPr>
                      <w:rFonts w:ascii="Leelawadee UI" w:hAnsi="Leelawadee UI" w:cs="Leelawadee UI"/>
                      <w:color w:val="000000"/>
                      <w:highlight w:val="white"/>
                    </w:rPr>
                  </w:pPr>
                </w:p>
                <w:p w14:paraId="2013C55F" w14:textId="77777777" w:rsidR="00512836" w:rsidRPr="00BF26FA" w:rsidRDefault="00512836" w:rsidP="00BF26FA">
                  <w:pPr>
                    <w:rPr>
                      <w:sz w:val="20"/>
                      <w:szCs w:val="20"/>
                    </w:rPr>
                  </w:pPr>
                </w:p>
              </w:txbxContent>
            </v:textbox>
          </v:rect>
        </w:pict>
      </w:r>
    </w:p>
    <w:p w14:paraId="667D2345" w14:textId="77777777" w:rsidR="00300660" w:rsidRPr="00300660" w:rsidRDefault="00300660" w:rsidP="00300660"/>
    <w:p w14:paraId="5E68A335" w14:textId="77777777" w:rsidR="00300660" w:rsidRPr="00300660" w:rsidRDefault="00300660" w:rsidP="00300660"/>
    <w:p w14:paraId="06DD11C6" w14:textId="77777777" w:rsidR="00300660" w:rsidRPr="00300660" w:rsidRDefault="00300660" w:rsidP="00300660"/>
    <w:p w14:paraId="08FCE303" w14:textId="77777777" w:rsidR="00300660" w:rsidRPr="00300660" w:rsidRDefault="00300660" w:rsidP="00300660"/>
    <w:p w14:paraId="02D7C829" w14:textId="77777777" w:rsidR="00300660" w:rsidRPr="00300660" w:rsidRDefault="00300660" w:rsidP="00300660"/>
    <w:p w14:paraId="7F458C1D" w14:textId="77777777" w:rsidR="00300660" w:rsidRPr="00300660" w:rsidRDefault="00300660" w:rsidP="00300660"/>
    <w:p w14:paraId="3CBC70FF" w14:textId="77777777" w:rsidR="00300660" w:rsidRPr="00300660" w:rsidRDefault="00300660" w:rsidP="00300660"/>
    <w:p w14:paraId="70C0EDB4" w14:textId="77777777" w:rsidR="00300660" w:rsidRDefault="00300660" w:rsidP="00300660"/>
    <w:p w14:paraId="55D31E5A" w14:textId="77777777" w:rsidR="00300660" w:rsidRDefault="00300660" w:rsidP="00300660"/>
    <w:p w14:paraId="2FD3113F" w14:textId="4EF2014E" w:rsidR="00300660" w:rsidRDefault="00000000" w:rsidP="00300660">
      <w:pPr>
        <w:tabs>
          <w:tab w:val="left" w:pos="1778"/>
        </w:tabs>
        <w:jc w:val="center"/>
      </w:pPr>
      <w:r>
        <w:rPr>
          <w:noProof/>
        </w:rPr>
        <w:pict w14:anchorId="593A876A">
          <v:rect id="_x0000_s2228" style="position:absolute;left:0;text-align:left;margin-left:-6.85pt;margin-top:253.85pt;width:487.1pt;height:229.75pt;z-index:251688960" fillcolor="#f2f2f2 [3052]">
            <v:textbox style="mso-next-textbox:#_x0000_s2228">
              <w:txbxContent>
                <w:p w14:paraId="762984BF"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Influence des pratiques RGPD sur les performances marketing</w:t>
                  </w:r>
                </w:p>
                <w:p w14:paraId="31D6916B"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F957D6E"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Calculating mean scores for each aspect related to marketing performance</w:t>
                  </w:r>
                </w:p>
                <w:p w14:paraId="74F9AA57"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rgpd_impact </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data</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'Impact fidélité clients'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p>
                <w:p w14:paraId="2908D374"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808080"/>
                      <w:sz w:val="20"/>
                      <w:szCs w:val="20"/>
                      <w:highlight w:val="white"/>
                    </w:rPr>
                    <w:t>'Impact efficacité campagnes'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p>
                <w:p w14:paraId="52A4C8C1"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808080"/>
                      <w:sz w:val="20"/>
                      <w:szCs w:val="20"/>
                      <w:highlight w:val="white"/>
                    </w:rPr>
                    <w:t>'Influence personnalisation campagnes'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p>
                <w:p w14:paraId="16B6761F"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808080"/>
                      <w:sz w:val="20"/>
                      <w:szCs w:val="20"/>
                      <w:highlight w:val="white"/>
                    </w:rPr>
                    <w:t>'Influence satisfaction client'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mean</w:t>
                  </w:r>
                  <w:r w:rsidRPr="00300660">
                    <w:rPr>
                      <w:rFonts w:ascii="Leelawadee UI" w:hAnsi="Leelawadee UI" w:cs="Leelawadee UI"/>
                      <w:b/>
                      <w:bCs/>
                      <w:color w:val="000080"/>
                      <w:sz w:val="20"/>
                      <w:szCs w:val="20"/>
                      <w:highlight w:val="white"/>
                    </w:rPr>
                    <w:t>()</w:t>
                  </w:r>
                </w:p>
                <w:p w14:paraId="70DE4D37"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1B451B89"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Plotting the line chart</w:t>
                  </w:r>
                </w:p>
                <w:p w14:paraId="453E279E"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figure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figsize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10</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FF0000"/>
                      <w:sz w:val="20"/>
                      <w:szCs w:val="20"/>
                      <w:highlight w:val="white"/>
                    </w:rPr>
                    <w:t>6</w:t>
                  </w:r>
                  <w:r w:rsidRPr="00300660">
                    <w:rPr>
                      <w:rFonts w:ascii="Leelawadee UI" w:hAnsi="Leelawadee UI" w:cs="Leelawadee UI"/>
                      <w:b/>
                      <w:bCs/>
                      <w:color w:val="000080"/>
                      <w:sz w:val="20"/>
                      <w:szCs w:val="20"/>
                      <w:highlight w:val="white"/>
                    </w:rPr>
                    <w:t>))</w:t>
                  </w:r>
                </w:p>
                <w:p w14:paraId="7C82B1DC"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plot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rgpd_impact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index</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rgpd_impact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values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marker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'o'</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linestyle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linewidth</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2</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color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'blue'</w:t>
                  </w:r>
                  <w:r w:rsidRPr="00300660">
                    <w:rPr>
                      <w:rFonts w:ascii="Leelawadee UI" w:hAnsi="Leelawadee UI" w:cs="Leelawadee UI"/>
                      <w:b/>
                      <w:bCs/>
                      <w:color w:val="000080"/>
                      <w:sz w:val="20"/>
                      <w:szCs w:val="20"/>
                      <w:highlight w:val="white"/>
                    </w:rPr>
                    <w:t>)</w:t>
                  </w:r>
                </w:p>
                <w:p w14:paraId="3CEE407B"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title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"Influence des pratiques RGPD sur les performances marketing"</w:t>
                  </w:r>
                  <w:r w:rsidRPr="00300660">
                    <w:rPr>
                      <w:rFonts w:ascii="Leelawadee UI" w:hAnsi="Leelawadee UI" w:cs="Leelawadee UI"/>
                      <w:b/>
                      <w:bCs/>
                      <w:color w:val="000080"/>
                      <w:sz w:val="20"/>
                      <w:szCs w:val="20"/>
                      <w:highlight w:val="white"/>
                    </w:rPr>
                    <w:t>)</w:t>
                  </w:r>
                </w:p>
                <w:p w14:paraId="1B2C7664"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ylabel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"Score moyen (1 à 4)"</w:t>
                  </w:r>
                  <w:r w:rsidRPr="00300660">
                    <w:rPr>
                      <w:rFonts w:ascii="Leelawadee UI" w:hAnsi="Leelawadee UI" w:cs="Leelawadee UI"/>
                      <w:b/>
                      <w:bCs/>
                      <w:color w:val="000080"/>
                      <w:sz w:val="20"/>
                      <w:szCs w:val="20"/>
                      <w:highlight w:val="white"/>
                    </w:rPr>
                    <w:t>)</w:t>
                  </w:r>
                </w:p>
                <w:p w14:paraId="13C6ADA7"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"Aspects des performances marketing"</w:t>
                  </w:r>
                  <w:r w:rsidRPr="00300660">
                    <w:rPr>
                      <w:rFonts w:ascii="Leelawadee UI" w:hAnsi="Leelawadee UI" w:cs="Leelawadee UI"/>
                      <w:b/>
                      <w:bCs/>
                      <w:color w:val="000080"/>
                      <w:sz w:val="20"/>
                      <w:szCs w:val="20"/>
                      <w:highlight w:val="white"/>
                    </w:rPr>
                    <w:t>)</w:t>
                  </w:r>
                </w:p>
                <w:p w14:paraId="4800928B"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grid</w:t>
                  </w:r>
                  <w:r w:rsidRPr="00300660">
                    <w:rPr>
                      <w:rFonts w:ascii="Leelawadee UI" w:hAnsi="Leelawadee UI" w:cs="Leelawadee UI"/>
                      <w:b/>
                      <w:bCs/>
                      <w:color w:val="000080"/>
                      <w:sz w:val="20"/>
                      <w:szCs w:val="20"/>
                      <w:highlight w:val="white"/>
                    </w:rPr>
                    <w:t>(</w:t>
                  </w:r>
                  <w:r w:rsidRPr="00300660">
                    <w:rPr>
                      <w:rFonts w:ascii="Leelawadee UI" w:hAnsi="Leelawadee UI" w:cs="Leelawadee UI"/>
                      <w:b/>
                      <w:bCs/>
                      <w:color w:val="880088"/>
                      <w:sz w:val="20"/>
                      <w:szCs w:val="20"/>
                      <w:highlight w:val="white"/>
                    </w:rPr>
                    <w:t>True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linestyle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alpha</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0.6</w:t>
                  </w:r>
                  <w:r w:rsidRPr="00300660">
                    <w:rPr>
                      <w:rFonts w:ascii="Leelawadee UI" w:hAnsi="Leelawadee UI" w:cs="Leelawadee UI"/>
                      <w:b/>
                      <w:bCs/>
                      <w:color w:val="000080"/>
                      <w:sz w:val="20"/>
                      <w:szCs w:val="20"/>
                      <w:highlight w:val="white"/>
                    </w:rPr>
                    <w:t>)</w:t>
                  </w:r>
                </w:p>
                <w:p w14:paraId="5902C526"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xticks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rotation</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45</w:t>
                  </w:r>
                  <w:r w:rsidRPr="00300660">
                    <w:rPr>
                      <w:rFonts w:ascii="Leelawadee UI" w:hAnsi="Leelawadee UI" w:cs="Leelawadee UI"/>
                      <w:b/>
                      <w:bCs/>
                      <w:color w:val="000080"/>
                      <w:sz w:val="20"/>
                      <w:szCs w:val="20"/>
                      <w:highlight w:val="white"/>
                    </w:rPr>
                    <w:t>)</w:t>
                  </w:r>
                </w:p>
                <w:p w14:paraId="5A5216CC"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tight_layout</w:t>
                  </w:r>
                  <w:r w:rsidRPr="00300660">
                    <w:rPr>
                      <w:rFonts w:ascii="Leelawadee UI" w:hAnsi="Leelawadee UI" w:cs="Leelawadee UI"/>
                      <w:b/>
                      <w:bCs/>
                      <w:color w:val="000080"/>
                      <w:sz w:val="20"/>
                      <w:szCs w:val="20"/>
                      <w:highlight w:val="white"/>
                    </w:rPr>
                    <w:t>()</w:t>
                  </w:r>
                </w:p>
                <w:p w14:paraId="1A4181B4"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show</w:t>
                  </w:r>
                  <w:r w:rsidRPr="00300660">
                    <w:rPr>
                      <w:rFonts w:ascii="Leelawadee UI" w:hAnsi="Leelawadee UI" w:cs="Leelawadee UI"/>
                      <w:b/>
                      <w:bCs/>
                      <w:color w:val="000080"/>
                      <w:sz w:val="20"/>
                      <w:szCs w:val="20"/>
                      <w:highlight w:val="white"/>
                    </w:rPr>
                    <w:t>()</w:t>
                  </w:r>
                </w:p>
                <w:p w14:paraId="5E1997F4"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26A7BC29"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0BEA2A25"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315F783A"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3694180C" w14:textId="77777777" w:rsidR="00300660" w:rsidRPr="00BF26FA" w:rsidRDefault="00300660" w:rsidP="00BF26FA">
                  <w:pPr>
                    <w:rPr>
                      <w:sz w:val="20"/>
                      <w:szCs w:val="20"/>
                    </w:rPr>
                  </w:pPr>
                </w:p>
              </w:txbxContent>
            </v:textbox>
          </v:rect>
        </w:pict>
      </w:r>
      <w:r w:rsidR="00300660">
        <w:rPr>
          <w:noProof/>
        </w:rPr>
        <w:drawing>
          <wp:inline distT="0" distB="0" distL="0" distR="0" wp14:anchorId="46DA0E97" wp14:editId="79C19921">
            <wp:extent cx="4921858" cy="2713339"/>
            <wp:effectExtent l="0" t="0" r="0" b="0"/>
            <wp:docPr id="496526465"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26465" name="Image 1" descr="Une image contenant texte, capture d’écran, diagramme, ligne&#10;&#10;Le contenu généré par l’IA peut être incorrect."/>
                    <pic:cNvPicPr/>
                  </pic:nvPicPr>
                  <pic:blipFill>
                    <a:blip r:embed="rId39"/>
                    <a:stretch>
                      <a:fillRect/>
                    </a:stretch>
                  </pic:blipFill>
                  <pic:spPr>
                    <a:xfrm>
                      <a:off x="0" y="0"/>
                      <a:ext cx="4929019" cy="2717287"/>
                    </a:xfrm>
                    <a:prstGeom prst="rect">
                      <a:avLst/>
                    </a:prstGeom>
                  </pic:spPr>
                </pic:pic>
              </a:graphicData>
            </a:graphic>
          </wp:inline>
        </w:drawing>
      </w:r>
    </w:p>
    <w:p w14:paraId="5B23C4EF" w14:textId="77777777" w:rsidR="00300660" w:rsidRPr="00300660" w:rsidRDefault="00300660" w:rsidP="00300660"/>
    <w:p w14:paraId="67BF1297" w14:textId="77777777" w:rsidR="00300660" w:rsidRPr="00300660" w:rsidRDefault="00300660" w:rsidP="00300660"/>
    <w:p w14:paraId="33F39319" w14:textId="77777777" w:rsidR="00300660" w:rsidRPr="00300660" w:rsidRDefault="00300660" w:rsidP="00300660"/>
    <w:p w14:paraId="2E70963B" w14:textId="77777777" w:rsidR="00300660" w:rsidRPr="00300660" w:rsidRDefault="00300660" w:rsidP="00300660"/>
    <w:p w14:paraId="27E9D30C" w14:textId="77777777" w:rsidR="00300660" w:rsidRPr="00300660" w:rsidRDefault="00300660" w:rsidP="00300660"/>
    <w:p w14:paraId="7B01CD67" w14:textId="77777777" w:rsidR="00300660" w:rsidRPr="00300660" w:rsidRDefault="00300660" w:rsidP="00300660"/>
    <w:p w14:paraId="06BEE412" w14:textId="77777777" w:rsidR="00300660" w:rsidRPr="00300660" w:rsidRDefault="00300660" w:rsidP="00300660"/>
    <w:p w14:paraId="0DC52B3A" w14:textId="77777777" w:rsidR="00300660" w:rsidRPr="00300660" w:rsidRDefault="00300660" w:rsidP="00300660"/>
    <w:p w14:paraId="128F5794" w14:textId="77777777" w:rsidR="00300660" w:rsidRPr="00300660" w:rsidRDefault="00300660" w:rsidP="00300660"/>
    <w:p w14:paraId="769A1DE7" w14:textId="77777777" w:rsidR="00300660" w:rsidRDefault="00300660" w:rsidP="00300660"/>
    <w:p w14:paraId="156F8B1E" w14:textId="7338C8F9" w:rsidR="00300660" w:rsidRDefault="00300660">
      <w:r>
        <w:br w:type="page"/>
      </w:r>
    </w:p>
    <w:p w14:paraId="6482F8CF" w14:textId="18C66F2D" w:rsidR="00300660" w:rsidRDefault="00300660" w:rsidP="00300660">
      <w:pPr>
        <w:jc w:val="center"/>
        <w:rPr>
          <w:noProof/>
        </w:rPr>
      </w:pPr>
      <w:r>
        <w:rPr>
          <w:noProof/>
        </w:rPr>
        <w:lastRenderedPageBreak/>
        <w:drawing>
          <wp:inline distT="0" distB="0" distL="0" distR="0" wp14:anchorId="608283AA" wp14:editId="11F80714">
            <wp:extent cx="4120118" cy="2472855"/>
            <wp:effectExtent l="0" t="0" r="0" b="0"/>
            <wp:docPr id="485983268" name="Image 1" descr="Une image contenant texte, ligne, diagramme, Tracé&#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83268" name="Image 1" descr="Une image contenant texte, ligne, diagramme, Tracé&#10;&#10;Le contenu généré par l’IA peut être incorrect."/>
                    <pic:cNvPicPr/>
                  </pic:nvPicPr>
                  <pic:blipFill>
                    <a:blip r:embed="rId40"/>
                    <a:stretch>
                      <a:fillRect/>
                    </a:stretch>
                  </pic:blipFill>
                  <pic:spPr>
                    <a:xfrm>
                      <a:off x="0" y="0"/>
                      <a:ext cx="4148792" cy="2490065"/>
                    </a:xfrm>
                    <a:prstGeom prst="rect">
                      <a:avLst/>
                    </a:prstGeom>
                  </pic:spPr>
                </pic:pic>
              </a:graphicData>
            </a:graphic>
          </wp:inline>
        </w:drawing>
      </w:r>
    </w:p>
    <w:p w14:paraId="1F3AB8F4" w14:textId="77777777" w:rsidR="00C17D11" w:rsidRPr="00C17D11" w:rsidRDefault="00C17D11" w:rsidP="00C17D11"/>
    <w:p w14:paraId="7465EC88" w14:textId="549DCE9B" w:rsidR="00C17D11" w:rsidRPr="00C17D11" w:rsidRDefault="00000000" w:rsidP="00C17D11">
      <w:r>
        <w:rPr>
          <w:noProof/>
        </w:rPr>
        <w:pict w14:anchorId="593A876A">
          <v:rect id="_x0000_s2229" style="position:absolute;margin-left:-7.05pt;margin-top:11.45pt;width:487.1pt;height:219.7pt;z-index:251689984" fillcolor="#f2f2f2 [3052]">
            <v:textbox style="mso-next-textbox:#_x0000_s2229">
              <w:txbxContent>
                <w:p w14:paraId="1AB2D137"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Comparaison de l’efficacité des campagnes selon la personnalisation</w:t>
                  </w:r>
                </w:p>
                <w:p w14:paraId="5910F54F"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A9FB8BA"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Grouping data for bar chart: Effectiveness by level of personalization</w:t>
                  </w:r>
                </w:p>
                <w:p w14:paraId="5C7EC063"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 xml:space="preserve">personalization_vs_effectiveness </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data</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groupby</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'Influence personnalisation campagnes'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'Impact efficacité campagnes'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mean</w:t>
                  </w:r>
                  <w:r w:rsidRPr="00300660">
                    <w:rPr>
                      <w:rFonts w:ascii="Leelawadee UI" w:hAnsi="Leelawadee UI" w:cs="Leelawadee UI"/>
                      <w:b/>
                      <w:bCs/>
                      <w:color w:val="000080"/>
                      <w:sz w:val="20"/>
                      <w:szCs w:val="20"/>
                      <w:highlight w:val="white"/>
                    </w:rPr>
                    <w:t>()</w:t>
                  </w:r>
                </w:p>
                <w:p w14:paraId="05A789E2"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7615682"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Plotting the grouped bar chart</w:t>
                  </w:r>
                </w:p>
                <w:p w14:paraId="3C405D91"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figure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figsize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10</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w:t>
                  </w:r>
                  <w:r w:rsidRPr="00300660">
                    <w:rPr>
                      <w:rFonts w:ascii="Leelawadee UI" w:hAnsi="Leelawadee UI" w:cs="Leelawadee UI"/>
                      <w:color w:val="FF0000"/>
                      <w:sz w:val="20"/>
                      <w:szCs w:val="20"/>
                      <w:highlight w:val="white"/>
                    </w:rPr>
                    <w:t>6</w:t>
                  </w:r>
                  <w:r w:rsidRPr="00300660">
                    <w:rPr>
                      <w:rFonts w:ascii="Leelawadee UI" w:hAnsi="Leelawadee UI" w:cs="Leelawadee UI"/>
                      <w:b/>
                      <w:bCs/>
                      <w:color w:val="000080"/>
                      <w:sz w:val="20"/>
                      <w:szCs w:val="20"/>
                      <w:highlight w:val="white"/>
                    </w:rPr>
                    <w:t>))</w:t>
                  </w:r>
                </w:p>
                <w:p w14:paraId="0C526131"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personalization_vs_effectiveness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plot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kind</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'bar'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color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'skyblue'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edgecolor</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'black'</w:t>
                  </w:r>
                  <w:r w:rsidRPr="00300660">
                    <w:rPr>
                      <w:rFonts w:ascii="Leelawadee UI" w:hAnsi="Leelawadee UI" w:cs="Leelawadee UI"/>
                      <w:b/>
                      <w:bCs/>
                      <w:color w:val="000080"/>
                      <w:sz w:val="20"/>
                      <w:szCs w:val="20"/>
                      <w:highlight w:val="white"/>
                    </w:rPr>
                    <w:t>)</w:t>
                  </w:r>
                </w:p>
                <w:p w14:paraId="4F673C4A"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4680B228"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8000"/>
                      <w:sz w:val="20"/>
                      <w:szCs w:val="20"/>
                      <w:highlight w:val="white"/>
                    </w:rPr>
                    <w:t># Adding labels and title</w:t>
                  </w:r>
                </w:p>
                <w:p w14:paraId="523F891D"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title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"Comparaison de l'efficacité des campagnes selon la personnalisation"</w:t>
                  </w:r>
                  <w:r w:rsidRPr="00300660">
                    <w:rPr>
                      <w:rFonts w:ascii="Leelawadee UI" w:hAnsi="Leelawadee UI" w:cs="Leelawadee UI"/>
                      <w:b/>
                      <w:bCs/>
                      <w:color w:val="000080"/>
                      <w:sz w:val="20"/>
                      <w:szCs w:val="20"/>
                      <w:highlight w:val="white"/>
                    </w:rPr>
                    <w:t>)</w:t>
                  </w:r>
                </w:p>
                <w:p w14:paraId="6A7BFC8B"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ylabel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"Impact moyen sur l'efficacité des campagnes (1 à 4)"</w:t>
                  </w:r>
                  <w:r w:rsidRPr="00300660">
                    <w:rPr>
                      <w:rFonts w:ascii="Leelawadee UI" w:hAnsi="Leelawadee UI" w:cs="Leelawadee UI"/>
                      <w:b/>
                      <w:bCs/>
                      <w:color w:val="000080"/>
                      <w:sz w:val="20"/>
                      <w:szCs w:val="20"/>
                      <w:highlight w:val="white"/>
                    </w:rPr>
                    <w:t>)</w:t>
                  </w:r>
                </w:p>
                <w:p w14:paraId="319446A0"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xlabel</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"Niveau de personnalisation des campagnes (1 à 4)"</w:t>
                  </w:r>
                  <w:r w:rsidRPr="00300660">
                    <w:rPr>
                      <w:rFonts w:ascii="Leelawadee UI" w:hAnsi="Leelawadee UI" w:cs="Leelawadee UI"/>
                      <w:b/>
                      <w:bCs/>
                      <w:color w:val="000080"/>
                      <w:sz w:val="20"/>
                      <w:szCs w:val="20"/>
                      <w:highlight w:val="white"/>
                    </w:rPr>
                    <w:t>)</w:t>
                  </w:r>
                </w:p>
                <w:p w14:paraId="206631B5"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xticks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rotation</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0</w:t>
                  </w:r>
                  <w:r w:rsidRPr="00300660">
                    <w:rPr>
                      <w:rFonts w:ascii="Leelawadee UI" w:hAnsi="Leelawadee UI" w:cs="Leelawadee UI"/>
                      <w:b/>
                      <w:bCs/>
                      <w:color w:val="000080"/>
                      <w:sz w:val="20"/>
                      <w:szCs w:val="20"/>
                      <w:highlight w:val="white"/>
                    </w:rPr>
                    <w:t>)</w:t>
                  </w:r>
                </w:p>
                <w:p w14:paraId="0B8DAE78"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grid</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axis</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'y'</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linestyle</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808080"/>
                      <w:sz w:val="20"/>
                      <w:szCs w:val="20"/>
                      <w:highlight w:val="white"/>
                    </w:rPr>
                    <w: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000000"/>
                      <w:sz w:val="20"/>
                      <w:szCs w:val="20"/>
                      <w:highlight w:val="white"/>
                    </w:rPr>
                    <w:t xml:space="preserve"> alpha</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0000"/>
                      <w:sz w:val="20"/>
                      <w:szCs w:val="20"/>
                      <w:highlight w:val="white"/>
                    </w:rPr>
                    <w:t>0.6</w:t>
                  </w:r>
                  <w:r w:rsidRPr="00300660">
                    <w:rPr>
                      <w:rFonts w:ascii="Leelawadee UI" w:hAnsi="Leelawadee UI" w:cs="Leelawadee UI"/>
                      <w:b/>
                      <w:bCs/>
                      <w:color w:val="000080"/>
                      <w:sz w:val="20"/>
                      <w:szCs w:val="20"/>
                      <w:highlight w:val="white"/>
                    </w:rPr>
                    <w:t>)</w:t>
                  </w:r>
                </w:p>
                <w:p w14:paraId="556AF088"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tight_layout</w:t>
                  </w:r>
                  <w:r w:rsidRPr="00300660">
                    <w:rPr>
                      <w:rFonts w:ascii="Leelawadee UI" w:hAnsi="Leelawadee UI" w:cs="Leelawadee UI"/>
                      <w:b/>
                      <w:bCs/>
                      <w:color w:val="000080"/>
                      <w:sz w:val="20"/>
                      <w:szCs w:val="20"/>
                      <w:highlight w:val="white"/>
                    </w:rPr>
                    <w:t>()</w:t>
                  </w:r>
                </w:p>
                <w:p w14:paraId="029A816E" w14:textId="77777777" w:rsidR="00300660" w:rsidRPr="00300660" w:rsidRDefault="00300660">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300660">
                    <w:rPr>
                      <w:rFonts w:ascii="Leelawadee UI" w:hAnsi="Leelawadee UI" w:cs="Leelawadee UI"/>
                      <w:color w:val="000000"/>
                      <w:sz w:val="20"/>
                      <w:szCs w:val="20"/>
                      <w:highlight w:val="white"/>
                    </w:rPr>
                    <w:t>plt</w:t>
                  </w:r>
                  <w:r w:rsidRPr="00300660">
                    <w:rPr>
                      <w:rFonts w:ascii="Leelawadee UI" w:hAnsi="Leelawadee UI" w:cs="Leelawadee UI"/>
                      <w:b/>
                      <w:bCs/>
                      <w:color w:val="000080"/>
                      <w:sz w:val="20"/>
                      <w:szCs w:val="20"/>
                      <w:highlight w:val="white"/>
                    </w:rPr>
                    <w:t>.</w:t>
                  </w:r>
                  <w:r w:rsidRPr="00300660">
                    <w:rPr>
                      <w:rFonts w:ascii="Leelawadee UI" w:hAnsi="Leelawadee UI" w:cs="Leelawadee UI"/>
                      <w:color w:val="FF8000"/>
                      <w:sz w:val="20"/>
                      <w:szCs w:val="20"/>
                      <w:highlight w:val="white"/>
                    </w:rPr>
                    <w:t>show</w:t>
                  </w:r>
                  <w:r w:rsidRPr="00300660">
                    <w:rPr>
                      <w:rFonts w:ascii="Leelawadee UI" w:hAnsi="Leelawadee UI" w:cs="Leelawadee UI"/>
                      <w:b/>
                      <w:bCs/>
                      <w:color w:val="000080"/>
                      <w:sz w:val="20"/>
                      <w:szCs w:val="20"/>
                      <w:highlight w:val="white"/>
                    </w:rPr>
                    <w:t>()</w:t>
                  </w:r>
                </w:p>
                <w:p w14:paraId="7C63FB46"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25481A7D"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5A2D0347"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0BE39AC8" w14:textId="77777777" w:rsidR="00300660" w:rsidRDefault="00300660">
                  <w:pPr>
                    <w:widowControl w:val="0"/>
                    <w:autoSpaceDE w:val="0"/>
                    <w:autoSpaceDN w:val="0"/>
                    <w:adjustRightInd w:val="0"/>
                    <w:spacing w:after="0" w:line="240" w:lineRule="auto"/>
                    <w:rPr>
                      <w:rFonts w:ascii="Leelawadee UI" w:hAnsi="Leelawadee UI" w:cs="Leelawadee UI"/>
                      <w:color w:val="000000"/>
                      <w:highlight w:val="white"/>
                    </w:rPr>
                  </w:pPr>
                </w:p>
                <w:p w14:paraId="35B591EB" w14:textId="77777777" w:rsidR="00300660" w:rsidRPr="00BF26FA" w:rsidRDefault="00300660" w:rsidP="00BF26FA">
                  <w:pPr>
                    <w:rPr>
                      <w:sz w:val="20"/>
                      <w:szCs w:val="20"/>
                    </w:rPr>
                  </w:pPr>
                </w:p>
              </w:txbxContent>
            </v:textbox>
          </v:rect>
        </w:pict>
      </w:r>
    </w:p>
    <w:p w14:paraId="20041168" w14:textId="77777777" w:rsidR="00C17D11" w:rsidRPr="00C17D11" w:rsidRDefault="00C17D11" w:rsidP="00C17D11"/>
    <w:p w14:paraId="7C6CD710" w14:textId="77777777" w:rsidR="00C17D11" w:rsidRPr="00C17D11" w:rsidRDefault="00C17D11" w:rsidP="00C17D11"/>
    <w:p w14:paraId="2F6657DA" w14:textId="77777777" w:rsidR="00C17D11" w:rsidRPr="00C17D11" w:rsidRDefault="00C17D11" w:rsidP="00C17D11"/>
    <w:p w14:paraId="69415E14" w14:textId="77777777" w:rsidR="00C17D11" w:rsidRPr="00C17D11" w:rsidRDefault="00C17D11" w:rsidP="00C17D11"/>
    <w:p w14:paraId="57DA85C4" w14:textId="77777777" w:rsidR="00C17D11" w:rsidRPr="00C17D11" w:rsidRDefault="00C17D11" w:rsidP="00C17D11"/>
    <w:p w14:paraId="48E08B2F" w14:textId="77777777" w:rsidR="00C17D11" w:rsidRPr="00C17D11" w:rsidRDefault="00C17D11" w:rsidP="00C17D11"/>
    <w:p w14:paraId="18F45C45" w14:textId="77777777" w:rsidR="00C17D11" w:rsidRPr="00C17D11" w:rsidRDefault="00C17D11" w:rsidP="00C17D11"/>
    <w:p w14:paraId="028DBB1F" w14:textId="77777777" w:rsidR="00C17D11" w:rsidRPr="00C17D11" w:rsidRDefault="00C17D11" w:rsidP="00C17D11"/>
    <w:p w14:paraId="29CF1283" w14:textId="77777777" w:rsidR="00C17D11" w:rsidRPr="00C17D11" w:rsidRDefault="00C17D11" w:rsidP="00C17D11"/>
    <w:p w14:paraId="68EE8B6F" w14:textId="77777777" w:rsidR="00C17D11" w:rsidRDefault="00C17D11" w:rsidP="00C17D11">
      <w:pPr>
        <w:rPr>
          <w:noProof/>
        </w:rPr>
      </w:pPr>
    </w:p>
    <w:p w14:paraId="0DB042AE" w14:textId="426E16E9" w:rsidR="00A9086D" w:rsidRDefault="00C17D11" w:rsidP="00C17D11">
      <w:pPr>
        <w:tabs>
          <w:tab w:val="left" w:pos="2479"/>
        </w:tabs>
        <w:jc w:val="center"/>
      </w:pPr>
      <w:r>
        <w:rPr>
          <w:noProof/>
        </w:rPr>
        <w:drawing>
          <wp:inline distT="0" distB="0" distL="0" distR="0" wp14:anchorId="2034AB26" wp14:editId="75F3A381">
            <wp:extent cx="4646438" cy="2735249"/>
            <wp:effectExtent l="0" t="0" r="0" b="0"/>
            <wp:docPr id="1627309660" name="Image 1"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309660" name="Image 1" descr="Une image contenant texte, capture d’écran, diagramme, Rectangle&#10;&#10;Le contenu généré par l’IA peut être incorrect."/>
                    <pic:cNvPicPr/>
                  </pic:nvPicPr>
                  <pic:blipFill>
                    <a:blip r:embed="rId41"/>
                    <a:stretch>
                      <a:fillRect/>
                    </a:stretch>
                  </pic:blipFill>
                  <pic:spPr>
                    <a:xfrm>
                      <a:off x="0" y="0"/>
                      <a:ext cx="4664768" cy="2746039"/>
                    </a:xfrm>
                    <a:prstGeom prst="rect">
                      <a:avLst/>
                    </a:prstGeom>
                  </pic:spPr>
                </pic:pic>
              </a:graphicData>
            </a:graphic>
          </wp:inline>
        </w:drawing>
      </w:r>
    </w:p>
    <w:p w14:paraId="1471CE40" w14:textId="77777777" w:rsidR="00A9086D" w:rsidRDefault="00A9086D">
      <w:r>
        <w:br w:type="page"/>
      </w:r>
    </w:p>
    <w:p w14:paraId="2E2E548B" w14:textId="286D3A77" w:rsidR="00C17D11" w:rsidRDefault="00000000" w:rsidP="00C17D11">
      <w:pPr>
        <w:tabs>
          <w:tab w:val="left" w:pos="2479"/>
        </w:tabs>
        <w:jc w:val="center"/>
      </w:pPr>
      <w:r>
        <w:rPr>
          <w:noProof/>
        </w:rPr>
        <w:lastRenderedPageBreak/>
        <w:pict w14:anchorId="593A876A">
          <v:rect id="_x0000_s2230" style="position:absolute;left:0;text-align:left;margin-left:-7.65pt;margin-top:.45pt;width:487.1pt;height:218.45pt;z-index:251691008" fillcolor="#f2f2f2 [3052]">
            <v:textbox style="mso-next-textbox:#_x0000_s2230">
              <w:txbxContent>
                <w:p w14:paraId="3A330FDF"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8000"/>
                      <w:sz w:val="20"/>
                      <w:szCs w:val="20"/>
                      <w:highlight w:val="white"/>
                    </w:rPr>
                    <w:t># Perception globale des répondants par ancienneté</w:t>
                  </w:r>
                </w:p>
                <w:p w14:paraId="53F4B3BB"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6D9FDEFA"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8000"/>
                      <w:sz w:val="20"/>
                      <w:szCs w:val="20"/>
                      <w:highlight w:val="white"/>
                    </w:rPr>
                    <w:t># Calculating mean scores of impacts grouped by seniority</w:t>
                  </w:r>
                </w:p>
                <w:p w14:paraId="293A190E"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 xml:space="preserve">perception_by_seniority </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data</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groupby</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'Ancienneté chez SFR'</w:t>
                  </w:r>
                  <w:r w:rsidRPr="00A9086D">
                    <w:rPr>
                      <w:rFonts w:ascii="Leelawadee UI" w:hAnsi="Leelawadee UI" w:cs="Leelawadee UI"/>
                      <w:b/>
                      <w:bCs/>
                      <w:color w:val="000080"/>
                      <w:sz w:val="20"/>
                      <w:szCs w:val="20"/>
                      <w:highlight w:val="white"/>
                    </w:rPr>
                    <w:t>)[</w:t>
                  </w:r>
                </w:p>
                <w:p w14:paraId="34DFE7DB"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 xml:space="preserve">    </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'Impact RGPD'</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w:t>
                  </w:r>
                  <w:r w:rsidRPr="00A9086D">
                    <w:rPr>
                      <w:rFonts w:ascii="Leelawadee UI" w:hAnsi="Leelawadee UI" w:cs="Leelawadee UI"/>
                      <w:color w:val="808080"/>
                      <w:sz w:val="20"/>
                      <w:szCs w:val="20"/>
                      <w:highlight w:val="white"/>
                    </w:rPr>
                    <w:t>'Impact sécurisation données'</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w:t>
                  </w:r>
                  <w:r w:rsidRPr="00A9086D">
                    <w:rPr>
                      <w:rFonts w:ascii="Leelawadee UI" w:hAnsi="Leelawadee UI" w:cs="Leelawadee UI"/>
                      <w:color w:val="808080"/>
                      <w:sz w:val="20"/>
                      <w:szCs w:val="20"/>
                      <w:highlight w:val="white"/>
                    </w:rPr>
                    <w:t>'Impact fidélité clients'</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w:t>
                  </w:r>
                  <w:r w:rsidRPr="00A9086D">
                    <w:rPr>
                      <w:rFonts w:ascii="Leelawadee UI" w:hAnsi="Leelawadee UI" w:cs="Leelawadee UI"/>
                      <w:color w:val="808080"/>
                      <w:sz w:val="20"/>
                      <w:szCs w:val="20"/>
                      <w:highlight w:val="white"/>
                    </w:rPr>
                    <w:t>'Impact efficacité campagnes'</w:t>
                  </w:r>
                  <w:r w:rsidRPr="00A9086D">
                    <w:rPr>
                      <w:rFonts w:ascii="Leelawadee UI" w:hAnsi="Leelawadee UI" w:cs="Leelawadee UI"/>
                      <w:b/>
                      <w:bCs/>
                      <w:color w:val="000080"/>
                      <w:sz w:val="20"/>
                      <w:szCs w:val="20"/>
                      <w:highlight w:val="white"/>
                    </w:rPr>
                    <w:t>]</w:t>
                  </w:r>
                </w:p>
                <w:p w14:paraId="0CCE9820"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mean</w:t>
                  </w:r>
                  <w:r w:rsidRPr="00A9086D">
                    <w:rPr>
                      <w:rFonts w:ascii="Leelawadee UI" w:hAnsi="Leelawadee UI" w:cs="Leelawadee UI"/>
                      <w:b/>
                      <w:bCs/>
                      <w:color w:val="000080"/>
                      <w:sz w:val="20"/>
                      <w:szCs w:val="20"/>
                      <w:highlight w:val="white"/>
                    </w:rPr>
                    <w:t>()</w:t>
                  </w:r>
                </w:p>
                <w:p w14:paraId="6CAEB5C0"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57F7473"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8000"/>
                      <w:sz w:val="20"/>
                      <w:szCs w:val="20"/>
                      <w:highlight w:val="white"/>
                    </w:rPr>
                    <w:t># Plotting the histogram for perceptions grouped by seniority</w:t>
                  </w:r>
                </w:p>
                <w:p w14:paraId="05A31043"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perception_by_seniority</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plot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kind</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'bar'</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figsize</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0000"/>
                      <w:sz w:val="20"/>
                      <w:szCs w:val="20"/>
                      <w:highlight w:val="white"/>
                    </w:rPr>
                    <w:t>12</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w:t>
                  </w:r>
                  <w:r w:rsidRPr="00A9086D">
                    <w:rPr>
                      <w:rFonts w:ascii="Leelawadee UI" w:hAnsi="Leelawadee UI" w:cs="Leelawadee UI"/>
                      <w:color w:val="FF0000"/>
                      <w:sz w:val="20"/>
                      <w:szCs w:val="20"/>
                      <w:highlight w:val="white"/>
                    </w:rPr>
                    <w:t>7</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colormap</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'Pastel1'</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edgecolor</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'black'</w:t>
                  </w:r>
                  <w:r w:rsidRPr="00A9086D">
                    <w:rPr>
                      <w:rFonts w:ascii="Leelawadee UI" w:hAnsi="Leelawadee UI" w:cs="Leelawadee UI"/>
                      <w:b/>
                      <w:bCs/>
                      <w:color w:val="000080"/>
                      <w:sz w:val="20"/>
                      <w:szCs w:val="20"/>
                      <w:highlight w:val="white"/>
                    </w:rPr>
                    <w:t>)</w:t>
                  </w:r>
                </w:p>
                <w:p w14:paraId="5BB37B75"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title</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"Perception globale des répondants par ancienneté"</w:t>
                  </w:r>
                  <w:r w:rsidRPr="00A9086D">
                    <w:rPr>
                      <w:rFonts w:ascii="Leelawadee UI" w:hAnsi="Leelawadee UI" w:cs="Leelawadee UI"/>
                      <w:b/>
                      <w:bCs/>
                      <w:color w:val="000080"/>
                      <w:sz w:val="20"/>
                      <w:szCs w:val="20"/>
                      <w:highlight w:val="white"/>
                    </w:rPr>
                    <w:t>)</w:t>
                  </w:r>
                </w:p>
                <w:p w14:paraId="0F941C49"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ylabel</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"Scores moyens des impacts (1 à 4)"</w:t>
                  </w:r>
                  <w:r w:rsidRPr="00A9086D">
                    <w:rPr>
                      <w:rFonts w:ascii="Leelawadee UI" w:hAnsi="Leelawadee UI" w:cs="Leelawadee UI"/>
                      <w:b/>
                      <w:bCs/>
                      <w:color w:val="000080"/>
                      <w:sz w:val="20"/>
                      <w:szCs w:val="20"/>
                      <w:highlight w:val="white"/>
                    </w:rPr>
                    <w:t>)</w:t>
                  </w:r>
                </w:p>
                <w:p w14:paraId="400DDBC2"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xlabel</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"Ancienneté chez SFR"</w:t>
                  </w:r>
                  <w:r w:rsidRPr="00A9086D">
                    <w:rPr>
                      <w:rFonts w:ascii="Leelawadee UI" w:hAnsi="Leelawadee UI" w:cs="Leelawadee UI"/>
                      <w:b/>
                      <w:bCs/>
                      <w:color w:val="000080"/>
                      <w:sz w:val="20"/>
                      <w:szCs w:val="20"/>
                      <w:highlight w:val="white"/>
                    </w:rPr>
                    <w:t>)</w:t>
                  </w:r>
                </w:p>
                <w:p w14:paraId="6EB48700"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xticks</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rotation</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0000"/>
                      <w:sz w:val="20"/>
                      <w:szCs w:val="20"/>
                      <w:highlight w:val="white"/>
                    </w:rPr>
                    <w:t>0</w:t>
                  </w:r>
                  <w:r w:rsidRPr="00A9086D">
                    <w:rPr>
                      <w:rFonts w:ascii="Leelawadee UI" w:hAnsi="Leelawadee UI" w:cs="Leelawadee UI"/>
                      <w:b/>
                      <w:bCs/>
                      <w:color w:val="000080"/>
                      <w:sz w:val="20"/>
                      <w:szCs w:val="20"/>
                      <w:highlight w:val="white"/>
                    </w:rPr>
                    <w:t>)</w:t>
                  </w:r>
                </w:p>
                <w:p w14:paraId="1EAC0FED"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legend</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title</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"Aspects évalués"</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bbox_to_anchor</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0000"/>
                      <w:sz w:val="20"/>
                      <w:szCs w:val="20"/>
                      <w:highlight w:val="white"/>
                    </w:rPr>
                    <w:t>1.05</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w:t>
                  </w:r>
                  <w:r w:rsidRPr="00A9086D">
                    <w:rPr>
                      <w:rFonts w:ascii="Leelawadee UI" w:hAnsi="Leelawadee UI" w:cs="Leelawadee UI"/>
                      <w:color w:val="FF0000"/>
                      <w:sz w:val="20"/>
                      <w:szCs w:val="20"/>
                      <w:highlight w:val="white"/>
                    </w:rPr>
                    <w:t>1</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loc</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'upper left'</w:t>
                  </w:r>
                  <w:r w:rsidRPr="00A9086D">
                    <w:rPr>
                      <w:rFonts w:ascii="Leelawadee UI" w:hAnsi="Leelawadee UI" w:cs="Leelawadee UI"/>
                      <w:b/>
                      <w:bCs/>
                      <w:color w:val="000080"/>
                      <w:sz w:val="20"/>
                      <w:szCs w:val="20"/>
                      <w:highlight w:val="white"/>
                    </w:rPr>
                    <w:t>)</w:t>
                  </w:r>
                </w:p>
                <w:p w14:paraId="49EBB391"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grid</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axis</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'y'</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linestyle</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808080"/>
                      <w:sz w:val="20"/>
                      <w:szCs w:val="20"/>
                      <w:highlight w:val="white"/>
                    </w:rPr>
                    <w: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000000"/>
                      <w:sz w:val="20"/>
                      <w:szCs w:val="20"/>
                      <w:highlight w:val="white"/>
                    </w:rPr>
                    <w:t xml:space="preserve"> alpha</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0000"/>
                      <w:sz w:val="20"/>
                      <w:szCs w:val="20"/>
                      <w:highlight w:val="white"/>
                    </w:rPr>
                    <w:t>0.6</w:t>
                  </w:r>
                  <w:r w:rsidRPr="00A9086D">
                    <w:rPr>
                      <w:rFonts w:ascii="Leelawadee UI" w:hAnsi="Leelawadee UI" w:cs="Leelawadee UI"/>
                      <w:b/>
                      <w:bCs/>
                      <w:color w:val="000080"/>
                      <w:sz w:val="20"/>
                      <w:szCs w:val="20"/>
                      <w:highlight w:val="white"/>
                    </w:rPr>
                    <w:t>)</w:t>
                  </w:r>
                </w:p>
                <w:p w14:paraId="72548B8D"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tight_layout</w:t>
                  </w:r>
                  <w:r w:rsidRPr="00A9086D">
                    <w:rPr>
                      <w:rFonts w:ascii="Leelawadee UI" w:hAnsi="Leelawadee UI" w:cs="Leelawadee UI"/>
                      <w:b/>
                      <w:bCs/>
                      <w:color w:val="000080"/>
                      <w:sz w:val="20"/>
                      <w:szCs w:val="20"/>
                      <w:highlight w:val="white"/>
                    </w:rPr>
                    <w:t>()</w:t>
                  </w:r>
                </w:p>
                <w:p w14:paraId="307AA42C" w14:textId="77777777" w:rsidR="00A9086D" w:rsidRPr="00A9086D" w:rsidRDefault="00A9086D">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A9086D">
                    <w:rPr>
                      <w:rFonts w:ascii="Leelawadee UI" w:hAnsi="Leelawadee UI" w:cs="Leelawadee UI"/>
                      <w:color w:val="000000"/>
                      <w:sz w:val="20"/>
                      <w:szCs w:val="20"/>
                      <w:highlight w:val="white"/>
                    </w:rPr>
                    <w:t>plt</w:t>
                  </w:r>
                  <w:r w:rsidRPr="00A9086D">
                    <w:rPr>
                      <w:rFonts w:ascii="Leelawadee UI" w:hAnsi="Leelawadee UI" w:cs="Leelawadee UI"/>
                      <w:b/>
                      <w:bCs/>
                      <w:color w:val="000080"/>
                      <w:sz w:val="20"/>
                      <w:szCs w:val="20"/>
                      <w:highlight w:val="white"/>
                    </w:rPr>
                    <w:t>.</w:t>
                  </w:r>
                  <w:r w:rsidRPr="00A9086D">
                    <w:rPr>
                      <w:rFonts w:ascii="Leelawadee UI" w:hAnsi="Leelawadee UI" w:cs="Leelawadee UI"/>
                      <w:color w:val="FF8000"/>
                      <w:sz w:val="20"/>
                      <w:szCs w:val="20"/>
                      <w:highlight w:val="white"/>
                    </w:rPr>
                    <w:t>show</w:t>
                  </w:r>
                  <w:r w:rsidRPr="00A9086D">
                    <w:rPr>
                      <w:rFonts w:ascii="Leelawadee UI" w:hAnsi="Leelawadee UI" w:cs="Leelawadee UI"/>
                      <w:b/>
                      <w:bCs/>
                      <w:color w:val="000080"/>
                      <w:sz w:val="20"/>
                      <w:szCs w:val="20"/>
                      <w:highlight w:val="white"/>
                    </w:rPr>
                    <w:t>()</w:t>
                  </w:r>
                </w:p>
                <w:p w14:paraId="6BF900E0"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57DE25D2"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005DC455"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28419898"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7787BD08"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2D6BE4E0" w14:textId="77777777" w:rsidR="00A9086D" w:rsidRPr="00BF26FA" w:rsidRDefault="00A9086D" w:rsidP="00BF26FA">
                  <w:pPr>
                    <w:rPr>
                      <w:sz w:val="20"/>
                      <w:szCs w:val="20"/>
                    </w:rPr>
                  </w:pPr>
                </w:p>
              </w:txbxContent>
            </v:textbox>
          </v:rect>
        </w:pict>
      </w:r>
    </w:p>
    <w:p w14:paraId="4585831C" w14:textId="77777777" w:rsidR="00A9086D" w:rsidRPr="00A9086D" w:rsidRDefault="00A9086D" w:rsidP="00A9086D"/>
    <w:p w14:paraId="5DBF4E2E" w14:textId="77777777" w:rsidR="00A9086D" w:rsidRPr="00A9086D" w:rsidRDefault="00A9086D" w:rsidP="00A9086D"/>
    <w:p w14:paraId="6D5FA7F2" w14:textId="77777777" w:rsidR="00A9086D" w:rsidRPr="00A9086D" w:rsidRDefault="00A9086D" w:rsidP="00A9086D"/>
    <w:p w14:paraId="636B83F5" w14:textId="77777777" w:rsidR="00A9086D" w:rsidRPr="00A9086D" w:rsidRDefault="00A9086D" w:rsidP="00A9086D"/>
    <w:p w14:paraId="05786695" w14:textId="77777777" w:rsidR="00A9086D" w:rsidRPr="00A9086D" w:rsidRDefault="00A9086D" w:rsidP="00A9086D"/>
    <w:p w14:paraId="7236930E" w14:textId="77777777" w:rsidR="00A9086D" w:rsidRPr="00A9086D" w:rsidRDefault="00A9086D" w:rsidP="00A9086D"/>
    <w:p w14:paraId="51E3E60B" w14:textId="77777777" w:rsidR="00A9086D" w:rsidRPr="00A9086D" w:rsidRDefault="00A9086D" w:rsidP="00A9086D"/>
    <w:p w14:paraId="3D283AFE" w14:textId="77777777" w:rsidR="00A9086D" w:rsidRPr="00A9086D" w:rsidRDefault="00A9086D" w:rsidP="00A9086D"/>
    <w:p w14:paraId="07972304" w14:textId="77777777" w:rsidR="00A9086D" w:rsidRPr="00A9086D" w:rsidRDefault="00A9086D" w:rsidP="00A9086D"/>
    <w:p w14:paraId="0DA3CC19" w14:textId="77777777" w:rsidR="00A9086D" w:rsidRPr="00A9086D" w:rsidRDefault="00A9086D" w:rsidP="00A9086D">
      <w:pPr>
        <w:rPr>
          <w:sz w:val="8"/>
          <w:szCs w:val="8"/>
        </w:rPr>
      </w:pPr>
    </w:p>
    <w:p w14:paraId="36A3C81E" w14:textId="0EBB480E" w:rsidR="00A9086D" w:rsidRDefault="00000000" w:rsidP="00A9086D">
      <w:pPr>
        <w:jc w:val="center"/>
      </w:pPr>
      <w:r>
        <w:rPr>
          <w:noProof/>
        </w:rPr>
        <w:pict w14:anchorId="593A876A">
          <v:rect id="_x0000_s2231" style="position:absolute;left:0;text-align:left;margin-left:-3.9pt;margin-top:300.1pt;width:487.1pt;height:167.15pt;z-index:251692032" fillcolor="#f2f2f2 [3052]">
            <v:textbox style="mso-next-textbox:#_x0000_s2231">
              <w:txbxContent>
                <w:p w14:paraId="15AA936B"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FF"/>
                      <w:sz w:val="20"/>
                      <w:szCs w:val="20"/>
                      <w:highlight w:val="white"/>
                    </w:rPr>
                    <w:t>import</w:t>
                  </w:r>
                  <w:r w:rsidRPr="00427AEB">
                    <w:rPr>
                      <w:rFonts w:ascii="Leelawadee UI" w:hAnsi="Leelawadee UI" w:cs="Leelawadee UI"/>
                      <w:color w:val="000000"/>
                      <w:sz w:val="20"/>
                      <w:szCs w:val="20"/>
                      <w:highlight w:val="white"/>
                    </w:rPr>
                    <w:t xml:space="preserve"> matplotlib</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pyplot</w:t>
                  </w:r>
                  <w:r w:rsidRPr="00427AEB">
                    <w:rPr>
                      <w:rFonts w:ascii="Leelawadee UI" w:hAnsi="Leelawadee UI" w:cs="Leelawadee UI"/>
                      <w:color w:val="000000"/>
                      <w:sz w:val="20"/>
                      <w:szCs w:val="20"/>
                      <w:highlight w:val="white"/>
                    </w:rPr>
                    <w:t xml:space="preserve"> </w:t>
                  </w:r>
                  <w:r w:rsidRPr="00427AEB">
                    <w:rPr>
                      <w:rFonts w:ascii="Leelawadee UI" w:hAnsi="Leelawadee UI" w:cs="Leelawadee UI"/>
                      <w:b/>
                      <w:bCs/>
                      <w:color w:val="0000FF"/>
                      <w:sz w:val="20"/>
                      <w:szCs w:val="20"/>
                      <w:highlight w:val="white"/>
                    </w:rPr>
                    <w:t>as</w:t>
                  </w:r>
                  <w:r w:rsidRPr="00427AEB">
                    <w:rPr>
                      <w:rFonts w:ascii="Leelawadee UI" w:hAnsi="Leelawadee UI" w:cs="Leelawadee UI"/>
                      <w:color w:val="000000"/>
                      <w:sz w:val="20"/>
                      <w:szCs w:val="20"/>
                      <w:highlight w:val="white"/>
                    </w:rPr>
                    <w:t xml:space="preserve"> plt</w:t>
                  </w:r>
                </w:p>
                <w:p w14:paraId="4BE61ACE"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559F2DBF"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8000"/>
                      <w:sz w:val="20"/>
                      <w:szCs w:val="20"/>
                      <w:highlight w:val="white"/>
                    </w:rPr>
                    <w:t># Create a bar chart for Sentiment Polarity by Thématique</w:t>
                  </w:r>
                </w:p>
                <w:p w14:paraId="56AADB37"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figure</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figsize</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0000"/>
                      <w:sz w:val="20"/>
                      <w:szCs w:val="20"/>
                      <w:highlight w:val="white"/>
                    </w:rPr>
                    <w:t>10</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 xml:space="preserve"> </w:t>
                  </w:r>
                  <w:r w:rsidRPr="00427AEB">
                    <w:rPr>
                      <w:rFonts w:ascii="Leelawadee UI" w:hAnsi="Leelawadee UI" w:cs="Leelawadee UI"/>
                      <w:color w:val="FF0000"/>
                      <w:sz w:val="20"/>
                      <w:szCs w:val="20"/>
                      <w:highlight w:val="white"/>
                    </w:rPr>
                    <w:t>6</w:t>
                  </w:r>
                  <w:r w:rsidRPr="00427AEB">
                    <w:rPr>
                      <w:rFonts w:ascii="Leelawadee UI" w:hAnsi="Leelawadee UI" w:cs="Leelawadee UI"/>
                      <w:b/>
                      <w:bCs/>
                      <w:color w:val="000080"/>
                      <w:sz w:val="20"/>
                      <w:szCs w:val="20"/>
                      <w:highlight w:val="white"/>
                    </w:rPr>
                    <w:t>))</w:t>
                  </w:r>
                </w:p>
                <w:p w14:paraId="73A8BD38"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barh</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sentiment_results</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'Thématique'</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 xml:space="preserve"> sentiment_results</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'Sentiment Polarity'</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 xml:space="preserve"> alpha</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0000"/>
                      <w:sz w:val="20"/>
                      <w:szCs w:val="20"/>
                      <w:highlight w:val="white"/>
                    </w:rPr>
                    <w:t>0.8</w:t>
                  </w:r>
                  <w:r w:rsidRPr="00427AEB">
                    <w:rPr>
                      <w:rFonts w:ascii="Leelawadee UI" w:hAnsi="Leelawadee UI" w:cs="Leelawadee UI"/>
                      <w:b/>
                      <w:bCs/>
                      <w:color w:val="000080"/>
                      <w:sz w:val="20"/>
                      <w:szCs w:val="20"/>
                      <w:highlight w:val="white"/>
                    </w:rPr>
                    <w:t>)</w:t>
                  </w:r>
                </w:p>
                <w:p w14:paraId="2B70114B"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xlabel</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'Sentiment Polarity'</w:t>
                  </w:r>
                  <w:r w:rsidRPr="00427AEB">
                    <w:rPr>
                      <w:rFonts w:ascii="Leelawadee UI" w:hAnsi="Leelawadee UI" w:cs="Leelawadee UI"/>
                      <w:b/>
                      <w:bCs/>
                      <w:color w:val="000080"/>
                      <w:sz w:val="20"/>
                      <w:szCs w:val="20"/>
                      <w:highlight w:val="white"/>
                    </w:rPr>
                    <w:t>)</w:t>
                  </w:r>
                </w:p>
                <w:p w14:paraId="05543F25"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ylabel</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'Thématique'</w:t>
                  </w:r>
                  <w:r w:rsidRPr="00427AEB">
                    <w:rPr>
                      <w:rFonts w:ascii="Leelawadee UI" w:hAnsi="Leelawadee UI" w:cs="Leelawadee UI"/>
                      <w:b/>
                      <w:bCs/>
                      <w:color w:val="000080"/>
                      <w:sz w:val="20"/>
                      <w:szCs w:val="20"/>
                      <w:highlight w:val="white"/>
                    </w:rPr>
                    <w:t>)</w:t>
                  </w:r>
                </w:p>
                <w:p w14:paraId="0C071A34"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title</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'Analyse de Sentiment par Thématique'</w:t>
                  </w:r>
                  <w:r w:rsidRPr="00427AEB">
                    <w:rPr>
                      <w:rFonts w:ascii="Leelawadee UI" w:hAnsi="Leelawadee UI" w:cs="Leelawadee UI"/>
                      <w:b/>
                      <w:bCs/>
                      <w:color w:val="000080"/>
                      <w:sz w:val="20"/>
                      <w:szCs w:val="20"/>
                      <w:highlight w:val="white"/>
                    </w:rPr>
                    <w:t>)</w:t>
                  </w:r>
                </w:p>
                <w:p w14:paraId="0784F35E"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grid</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axis</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'x'</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 xml:space="preserve"> linestyle</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808080"/>
                      <w:sz w:val="20"/>
                      <w:szCs w:val="20"/>
                      <w:highlight w:val="white"/>
                    </w:rPr>
                    <w: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000000"/>
                      <w:sz w:val="20"/>
                      <w:szCs w:val="20"/>
                      <w:highlight w:val="white"/>
                    </w:rPr>
                    <w:t xml:space="preserve"> alpha</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0000"/>
                      <w:sz w:val="20"/>
                      <w:szCs w:val="20"/>
                      <w:highlight w:val="white"/>
                    </w:rPr>
                    <w:t>0.7</w:t>
                  </w:r>
                  <w:r w:rsidRPr="00427AEB">
                    <w:rPr>
                      <w:rFonts w:ascii="Leelawadee UI" w:hAnsi="Leelawadee UI" w:cs="Leelawadee UI"/>
                      <w:b/>
                      <w:bCs/>
                      <w:color w:val="000080"/>
                      <w:sz w:val="20"/>
                      <w:szCs w:val="20"/>
                      <w:highlight w:val="white"/>
                    </w:rPr>
                    <w:t>)</w:t>
                  </w:r>
                </w:p>
                <w:p w14:paraId="127912A6"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tight_layout</w:t>
                  </w:r>
                  <w:r w:rsidRPr="00427AEB">
                    <w:rPr>
                      <w:rFonts w:ascii="Leelawadee UI" w:hAnsi="Leelawadee UI" w:cs="Leelawadee UI"/>
                      <w:b/>
                      <w:bCs/>
                      <w:color w:val="000080"/>
                      <w:sz w:val="20"/>
                      <w:szCs w:val="20"/>
                      <w:highlight w:val="white"/>
                    </w:rPr>
                    <w:t>()</w:t>
                  </w:r>
                </w:p>
                <w:p w14:paraId="49CD384E"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60F5E58C"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8000"/>
                      <w:sz w:val="20"/>
                      <w:szCs w:val="20"/>
                      <w:highlight w:val="white"/>
                    </w:rPr>
                    <w:t># Show the chart</w:t>
                  </w:r>
                </w:p>
                <w:p w14:paraId="54740433" w14:textId="77777777" w:rsidR="00427AEB" w:rsidRPr="00427AEB" w:rsidRDefault="00427AEB">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27AEB">
                    <w:rPr>
                      <w:rFonts w:ascii="Leelawadee UI" w:hAnsi="Leelawadee UI" w:cs="Leelawadee UI"/>
                      <w:color w:val="000000"/>
                      <w:sz w:val="20"/>
                      <w:szCs w:val="20"/>
                      <w:highlight w:val="white"/>
                    </w:rPr>
                    <w:t>plt</w:t>
                  </w:r>
                  <w:r w:rsidRPr="00427AEB">
                    <w:rPr>
                      <w:rFonts w:ascii="Leelawadee UI" w:hAnsi="Leelawadee UI" w:cs="Leelawadee UI"/>
                      <w:b/>
                      <w:bCs/>
                      <w:color w:val="000080"/>
                      <w:sz w:val="20"/>
                      <w:szCs w:val="20"/>
                      <w:highlight w:val="white"/>
                    </w:rPr>
                    <w:t>.</w:t>
                  </w:r>
                  <w:r w:rsidRPr="00427AEB">
                    <w:rPr>
                      <w:rFonts w:ascii="Leelawadee UI" w:hAnsi="Leelawadee UI" w:cs="Leelawadee UI"/>
                      <w:color w:val="FF8000"/>
                      <w:sz w:val="20"/>
                      <w:szCs w:val="20"/>
                      <w:highlight w:val="white"/>
                    </w:rPr>
                    <w:t>show</w:t>
                  </w:r>
                  <w:r w:rsidRPr="00427AEB">
                    <w:rPr>
                      <w:rFonts w:ascii="Leelawadee UI" w:hAnsi="Leelawadee UI" w:cs="Leelawadee UI"/>
                      <w:b/>
                      <w:bCs/>
                      <w:color w:val="000080"/>
                      <w:sz w:val="20"/>
                      <w:szCs w:val="20"/>
                      <w:highlight w:val="white"/>
                    </w:rPr>
                    <w:t>()</w:t>
                  </w:r>
                </w:p>
                <w:p w14:paraId="36056A76"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08D1F488"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799EB9B4"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59472659"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19971D32" w14:textId="77777777" w:rsidR="00A9086D" w:rsidRDefault="00A9086D">
                  <w:pPr>
                    <w:widowControl w:val="0"/>
                    <w:autoSpaceDE w:val="0"/>
                    <w:autoSpaceDN w:val="0"/>
                    <w:adjustRightInd w:val="0"/>
                    <w:spacing w:after="0" w:line="240" w:lineRule="auto"/>
                    <w:rPr>
                      <w:rFonts w:ascii="Leelawadee UI" w:hAnsi="Leelawadee UI" w:cs="Leelawadee UI"/>
                      <w:color w:val="000000"/>
                      <w:highlight w:val="white"/>
                    </w:rPr>
                  </w:pPr>
                </w:p>
                <w:p w14:paraId="5547BA1D" w14:textId="77777777" w:rsidR="00A9086D" w:rsidRPr="00BF26FA" w:rsidRDefault="00A9086D" w:rsidP="00BF26FA">
                  <w:pPr>
                    <w:rPr>
                      <w:sz w:val="20"/>
                      <w:szCs w:val="20"/>
                    </w:rPr>
                  </w:pPr>
                </w:p>
              </w:txbxContent>
            </v:textbox>
          </v:rect>
        </w:pict>
      </w:r>
      <w:r w:rsidR="00A9086D">
        <w:rPr>
          <w:noProof/>
        </w:rPr>
        <w:drawing>
          <wp:inline distT="0" distB="0" distL="0" distR="0" wp14:anchorId="2041EEA7" wp14:editId="06078376">
            <wp:extent cx="5515282" cy="3053301"/>
            <wp:effectExtent l="0" t="0" r="0" b="0"/>
            <wp:docPr id="1655380036" name="Image 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380036" name="Image 1" descr="Une image contenant texte, capture d’écran, diagramme, ligne&#10;&#10;Le contenu généré par l’IA peut être incorrect."/>
                    <pic:cNvPicPr/>
                  </pic:nvPicPr>
                  <pic:blipFill>
                    <a:blip r:embed="rId42"/>
                    <a:stretch>
                      <a:fillRect/>
                    </a:stretch>
                  </pic:blipFill>
                  <pic:spPr>
                    <a:xfrm>
                      <a:off x="0" y="0"/>
                      <a:ext cx="5544610" cy="3069537"/>
                    </a:xfrm>
                    <a:prstGeom prst="rect">
                      <a:avLst/>
                    </a:prstGeom>
                  </pic:spPr>
                </pic:pic>
              </a:graphicData>
            </a:graphic>
          </wp:inline>
        </w:drawing>
      </w:r>
    </w:p>
    <w:p w14:paraId="7CB1121C" w14:textId="77777777" w:rsidR="00427AEB" w:rsidRPr="00427AEB" w:rsidRDefault="00427AEB" w:rsidP="00427AEB"/>
    <w:p w14:paraId="0E67D16B" w14:textId="77777777" w:rsidR="00427AEB" w:rsidRPr="00427AEB" w:rsidRDefault="00427AEB" w:rsidP="00427AEB"/>
    <w:p w14:paraId="1EAC9133" w14:textId="77777777" w:rsidR="00427AEB" w:rsidRPr="00427AEB" w:rsidRDefault="00427AEB" w:rsidP="00427AEB"/>
    <w:p w14:paraId="272D6DEF" w14:textId="77777777" w:rsidR="00427AEB" w:rsidRPr="00427AEB" w:rsidRDefault="00427AEB" w:rsidP="00427AEB"/>
    <w:p w14:paraId="539B4948" w14:textId="77777777" w:rsidR="00427AEB" w:rsidRPr="00427AEB" w:rsidRDefault="00427AEB" w:rsidP="00427AEB"/>
    <w:p w14:paraId="39B7C32D" w14:textId="77777777" w:rsidR="00427AEB" w:rsidRPr="00427AEB" w:rsidRDefault="00427AEB" w:rsidP="00427AEB"/>
    <w:p w14:paraId="501E9758" w14:textId="77777777" w:rsidR="00427AEB" w:rsidRDefault="00427AEB" w:rsidP="00427AEB"/>
    <w:p w14:paraId="7AE3636C" w14:textId="006A2F0F" w:rsidR="00427AEB" w:rsidRDefault="00427AEB">
      <w:r>
        <w:br w:type="page"/>
      </w:r>
    </w:p>
    <w:p w14:paraId="049BF9A4" w14:textId="1FD4A2CA" w:rsidR="00447BB3" w:rsidRDefault="00000000" w:rsidP="00447BB3">
      <w:pPr>
        <w:jc w:val="center"/>
      </w:pPr>
      <w:r>
        <w:rPr>
          <w:noProof/>
        </w:rPr>
        <w:lastRenderedPageBreak/>
        <w:pict w14:anchorId="593A876A">
          <v:rect id="_x0000_s2232" style="position:absolute;left:0;text-align:left;margin-left:-4.55pt;margin-top:230.2pt;width:487.1pt;height:482.1pt;z-index:251693056" fillcolor="#f2f2f2 [3052]">
            <v:textbox style="mso-next-textbox:#_x0000_s2232">
              <w:txbxContent>
                <w:p w14:paraId="30FA1B7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FF"/>
                      <w:sz w:val="20"/>
                      <w:szCs w:val="20"/>
                      <w:highlight w:val="white"/>
                    </w:rPr>
                    <w:t>import</w:t>
                  </w:r>
                  <w:r w:rsidRPr="00447BB3">
                    <w:rPr>
                      <w:rFonts w:ascii="Leelawadee UI" w:hAnsi="Leelawadee UI" w:cs="Leelawadee UI"/>
                      <w:color w:val="000000"/>
                      <w:sz w:val="20"/>
                      <w:szCs w:val="20"/>
                      <w:highlight w:val="white"/>
                    </w:rPr>
                    <w:t xml:space="preserve"> pandas </w:t>
                  </w:r>
                  <w:r w:rsidRPr="00447BB3">
                    <w:rPr>
                      <w:rFonts w:ascii="Leelawadee UI" w:hAnsi="Leelawadee UI" w:cs="Leelawadee UI"/>
                      <w:b/>
                      <w:bCs/>
                      <w:color w:val="0000FF"/>
                      <w:sz w:val="20"/>
                      <w:szCs w:val="20"/>
                      <w:highlight w:val="white"/>
                    </w:rPr>
                    <w:t>as</w:t>
                  </w:r>
                  <w:r w:rsidRPr="00447BB3">
                    <w:rPr>
                      <w:rFonts w:ascii="Leelawadee UI" w:hAnsi="Leelawadee UI" w:cs="Leelawadee UI"/>
                      <w:color w:val="000000"/>
                      <w:sz w:val="20"/>
                      <w:szCs w:val="20"/>
                      <w:highlight w:val="white"/>
                    </w:rPr>
                    <w:t xml:space="preserve"> pd</w:t>
                  </w:r>
                </w:p>
                <w:p w14:paraId="05FD9D33"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import</w:t>
                  </w:r>
                  <w:r w:rsidRPr="00447BB3">
                    <w:rPr>
                      <w:rFonts w:ascii="Leelawadee UI" w:hAnsi="Leelawadee UI" w:cs="Leelawadee UI"/>
                      <w:color w:val="000000"/>
                      <w:sz w:val="20"/>
                      <w:szCs w:val="20"/>
                      <w:highlight w:val="white"/>
                    </w:rPr>
                    <w:t xml:space="preserve"> matplotlib</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pyplot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as</w:t>
                  </w:r>
                  <w:r w:rsidRPr="00447BB3">
                    <w:rPr>
                      <w:rFonts w:ascii="Leelawadee UI" w:hAnsi="Leelawadee UI" w:cs="Leelawadee UI"/>
                      <w:color w:val="000000"/>
                      <w:sz w:val="20"/>
                      <w:szCs w:val="20"/>
                      <w:highlight w:val="white"/>
                    </w:rPr>
                    <w:t xml:space="preserve"> plt</w:t>
                  </w:r>
                </w:p>
                <w:p w14:paraId="6D845AA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import</w:t>
                  </w:r>
                  <w:r w:rsidRPr="00447BB3">
                    <w:rPr>
                      <w:rFonts w:ascii="Leelawadee UI" w:hAnsi="Leelawadee UI" w:cs="Leelawadee UI"/>
                      <w:color w:val="000000"/>
                      <w:sz w:val="20"/>
                      <w:szCs w:val="20"/>
                      <w:highlight w:val="white"/>
                    </w:rPr>
                    <w:t xml:space="preserve"> networkx </w:t>
                  </w:r>
                  <w:r w:rsidRPr="00447BB3">
                    <w:rPr>
                      <w:rFonts w:ascii="Leelawadee UI" w:hAnsi="Leelawadee UI" w:cs="Leelawadee UI"/>
                      <w:b/>
                      <w:bCs/>
                      <w:color w:val="0000FF"/>
                      <w:sz w:val="20"/>
                      <w:szCs w:val="20"/>
                      <w:highlight w:val="white"/>
                    </w:rPr>
                    <w:t>as</w:t>
                  </w:r>
                  <w:r w:rsidRPr="00447BB3">
                    <w:rPr>
                      <w:rFonts w:ascii="Leelawadee UI" w:hAnsi="Leelawadee UI" w:cs="Leelawadee UI"/>
                      <w:color w:val="000000"/>
                      <w:sz w:val="20"/>
                      <w:szCs w:val="20"/>
                      <w:highlight w:val="white"/>
                    </w:rPr>
                    <w:t xml:space="preserve"> nx</w:t>
                  </w:r>
                </w:p>
                <w:p w14:paraId="0995E008"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import</w:t>
                  </w:r>
                  <w:r w:rsidRPr="00447BB3">
                    <w:rPr>
                      <w:rFonts w:ascii="Leelawadee UI" w:hAnsi="Leelawadee UI" w:cs="Leelawadee UI"/>
                      <w:color w:val="000000"/>
                      <w:sz w:val="20"/>
                      <w:szCs w:val="20"/>
                      <w:highlight w:val="white"/>
                    </w:rPr>
                    <w:t xml:space="preserve"> re</w:t>
                  </w:r>
                </w:p>
                <w:p w14:paraId="55C04B0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from</w:t>
                  </w:r>
                  <w:r w:rsidRPr="00447BB3">
                    <w:rPr>
                      <w:rFonts w:ascii="Leelawadee UI" w:hAnsi="Leelawadee UI" w:cs="Leelawadee UI"/>
                      <w:color w:val="000000"/>
                      <w:sz w:val="20"/>
                      <w:szCs w:val="20"/>
                      <w:highlight w:val="white"/>
                    </w:rPr>
                    <w:t xml:space="preserve"> collections </w:t>
                  </w:r>
                  <w:r w:rsidRPr="00447BB3">
                    <w:rPr>
                      <w:rFonts w:ascii="Leelawadee UI" w:hAnsi="Leelawadee UI" w:cs="Leelawadee UI"/>
                      <w:b/>
                      <w:bCs/>
                      <w:color w:val="0000FF"/>
                      <w:sz w:val="20"/>
                      <w:szCs w:val="20"/>
                      <w:highlight w:val="white"/>
                    </w:rPr>
                    <w:t>import</w:t>
                  </w:r>
                  <w:r w:rsidRPr="00447BB3">
                    <w:rPr>
                      <w:rFonts w:ascii="Leelawadee UI" w:hAnsi="Leelawadee UI" w:cs="Leelawadee UI"/>
                      <w:color w:val="000000"/>
                      <w:sz w:val="20"/>
                      <w:szCs w:val="20"/>
                      <w:highlight w:val="white"/>
                    </w:rPr>
                    <w:t xml:space="preserve"> Counter</w:t>
                  </w:r>
                </w:p>
                <w:p w14:paraId="4D0B274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3FEDCF0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Charger les données Excel</w:t>
                  </w:r>
                </w:p>
                <w:p w14:paraId="212C981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file_path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'ton_chemin_vers_fichier.xlsx'</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008000"/>
                      <w:sz w:val="20"/>
                      <w:szCs w:val="20"/>
                      <w:highlight w:val="white"/>
                    </w:rPr>
                    <w:t># Remplace par le chemin vers ton fichier</w:t>
                  </w:r>
                </w:p>
                <w:p w14:paraId="46D35B9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data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pd</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read_excel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file_path</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sheet_name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'Sheet1'</w:t>
                  </w:r>
                  <w:r w:rsidRPr="00447BB3">
                    <w:rPr>
                      <w:rFonts w:ascii="Leelawadee UI" w:hAnsi="Leelawadee UI" w:cs="Leelawadee UI"/>
                      <w:b/>
                      <w:bCs/>
                      <w:color w:val="000080"/>
                      <w:sz w:val="20"/>
                      <w:szCs w:val="20"/>
                      <w:highlight w:val="white"/>
                    </w:rPr>
                    <w:t>)</w:t>
                  </w:r>
                </w:p>
                <w:p w14:paraId="356D49E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3CBA116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Préparer les données</w:t>
                  </w:r>
                </w:p>
                <w:p w14:paraId="493A12AD"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themes_data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data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iloc</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1</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008000"/>
                      <w:sz w:val="20"/>
                      <w:szCs w:val="20"/>
                      <w:highlight w:val="white"/>
                    </w:rPr>
                    <w:t># Réponses des interlocuteurs</w:t>
                  </w:r>
                </w:p>
                <w:p w14:paraId="53EB5F8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theme_names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data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iloc</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0</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008000"/>
                      <w:sz w:val="20"/>
                      <w:szCs w:val="20"/>
                      <w:highlight w:val="white"/>
                    </w:rPr>
                    <w:t># Thématiques</w:t>
                  </w:r>
                </w:p>
                <w:p w14:paraId="07BC680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concept_map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p>
                <w:p w14:paraId="61EEBD69"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1EE5573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Fonction pour extraire les expressions clés (2 à 5 mots) et les filtrer</w:t>
                  </w:r>
                </w:p>
                <w:p w14:paraId="5F4E917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def</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FF"/>
                      <w:sz w:val="20"/>
                      <w:szCs w:val="20"/>
                      <w:highlight w:val="white"/>
                    </w:rPr>
                    <w:t>extract_key_phrases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text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min_length</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2</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max_length</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5</w:t>
                  </w:r>
                  <w:r w:rsidRPr="00447BB3">
                    <w:rPr>
                      <w:rFonts w:ascii="Leelawadee UI" w:hAnsi="Leelawadee UI" w:cs="Leelawadee UI"/>
                      <w:b/>
                      <w:bCs/>
                      <w:color w:val="000080"/>
                      <w:sz w:val="20"/>
                      <w:szCs w:val="20"/>
                      <w:highlight w:val="white"/>
                    </w:rPr>
                    <w:t>):</w:t>
                  </w:r>
                </w:p>
                <w:p w14:paraId="642EA76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text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sub</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r"[^\w\s]"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text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lower</w:t>
                  </w:r>
                  <w:r w:rsidRPr="00447BB3">
                    <w:rPr>
                      <w:rFonts w:ascii="Leelawadee UI" w:hAnsi="Leelawadee UI" w:cs="Leelawadee UI"/>
                      <w:b/>
                      <w:bCs/>
                      <w:color w:val="000080"/>
                      <w:sz w:val="20"/>
                      <w:szCs w:val="20"/>
                      <w:highlight w:val="white"/>
                    </w:rPr>
                    <w:t>())</w:t>
                  </w:r>
                </w:p>
                <w:p w14:paraId="6CD98803"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words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text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split</w:t>
                  </w:r>
                  <w:r w:rsidRPr="00447BB3">
                    <w:rPr>
                      <w:rFonts w:ascii="Leelawadee UI" w:hAnsi="Leelawadee UI" w:cs="Leelawadee UI"/>
                      <w:b/>
                      <w:bCs/>
                      <w:color w:val="000080"/>
                      <w:sz w:val="20"/>
                      <w:szCs w:val="20"/>
                      <w:highlight w:val="white"/>
                    </w:rPr>
                    <w:t>()</w:t>
                  </w:r>
                </w:p>
                <w:p w14:paraId="7043DA9D"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stopwords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880088"/>
                      <w:sz w:val="20"/>
                      <w:szCs w:val="20"/>
                      <w:highlight w:val="white"/>
                    </w:rPr>
                    <w:t>set</w:t>
                  </w:r>
                  <w:r w:rsidRPr="00447BB3">
                    <w:rPr>
                      <w:rFonts w:ascii="Leelawadee UI" w:hAnsi="Leelawadee UI" w:cs="Leelawadee UI"/>
                      <w:b/>
                      <w:bCs/>
                      <w:color w:val="000080"/>
                      <w:sz w:val="20"/>
                      <w:szCs w:val="20"/>
                      <w:highlight w:val="white"/>
                    </w:rPr>
                    <w:t>([</w:t>
                  </w:r>
                </w:p>
                <w:p w14:paraId="7626BF3B"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"dans"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"pour"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"avec"</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"par"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"sur"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"plus"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"aussi"</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"dont"</w:t>
                  </w:r>
                  <w:r w:rsidRPr="00447BB3">
                    <w:rPr>
                      <w:rFonts w:ascii="Leelawadee UI" w:hAnsi="Leelawadee UI" w:cs="Leelawadee UI"/>
                      <w:b/>
                      <w:bCs/>
                      <w:color w:val="000080"/>
                      <w:sz w:val="20"/>
                      <w:szCs w:val="20"/>
                      <w:highlight w:val="white"/>
                    </w:rPr>
                    <w:t>,</w:t>
                  </w:r>
                </w:p>
                <w:p w14:paraId="4783209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"sans"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"très"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"être"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"sont"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"cela"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"comme"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"aux"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"une"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"nous"</w:t>
                  </w:r>
                  <w:r w:rsidRPr="00447BB3">
                    <w:rPr>
                      <w:rFonts w:ascii="Leelawadee UI" w:hAnsi="Leelawadee UI" w:cs="Leelawadee UI"/>
                      <w:b/>
                      <w:bCs/>
                      <w:color w:val="000080"/>
                      <w:sz w:val="20"/>
                      <w:szCs w:val="20"/>
                      <w:highlight w:val="white"/>
                    </w:rPr>
                    <w:t>,</w:t>
                  </w:r>
                </w:p>
                <w:p w14:paraId="0C84FDF8"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"qui"</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"que"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"pas"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"est"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"du"</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"au"</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"en"</w:t>
                  </w:r>
                </w:p>
                <w:p w14:paraId="650FDBC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p>
                <w:p w14:paraId="2C6F1C1D"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filtered_words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word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word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words </w:t>
                  </w:r>
                  <w:r w:rsidRPr="00447BB3">
                    <w:rPr>
                      <w:rFonts w:ascii="Leelawadee UI" w:hAnsi="Leelawadee UI" w:cs="Leelawadee UI"/>
                      <w:b/>
                      <w:bCs/>
                      <w:color w:val="0000FF"/>
                      <w:sz w:val="20"/>
                      <w:szCs w:val="20"/>
                      <w:highlight w:val="white"/>
                    </w:rPr>
                    <w:t>if</w:t>
                  </w:r>
                  <w:r w:rsidRPr="00447BB3">
                    <w:rPr>
                      <w:rFonts w:ascii="Leelawadee UI" w:hAnsi="Leelawadee UI" w:cs="Leelawadee UI"/>
                      <w:color w:val="000000"/>
                      <w:sz w:val="20"/>
                      <w:szCs w:val="20"/>
                      <w:highlight w:val="white"/>
                    </w:rPr>
                    <w:t xml:space="preserve"> word </w:t>
                  </w:r>
                  <w:r w:rsidRPr="00447BB3">
                    <w:rPr>
                      <w:rFonts w:ascii="Leelawadee UI" w:hAnsi="Leelawadee UI" w:cs="Leelawadee UI"/>
                      <w:b/>
                      <w:bCs/>
                      <w:color w:val="0000FF"/>
                      <w:sz w:val="20"/>
                      <w:szCs w:val="20"/>
                      <w:highlight w:val="white"/>
                    </w:rPr>
                    <w:t>not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stopwords </w:t>
                  </w:r>
                  <w:r w:rsidRPr="00447BB3">
                    <w:rPr>
                      <w:rFonts w:ascii="Leelawadee UI" w:hAnsi="Leelawadee UI" w:cs="Leelawadee UI"/>
                      <w:b/>
                      <w:bCs/>
                      <w:color w:val="0000FF"/>
                      <w:sz w:val="20"/>
                      <w:szCs w:val="20"/>
                      <w:highlight w:val="white"/>
                    </w:rPr>
                    <w:t>and</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880088"/>
                      <w:sz w:val="20"/>
                      <w:szCs w:val="20"/>
                      <w:highlight w:val="white"/>
                    </w:rPr>
                    <w:t>len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word</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&gt;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2</w:t>
                  </w:r>
                  <w:r w:rsidRPr="00447BB3">
                    <w:rPr>
                      <w:rFonts w:ascii="Leelawadee UI" w:hAnsi="Leelawadee UI" w:cs="Leelawadee UI"/>
                      <w:b/>
                      <w:bCs/>
                      <w:color w:val="000080"/>
                      <w:sz w:val="20"/>
                      <w:szCs w:val="20"/>
                      <w:highlight w:val="white"/>
                    </w:rPr>
                    <w:t>]</w:t>
                  </w:r>
                </w:p>
                <w:p w14:paraId="3D964E9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4A50D5D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phrases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p>
                <w:p w14:paraId="1A283F5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n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880088"/>
                      <w:sz w:val="20"/>
                      <w:szCs w:val="20"/>
                      <w:highlight w:val="white"/>
                    </w:rPr>
                    <w:t>range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min_length</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max_length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1</w:t>
                  </w:r>
                  <w:r w:rsidRPr="00447BB3">
                    <w:rPr>
                      <w:rFonts w:ascii="Leelawadee UI" w:hAnsi="Leelawadee UI" w:cs="Leelawadee UI"/>
                      <w:b/>
                      <w:bCs/>
                      <w:color w:val="000080"/>
                      <w:sz w:val="20"/>
                      <w:szCs w:val="20"/>
                      <w:highlight w:val="white"/>
                    </w:rPr>
                    <w:t>):</w:t>
                  </w:r>
                </w:p>
                <w:p w14:paraId="1511F8B2" w14:textId="77777777" w:rsidR="00447BB3" w:rsidRPr="00EC1DCA"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lang w:val="it-IT"/>
                    </w:rPr>
                  </w:pPr>
                  <w:r w:rsidRPr="00447BB3">
                    <w:rPr>
                      <w:rFonts w:ascii="Leelawadee UI" w:hAnsi="Leelawadee UI" w:cs="Leelawadee UI"/>
                      <w:color w:val="000000"/>
                      <w:sz w:val="20"/>
                      <w:szCs w:val="20"/>
                      <w:highlight w:val="white"/>
                    </w:rPr>
                    <w:t xml:space="preserve">        </w:t>
                  </w:r>
                  <w:r w:rsidRPr="00EC1DCA">
                    <w:rPr>
                      <w:rFonts w:ascii="Leelawadee UI" w:hAnsi="Leelawadee UI" w:cs="Leelawadee UI"/>
                      <w:color w:val="000000"/>
                      <w:sz w:val="20"/>
                      <w:szCs w:val="20"/>
                      <w:highlight w:val="white"/>
                      <w:lang w:val="it-IT"/>
                    </w:rPr>
                    <w:t xml:space="preserve">ngrams </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 xml:space="preserve"> </w:t>
                  </w:r>
                  <w:r w:rsidRPr="00EC1DCA">
                    <w:rPr>
                      <w:rFonts w:ascii="Leelawadee UI" w:hAnsi="Leelawadee UI" w:cs="Leelawadee UI"/>
                      <w:b/>
                      <w:bCs/>
                      <w:color w:val="880088"/>
                      <w:sz w:val="20"/>
                      <w:szCs w:val="20"/>
                      <w:highlight w:val="white"/>
                      <w:lang w:val="it-IT"/>
                    </w:rPr>
                    <w:t>zip</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filtered_words</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i</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 xml:space="preserve"> </w:t>
                  </w:r>
                  <w:r w:rsidRPr="00EC1DCA">
                    <w:rPr>
                      <w:rFonts w:ascii="Leelawadee UI" w:hAnsi="Leelawadee UI" w:cs="Leelawadee UI"/>
                      <w:b/>
                      <w:bCs/>
                      <w:color w:val="0000FF"/>
                      <w:sz w:val="20"/>
                      <w:szCs w:val="20"/>
                      <w:highlight w:val="white"/>
                      <w:lang w:val="it-IT"/>
                    </w:rPr>
                    <w:t>for</w:t>
                  </w:r>
                  <w:r w:rsidRPr="00EC1DCA">
                    <w:rPr>
                      <w:rFonts w:ascii="Leelawadee UI" w:hAnsi="Leelawadee UI" w:cs="Leelawadee UI"/>
                      <w:color w:val="000000"/>
                      <w:sz w:val="20"/>
                      <w:szCs w:val="20"/>
                      <w:highlight w:val="white"/>
                      <w:lang w:val="it-IT"/>
                    </w:rPr>
                    <w:t xml:space="preserve"> i </w:t>
                  </w:r>
                  <w:r w:rsidRPr="00EC1DCA">
                    <w:rPr>
                      <w:rFonts w:ascii="Leelawadee UI" w:hAnsi="Leelawadee UI" w:cs="Leelawadee UI"/>
                      <w:b/>
                      <w:bCs/>
                      <w:color w:val="0000FF"/>
                      <w:sz w:val="20"/>
                      <w:szCs w:val="20"/>
                      <w:highlight w:val="white"/>
                      <w:lang w:val="it-IT"/>
                    </w:rPr>
                    <w:t>in</w:t>
                  </w:r>
                  <w:r w:rsidRPr="00EC1DCA">
                    <w:rPr>
                      <w:rFonts w:ascii="Leelawadee UI" w:hAnsi="Leelawadee UI" w:cs="Leelawadee UI"/>
                      <w:color w:val="000000"/>
                      <w:sz w:val="20"/>
                      <w:szCs w:val="20"/>
                      <w:highlight w:val="white"/>
                      <w:lang w:val="it-IT"/>
                    </w:rPr>
                    <w:t xml:space="preserve"> </w:t>
                  </w:r>
                  <w:r w:rsidRPr="00EC1DCA">
                    <w:rPr>
                      <w:rFonts w:ascii="Leelawadee UI" w:hAnsi="Leelawadee UI" w:cs="Leelawadee UI"/>
                      <w:b/>
                      <w:bCs/>
                      <w:color w:val="880088"/>
                      <w:sz w:val="20"/>
                      <w:szCs w:val="20"/>
                      <w:highlight w:val="white"/>
                      <w:lang w:val="it-IT"/>
                    </w:rPr>
                    <w:t>range</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n</w:t>
                  </w:r>
                  <w:r w:rsidRPr="00EC1DCA">
                    <w:rPr>
                      <w:rFonts w:ascii="Leelawadee UI" w:hAnsi="Leelawadee UI" w:cs="Leelawadee UI"/>
                      <w:b/>
                      <w:bCs/>
                      <w:color w:val="000080"/>
                      <w:sz w:val="20"/>
                      <w:szCs w:val="20"/>
                      <w:highlight w:val="white"/>
                      <w:lang w:val="it-IT"/>
                    </w:rPr>
                    <w:t>)])</w:t>
                  </w:r>
                </w:p>
                <w:p w14:paraId="6D7E783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EC1DCA">
                    <w:rPr>
                      <w:rFonts w:ascii="Leelawadee UI" w:hAnsi="Leelawadee UI" w:cs="Leelawadee UI"/>
                      <w:color w:val="000000"/>
                      <w:sz w:val="20"/>
                      <w:szCs w:val="20"/>
                      <w:highlight w:val="white"/>
                      <w:lang w:val="it-IT"/>
                    </w:rPr>
                    <w:t xml:space="preserve">        </w:t>
                  </w:r>
                  <w:r w:rsidRPr="00447BB3">
                    <w:rPr>
                      <w:rFonts w:ascii="Leelawadee UI" w:hAnsi="Leelawadee UI" w:cs="Leelawadee UI"/>
                      <w:color w:val="000000"/>
                      <w:sz w:val="20"/>
                      <w:szCs w:val="20"/>
                      <w:highlight w:val="white"/>
                    </w:rPr>
                    <w:t xml:space="preserve">phrases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join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gram</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gram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ngrams</w:t>
                  </w:r>
                  <w:r w:rsidRPr="00447BB3">
                    <w:rPr>
                      <w:rFonts w:ascii="Leelawadee UI" w:hAnsi="Leelawadee UI" w:cs="Leelawadee UI"/>
                      <w:b/>
                      <w:bCs/>
                      <w:color w:val="000080"/>
                      <w:sz w:val="20"/>
                      <w:szCs w:val="20"/>
                      <w:highlight w:val="white"/>
                    </w:rPr>
                    <w:t>]</w:t>
                  </w:r>
                </w:p>
                <w:p w14:paraId="27D6AE9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71F5DF1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phrase_counts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Counter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phrases</w:t>
                  </w:r>
                  <w:r w:rsidRPr="00447BB3">
                    <w:rPr>
                      <w:rFonts w:ascii="Leelawadee UI" w:hAnsi="Leelawadee UI" w:cs="Leelawadee UI"/>
                      <w:b/>
                      <w:bCs/>
                      <w:color w:val="000080"/>
                      <w:sz w:val="20"/>
                      <w:szCs w:val="20"/>
                      <w:highlight w:val="white"/>
                    </w:rPr>
                    <w:t>)</w:t>
                  </w:r>
                </w:p>
                <w:p w14:paraId="007CE46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return</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phrase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phrase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count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phrase_counts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most_common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6</w:t>
                  </w:r>
                  <w:r w:rsidRPr="00447BB3">
                    <w:rPr>
                      <w:rFonts w:ascii="Leelawadee UI" w:hAnsi="Leelawadee UI" w:cs="Leelawadee UI"/>
                      <w:b/>
                      <w:bCs/>
                      <w:color w:val="000080"/>
                      <w:sz w:val="20"/>
                      <w:szCs w:val="20"/>
                      <w:highlight w:val="white"/>
                    </w:rPr>
                    <w:t>)]</w:t>
                  </w:r>
                </w:p>
                <w:p w14:paraId="5252217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33DBF13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Remplir le concept_map</w:t>
                  </w:r>
                </w:p>
                <w:p w14:paraId="17C07A88" w14:textId="77777777" w:rsidR="00447BB3" w:rsidRPr="00EC1DCA"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lang w:val="it-IT"/>
                    </w:rPr>
                  </w:pPr>
                  <w:r w:rsidRPr="00EC1DCA">
                    <w:rPr>
                      <w:rFonts w:ascii="Leelawadee UI" w:hAnsi="Leelawadee UI" w:cs="Leelawadee UI"/>
                      <w:b/>
                      <w:bCs/>
                      <w:color w:val="0000FF"/>
                      <w:sz w:val="20"/>
                      <w:szCs w:val="20"/>
                      <w:highlight w:val="white"/>
                      <w:lang w:val="it-IT"/>
                    </w:rPr>
                    <w:t>for</w:t>
                  </w:r>
                  <w:r w:rsidRPr="00EC1DCA">
                    <w:rPr>
                      <w:rFonts w:ascii="Leelawadee UI" w:hAnsi="Leelawadee UI" w:cs="Leelawadee UI"/>
                      <w:color w:val="000000"/>
                      <w:sz w:val="20"/>
                      <w:szCs w:val="20"/>
                      <w:highlight w:val="white"/>
                      <w:lang w:val="it-IT"/>
                    </w:rPr>
                    <w:t xml:space="preserve"> idx</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 xml:space="preserve"> theme </w:t>
                  </w:r>
                  <w:r w:rsidRPr="00EC1DCA">
                    <w:rPr>
                      <w:rFonts w:ascii="Leelawadee UI" w:hAnsi="Leelawadee UI" w:cs="Leelawadee UI"/>
                      <w:b/>
                      <w:bCs/>
                      <w:color w:val="0000FF"/>
                      <w:sz w:val="20"/>
                      <w:szCs w:val="20"/>
                      <w:highlight w:val="white"/>
                      <w:lang w:val="it-IT"/>
                    </w:rPr>
                    <w:t>in</w:t>
                  </w:r>
                  <w:r w:rsidRPr="00EC1DCA">
                    <w:rPr>
                      <w:rFonts w:ascii="Leelawadee UI" w:hAnsi="Leelawadee UI" w:cs="Leelawadee UI"/>
                      <w:color w:val="000000"/>
                      <w:sz w:val="20"/>
                      <w:szCs w:val="20"/>
                      <w:highlight w:val="white"/>
                      <w:lang w:val="it-IT"/>
                    </w:rPr>
                    <w:t xml:space="preserve"> </w:t>
                  </w:r>
                  <w:r w:rsidRPr="00EC1DCA">
                    <w:rPr>
                      <w:rFonts w:ascii="Leelawadee UI" w:hAnsi="Leelawadee UI" w:cs="Leelawadee UI"/>
                      <w:b/>
                      <w:bCs/>
                      <w:color w:val="880088"/>
                      <w:sz w:val="20"/>
                      <w:szCs w:val="20"/>
                      <w:highlight w:val="white"/>
                      <w:lang w:val="it-IT"/>
                    </w:rPr>
                    <w:t>enumerate</w:t>
                  </w:r>
                  <w:r w:rsidRPr="00EC1DCA">
                    <w:rPr>
                      <w:rFonts w:ascii="Leelawadee UI" w:hAnsi="Leelawadee UI" w:cs="Leelawadee UI"/>
                      <w:b/>
                      <w:bCs/>
                      <w:color w:val="000080"/>
                      <w:sz w:val="20"/>
                      <w:szCs w:val="20"/>
                      <w:highlight w:val="white"/>
                      <w:lang w:val="it-IT"/>
                    </w:rPr>
                    <w:t>(</w:t>
                  </w:r>
                  <w:r w:rsidRPr="00EC1DCA">
                    <w:rPr>
                      <w:rFonts w:ascii="Leelawadee UI" w:hAnsi="Leelawadee UI" w:cs="Leelawadee UI"/>
                      <w:color w:val="000000"/>
                      <w:sz w:val="20"/>
                      <w:szCs w:val="20"/>
                      <w:highlight w:val="white"/>
                      <w:lang w:val="it-IT"/>
                    </w:rPr>
                    <w:t>theme_names</w:t>
                  </w:r>
                  <w:r w:rsidRPr="00EC1DCA">
                    <w:rPr>
                      <w:rFonts w:ascii="Leelawadee UI" w:hAnsi="Leelawadee UI" w:cs="Leelawadee UI"/>
                      <w:b/>
                      <w:bCs/>
                      <w:color w:val="000080"/>
                      <w:sz w:val="20"/>
                      <w:szCs w:val="20"/>
                      <w:highlight w:val="white"/>
                      <w:lang w:val="it-IT"/>
                    </w:rPr>
                    <w:t>):</w:t>
                  </w:r>
                </w:p>
                <w:p w14:paraId="4E2980C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EC1DCA">
                    <w:rPr>
                      <w:rFonts w:ascii="Leelawadee UI" w:hAnsi="Leelawadee UI" w:cs="Leelawadee UI"/>
                      <w:color w:val="000000"/>
                      <w:sz w:val="20"/>
                      <w:szCs w:val="20"/>
                      <w:highlight w:val="white"/>
                      <w:lang w:val="it-IT"/>
                    </w:rPr>
                    <w:t xml:space="preserve">    </w:t>
                  </w:r>
                  <w:r w:rsidRPr="00447BB3">
                    <w:rPr>
                      <w:rFonts w:ascii="Leelawadee UI" w:hAnsi="Leelawadee UI" w:cs="Leelawadee UI"/>
                      <w:color w:val="000000"/>
                      <w:sz w:val="20"/>
                      <w:szCs w:val="20"/>
                      <w:highlight w:val="white"/>
                    </w:rPr>
                    <w:t xml:space="preserve">combined_text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join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themes_data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iloc</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idx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dropna</w:t>
                  </w:r>
                  <w:r w:rsidRPr="00447BB3">
                    <w:rPr>
                      <w:rFonts w:ascii="Leelawadee UI" w:hAnsi="Leelawadee UI" w:cs="Leelawadee UI"/>
                      <w:b/>
                      <w:bCs/>
                      <w:color w:val="000080"/>
                      <w:sz w:val="20"/>
                      <w:szCs w:val="20"/>
                      <w:highlight w:val="white"/>
                    </w:rPr>
                    <w:t>())</w:t>
                  </w:r>
                </w:p>
                <w:p w14:paraId="293F510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key_phrases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extract_key_phrases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combined_text</w:t>
                  </w:r>
                  <w:r w:rsidRPr="00447BB3">
                    <w:rPr>
                      <w:rFonts w:ascii="Leelawadee UI" w:hAnsi="Leelawadee UI" w:cs="Leelawadee UI"/>
                      <w:b/>
                      <w:bCs/>
                      <w:color w:val="000080"/>
                      <w:sz w:val="20"/>
                      <w:szCs w:val="20"/>
                      <w:highlight w:val="white"/>
                    </w:rPr>
                    <w:t>)</w:t>
                  </w:r>
                </w:p>
                <w:p w14:paraId="7D144C7C"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concept_map</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theme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key_phrases</w:t>
                  </w:r>
                </w:p>
              </w:txbxContent>
            </v:textbox>
          </v:rect>
        </w:pict>
      </w:r>
      <w:r w:rsidR="00447BB3">
        <w:rPr>
          <w:noProof/>
        </w:rPr>
        <w:drawing>
          <wp:inline distT="0" distB="0" distL="0" distR="0" wp14:anchorId="5358E62F" wp14:editId="09D40F97">
            <wp:extent cx="5383033" cy="2730466"/>
            <wp:effectExtent l="0" t="0" r="0" b="0"/>
            <wp:docPr id="775596146"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596146" name="Image 1" descr="Une image contenant texte, capture d’écran, Police, nombre&#10;&#10;Le contenu généré par l’IA peut être incorrect."/>
                    <pic:cNvPicPr/>
                  </pic:nvPicPr>
                  <pic:blipFill>
                    <a:blip r:embed="rId43"/>
                    <a:stretch>
                      <a:fillRect/>
                    </a:stretch>
                  </pic:blipFill>
                  <pic:spPr>
                    <a:xfrm>
                      <a:off x="0" y="0"/>
                      <a:ext cx="5395819" cy="2736951"/>
                    </a:xfrm>
                    <a:prstGeom prst="rect">
                      <a:avLst/>
                    </a:prstGeom>
                  </pic:spPr>
                </pic:pic>
              </a:graphicData>
            </a:graphic>
          </wp:inline>
        </w:drawing>
      </w:r>
    </w:p>
    <w:p w14:paraId="4F6D31D4" w14:textId="77777777" w:rsidR="00447BB3" w:rsidRDefault="00447BB3">
      <w:r>
        <w:br w:type="page"/>
      </w:r>
    </w:p>
    <w:p w14:paraId="45D30427" w14:textId="26A1732C" w:rsidR="00427AEB" w:rsidRDefault="00000000" w:rsidP="00447BB3">
      <w:pPr>
        <w:jc w:val="center"/>
      </w:pPr>
      <w:r>
        <w:rPr>
          <w:noProof/>
        </w:rPr>
        <w:lastRenderedPageBreak/>
        <w:pict w14:anchorId="593A876A">
          <v:rect id="_x0000_s2233" style="position:absolute;left:0;text-align:left;margin-left:-8.95pt;margin-top:-.2pt;width:487.1pt;height:502.15pt;z-index:251694080" fillcolor="#f2f2f2 [3052]">
            <v:textbox style="mso-next-textbox:#_x0000_s2233">
              <w:txbxContent>
                <w:p w14:paraId="177C682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Liste finale de concepts à exclure</w:t>
                  </w:r>
                </w:p>
                <w:p w14:paraId="1AB45BE3"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all_stop_phrases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880088"/>
                      <w:sz w:val="20"/>
                      <w:szCs w:val="20"/>
                      <w:highlight w:val="white"/>
                    </w:rPr>
                    <w:t>set</w:t>
                  </w:r>
                  <w:r w:rsidRPr="00447BB3">
                    <w:rPr>
                      <w:rFonts w:ascii="Leelawadee UI" w:hAnsi="Leelawadee UI" w:cs="Leelawadee UI"/>
                      <w:b/>
                      <w:bCs/>
                      <w:color w:val="000080"/>
                      <w:sz w:val="20"/>
                      <w:szCs w:val="20"/>
                      <w:highlight w:val="white"/>
                    </w:rPr>
                    <w:t>([</w:t>
                  </w:r>
                </w:p>
                <w:p w14:paraId="1435E464"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"efficace données"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"essentielle selon"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"oui sujet"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"tient disposition"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"nos données"</w:t>
                  </w:r>
                  <w:r w:rsidRPr="00447BB3">
                    <w:rPr>
                      <w:rFonts w:ascii="Leelawadee UI" w:hAnsi="Leelawadee UI" w:cs="Leelawadee UI"/>
                      <w:b/>
                      <w:bCs/>
                      <w:color w:val="000080"/>
                      <w:sz w:val="20"/>
                      <w:szCs w:val="20"/>
                      <w:highlight w:val="white"/>
                    </w:rPr>
                    <w:t>,</w:t>
                  </w:r>
                </w:p>
                <w:p w14:paraId="72878A6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"selon moi"</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"cinq prochaines"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"mise place"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"tout fait"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"nous avons"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"mise en"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"faire en"</w:t>
                  </w:r>
                  <w:r w:rsidRPr="00447BB3">
                    <w:rPr>
                      <w:rFonts w:ascii="Leelawadee UI" w:hAnsi="Leelawadee UI" w:cs="Leelawadee UI"/>
                      <w:b/>
                      <w:bCs/>
                      <w:color w:val="000080"/>
                      <w:sz w:val="20"/>
                      <w:szCs w:val="20"/>
                      <w:highlight w:val="white"/>
                    </w:rPr>
                    <w:t>,</w:t>
                  </w:r>
                </w:p>
                <w:p w14:paraId="54D53C2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"peut être"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"conclusion"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"plusieurs logiciels"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"part nos"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"pouvons effet"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"disposons dune"</w:t>
                  </w:r>
                  <w:r w:rsidRPr="00447BB3">
                    <w:rPr>
                      <w:rFonts w:ascii="Leelawadee UI" w:hAnsi="Leelawadee UI" w:cs="Leelawadee UI"/>
                      <w:b/>
                      <w:bCs/>
                      <w:color w:val="000080"/>
                      <w:sz w:val="20"/>
                      <w:szCs w:val="20"/>
                      <w:highlight w:val="white"/>
                    </w:rPr>
                    <w:t>,</w:t>
                  </w:r>
                </w:p>
                <w:p w14:paraId="1370862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"sein équipes"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"facteur clé car"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"compétente répondre"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"répondre cette"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"utilisons jour"</w:t>
                  </w:r>
                  <w:r w:rsidRPr="00447BB3">
                    <w:rPr>
                      <w:rFonts w:ascii="Leelawadee UI" w:hAnsi="Leelawadee UI" w:cs="Leelawadee UI"/>
                      <w:b/>
                      <w:bCs/>
                      <w:color w:val="000080"/>
                      <w:sz w:val="20"/>
                      <w:szCs w:val="20"/>
                      <w:highlight w:val="white"/>
                    </w:rPr>
                    <w:t>,</w:t>
                  </w:r>
                </w:p>
                <w:p w14:paraId="5ED7103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"dune équipe"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"notre domaine"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"moi clarté"</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"suis compétente"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"leurs données"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"concerne données"</w:t>
                  </w:r>
                  <w:r w:rsidRPr="00447BB3">
                    <w:rPr>
                      <w:rFonts w:ascii="Leelawadee UI" w:hAnsi="Leelawadee UI" w:cs="Leelawadee UI"/>
                      <w:b/>
                      <w:bCs/>
                      <w:color w:val="000080"/>
                      <w:sz w:val="20"/>
                      <w:szCs w:val="20"/>
                      <w:highlight w:val="white"/>
                    </w:rPr>
                    <w:t>,</w:t>
                  </w:r>
                </w:p>
                <w:p w14:paraId="7B95A82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"laccès données"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"cette question"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"demandes part"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"avoir demandes"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"jour majoritairement"</w:t>
                  </w:r>
                  <w:r w:rsidRPr="00447BB3">
                    <w:rPr>
                      <w:rFonts w:ascii="Leelawadee UI" w:hAnsi="Leelawadee UI" w:cs="Leelawadee UI"/>
                      <w:b/>
                      <w:bCs/>
                      <w:color w:val="000080"/>
                      <w:sz w:val="20"/>
                      <w:szCs w:val="20"/>
                      <w:highlight w:val="white"/>
                    </w:rPr>
                    <w:t>,</w:t>
                  </w:r>
                </w:p>
                <w:p w14:paraId="375FE2E4"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"clarté lunicité"</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"nos principales"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"lensemble données"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"réglementé principales"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"clé car"</w:t>
                  </w:r>
                  <w:r w:rsidRPr="00447BB3">
                    <w:rPr>
                      <w:rFonts w:ascii="Leelawadee UI" w:hAnsi="Leelawadee UI" w:cs="Leelawadee UI"/>
                      <w:b/>
                      <w:bCs/>
                      <w:color w:val="000080"/>
                      <w:sz w:val="20"/>
                      <w:szCs w:val="20"/>
                      <w:highlight w:val="white"/>
                    </w:rPr>
                    <w:t>,</w:t>
                  </w:r>
                </w:p>
                <w:p w14:paraId="749003B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"effet avoir"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"clients afin"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"rgpd tient"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"données afin"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"mise disposition"</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"disposition clients"</w:t>
                  </w:r>
                  <w:r w:rsidRPr="00447BB3">
                    <w:rPr>
                      <w:rFonts w:ascii="Leelawadee UI" w:hAnsi="Leelawadee UI" w:cs="Leelawadee UI"/>
                      <w:b/>
                      <w:bCs/>
                      <w:color w:val="000080"/>
                      <w:sz w:val="20"/>
                      <w:szCs w:val="20"/>
                      <w:highlight w:val="white"/>
                    </w:rPr>
                    <w:t>,</w:t>
                  </w:r>
                </w:p>
                <w:p w14:paraId="53EA8659"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"permettent aussi"</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"claire précise"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"mise œuvre"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"cest pourquoi"</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"données clients"</w:t>
                  </w:r>
                  <w:r w:rsidRPr="00447BB3">
                    <w:rPr>
                      <w:rFonts w:ascii="Leelawadee UI" w:hAnsi="Leelawadee UI" w:cs="Leelawadee UI"/>
                      <w:b/>
                      <w:bCs/>
                      <w:color w:val="000080"/>
                      <w:sz w:val="20"/>
                      <w:szCs w:val="20"/>
                      <w:highlight w:val="white"/>
                    </w:rPr>
                    <w:t>,</w:t>
                  </w:r>
                </w:p>
                <w:p w14:paraId="6730F7A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"tenir compte"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"traitement données"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"permet mieux"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"donc nous"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"temps réel"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"certains cas"</w:t>
                  </w:r>
                  <w:r w:rsidRPr="00447BB3">
                    <w:rPr>
                      <w:rFonts w:ascii="Leelawadee UI" w:hAnsi="Leelawadee UI" w:cs="Leelawadee UI"/>
                      <w:b/>
                      <w:bCs/>
                      <w:color w:val="000080"/>
                      <w:sz w:val="20"/>
                      <w:szCs w:val="20"/>
                      <w:highlight w:val="white"/>
                    </w:rPr>
                    <w:t>,</w:t>
                  </w:r>
                </w:p>
                <w:p w14:paraId="5C9963A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"parmi lesquels"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"dans cadre"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"afin mieux"</w:t>
                  </w:r>
                </w:p>
                <w:p w14:paraId="03921C4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80"/>
                      <w:sz w:val="20"/>
                      <w:szCs w:val="20"/>
                      <w:highlight w:val="white"/>
                    </w:rPr>
                    <w:t>])</w:t>
                  </w:r>
                </w:p>
                <w:p w14:paraId="1752776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51BB6E14"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Construction du graphe</w:t>
                  </w:r>
                </w:p>
                <w:p w14:paraId="1E7ACFE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theme_color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'cornflowerblue'</w:t>
                  </w:r>
                </w:p>
                <w:p w14:paraId="6887AF0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concept_color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'lightgrey'</w:t>
                  </w:r>
                </w:p>
                <w:p w14:paraId="3853A4D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G_final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nx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DiGraph</w:t>
                  </w:r>
                  <w:r w:rsidRPr="00447BB3">
                    <w:rPr>
                      <w:rFonts w:ascii="Leelawadee UI" w:hAnsi="Leelawadee UI" w:cs="Leelawadee UI"/>
                      <w:b/>
                      <w:bCs/>
                      <w:color w:val="000080"/>
                      <w:sz w:val="20"/>
                      <w:szCs w:val="20"/>
                      <w:highlight w:val="white"/>
                    </w:rPr>
                    <w:t>()</w:t>
                  </w:r>
                </w:p>
                <w:p w14:paraId="7BE8D15B"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2DB481CD"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theme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concepts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concept_map</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items</w:t>
                  </w:r>
                  <w:r w:rsidRPr="00447BB3">
                    <w:rPr>
                      <w:rFonts w:ascii="Leelawadee UI" w:hAnsi="Leelawadee UI" w:cs="Leelawadee UI"/>
                      <w:b/>
                      <w:bCs/>
                      <w:color w:val="000080"/>
                      <w:sz w:val="20"/>
                      <w:szCs w:val="20"/>
                      <w:highlight w:val="white"/>
                    </w:rPr>
                    <w:t>():</w:t>
                  </w:r>
                </w:p>
                <w:p w14:paraId="00E4652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add_node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theme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theme_color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1000</w:t>
                  </w:r>
                  <w:r w:rsidRPr="00447BB3">
                    <w:rPr>
                      <w:rFonts w:ascii="Leelawadee UI" w:hAnsi="Leelawadee UI" w:cs="Leelawadee UI"/>
                      <w:b/>
                      <w:bCs/>
                      <w:color w:val="000080"/>
                      <w:sz w:val="20"/>
                      <w:szCs w:val="20"/>
                      <w:highlight w:val="white"/>
                    </w:rPr>
                    <w:t>)</w:t>
                  </w:r>
                </w:p>
                <w:p w14:paraId="5508335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concept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concepts</w:t>
                  </w:r>
                  <w:r w:rsidRPr="00447BB3">
                    <w:rPr>
                      <w:rFonts w:ascii="Leelawadee UI" w:hAnsi="Leelawadee UI" w:cs="Leelawadee UI"/>
                      <w:b/>
                      <w:bCs/>
                      <w:color w:val="000080"/>
                      <w:sz w:val="20"/>
                      <w:szCs w:val="20"/>
                      <w:highlight w:val="white"/>
                    </w:rPr>
                    <w:t>:</w:t>
                  </w:r>
                </w:p>
                <w:p w14:paraId="36A5C18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if</w:t>
                  </w:r>
                  <w:r w:rsidRPr="00447BB3">
                    <w:rPr>
                      <w:rFonts w:ascii="Leelawadee UI" w:hAnsi="Leelawadee UI" w:cs="Leelawadee UI"/>
                      <w:color w:val="000000"/>
                      <w:sz w:val="20"/>
                      <w:szCs w:val="20"/>
                      <w:highlight w:val="white"/>
                    </w:rPr>
                    <w:t xml:space="preserve"> concept </w:t>
                  </w:r>
                  <w:r w:rsidRPr="00447BB3">
                    <w:rPr>
                      <w:rFonts w:ascii="Leelawadee UI" w:hAnsi="Leelawadee UI" w:cs="Leelawadee UI"/>
                      <w:b/>
                      <w:bCs/>
                      <w:color w:val="0000FF"/>
                      <w:sz w:val="20"/>
                      <w:szCs w:val="20"/>
                      <w:highlight w:val="white"/>
                    </w:rPr>
                    <w:t>not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all_stop_phrases</w:t>
                  </w:r>
                  <w:r w:rsidRPr="00447BB3">
                    <w:rPr>
                      <w:rFonts w:ascii="Leelawadee UI" w:hAnsi="Leelawadee UI" w:cs="Leelawadee UI"/>
                      <w:b/>
                      <w:bCs/>
                      <w:color w:val="000080"/>
                      <w:sz w:val="20"/>
                      <w:szCs w:val="20"/>
                      <w:highlight w:val="white"/>
                    </w:rPr>
                    <w:t>:</w:t>
                  </w:r>
                </w:p>
                <w:p w14:paraId="0FFF580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add_node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concept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concept_color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500</w:t>
                  </w:r>
                  <w:r w:rsidRPr="00447BB3">
                    <w:rPr>
                      <w:rFonts w:ascii="Leelawadee UI" w:hAnsi="Leelawadee UI" w:cs="Leelawadee UI"/>
                      <w:b/>
                      <w:bCs/>
                      <w:color w:val="000080"/>
                      <w:sz w:val="20"/>
                      <w:szCs w:val="20"/>
                      <w:highlight w:val="white"/>
                    </w:rPr>
                    <w:t>)</w:t>
                  </w:r>
                </w:p>
                <w:p w14:paraId="51E1C10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            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add_edge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theme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concept</w:t>
                  </w:r>
                  <w:r w:rsidRPr="00447BB3">
                    <w:rPr>
                      <w:rFonts w:ascii="Leelawadee UI" w:hAnsi="Leelawadee UI" w:cs="Leelawadee UI"/>
                      <w:b/>
                      <w:bCs/>
                      <w:color w:val="000080"/>
                      <w:sz w:val="20"/>
                      <w:szCs w:val="20"/>
                      <w:highlight w:val="white"/>
                    </w:rPr>
                    <w:t>)</w:t>
                  </w:r>
                </w:p>
                <w:p w14:paraId="5CB7801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06B8C114"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8000"/>
                      <w:sz w:val="20"/>
                      <w:szCs w:val="20"/>
                      <w:highlight w:val="white"/>
                    </w:rPr>
                    <w:t># Visualisation</w:t>
                  </w:r>
                </w:p>
                <w:p w14:paraId="78D3D8E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plt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figure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figsize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14</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10</w:t>
                  </w:r>
                  <w:r w:rsidRPr="00447BB3">
                    <w:rPr>
                      <w:rFonts w:ascii="Leelawadee UI" w:hAnsi="Leelawadee UI" w:cs="Leelawadee UI"/>
                      <w:b/>
                      <w:bCs/>
                      <w:color w:val="000080"/>
                      <w:sz w:val="20"/>
                      <w:szCs w:val="20"/>
                      <w:highlight w:val="white"/>
                    </w:rPr>
                    <w:t>))</w:t>
                  </w:r>
                </w:p>
                <w:p w14:paraId="72342DE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pos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nx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spring_layout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seed</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42</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k</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1.5</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iterations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50</w:t>
                  </w:r>
                  <w:r w:rsidRPr="00447BB3">
                    <w:rPr>
                      <w:rFonts w:ascii="Leelawadee UI" w:hAnsi="Leelawadee UI" w:cs="Leelawadee UI"/>
                      <w:b/>
                      <w:bCs/>
                      <w:color w:val="000080"/>
                      <w:sz w:val="20"/>
                      <w:szCs w:val="20"/>
                      <w:highlight w:val="white"/>
                    </w:rPr>
                    <w:t>)</w:t>
                  </w:r>
                </w:p>
                <w:p w14:paraId="56D265B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node_colors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nodes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node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get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808080"/>
                      <w:sz w:val="20"/>
                      <w:szCs w:val="20"/>
                      <w:highlight w:val="white"/>
                    </w:rPr>
                    <w:t>'lightgrey'</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node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nodes</w:t>
                  </w:r>
                  <w:r w:rsidRPr="00447BB3">
                    <w:rPr>
                      <w:rFonts w:ascii="Leelawadee UI" w:hAnsi="Leelawadee UI" w:cs="Leelawadee UI"/>
                      <w:b/>
                      <w:bCs/>
                      <w:color w:val="000080"/>
                      <w:sz w:val="20"/>
                      <w:szCs w:val="20"/>
                      <w:highlight w:val="white"/>
                    </w:rPr>
                    <w:t>]</w:t>
                  </w:r>
                </w:p>
                <w:p w14:paraId="6094F31F"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 xml:space="preserve">node_sizes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nodes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node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get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color w:val="FF0000"/>
                      <w:sz w:val="20"/>
                      <w:szCs w:val="20"/>
                      <w:highlight w:val="white"/>
                    </w:rPr>
                    <w:t>500</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w:t>
                  </w:r>
                  <w:r w:rsidRPr="00447BB3">
                    <w:rPr>
                      <w:rFonts w:ascii="Leelawadee UI" w:hAnsi="Leelawadee UI" w:cs="Leelawadee UI"/>
                      <w:b/>
                      <w:bCs/>
                      <w:color w:val="0000FF"/>
                      <w:sz w:val="20"/>
                      <w:szCs w:val="20"/>
                      <w:highlight w:val="white"/>
                    </w:rPr>
                    <w:t>for</w:t>
                  </w:r>
                  <w:r w:rsidRPr="00447BB3">
                    <w:rPr>
                      <w:rFonts w:ascii="Leelawadee UI" w:hAnsi="Leelawadee UI" w:cs="Leelawadee UI"/>
                      <w:color w:val="000000"/>
                      <w:sz w:val="20"/>
                      <w:szCs w:val="20"/>
                      <w:highlight w:val="white"/>
                    </w:rPr>
                    <w:t xml:space="preserve"> node </w:t>
                  </w:r>
                  <w:r w:rsidRPr="00447BB3">
                    <w:rPr>
                      <w:rFonts w:ascii="Leelawadee UI" w:hAnsi="Leelawadee UI" w:cs="Leelawadee UI"/>
                      <w:b/>
                      <w:bCs/>
                      <w:color w:val="0000FF"/>
                      <w:sz w:val="20"/>
                      <w:szCs w:val="20"/>
                      <w:highlight w:val="white"/>
                    </w:rPr>
                    <w:t>in</w:t>
                  </w:r>
                  <w:r w:rsidRPr="00447BB3">
                    <w:rPr>
                      <w:rFonts w:ascii="Leelawadee UI" w:hAnsi="Leelawadee UI" w:cs="Leelawadee UI"/>
                      <w:color w:val="000000"/>
                      <w:sz w:val="20"/>
                      <w:szCs w:val="20"/>
                      <w:highlight w:val="white"/>
                    </w:rPr>
                    <w:t xml:space="preserve"> 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nodes</w:t>
                  </w:r>
                  <w:r w:rsidRPr="00447BB3">
                    <w:rPr>
                      <w:rFonts w:ascii="Leelawadee UI" w:hAnsi="Leelawadee UI" w:cs="Leelawadee UI"/>
                      <w:b/>
                      <w:bCs/>
                      <w:color w:val="000080"/>
                      <w:sz w:val="20"/>
                      <w:szCs w:val="20"/>
                      <w:highlight w:val="white"/>
                    </w:rPr>
                    <w:t>]</w:t>
                  </w:r>
                </w:p>
                <w:p w14:paraId="4D3FDDB4"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6"/>
                      <w:szCs w:val="6"/>
                      <w:highlight w:val="white"/>
                    </w:rPr>
                  </w:pPr>
                </w:p>
                <w:p w14:paraId="26291C62"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nx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draw_networkx_nodes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pos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node_color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node_colors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node_size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node_sizes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edgecolors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'black'</w:t>
                  </w:r>
                  <w:r w:rsidRPr="00447BB3">
                    <w:rPr>
                      <w:rFonts w:ascii="Leelawadee UI" w:hAnsi="Leelawadee UI" w:cs="Leelawadee UI"/>
                      <w:b/>
                      <w:bCs/>
                      <w:color w:val="000080"/>
                      <w:sz w:val="20"/>
                      <w:szCs w:val="20"/>
                      <w:highlight w:val="white"/>
                    </w:rPr>
                    <w:t>)</w:t>
                  </w:r>
                </w:p>
                <w:p w14:paraId="123294DA"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nx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draw_networkx_edges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pos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arrowstyle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'-&gt;'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arrowsize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10</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edge_color</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"grey"</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alpha</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0.7</w:t>
                  </w:r>
                  <w:r w:rsidRPr="00447BB3">
                    <w:rPr>
                      <w:rFonts w:ascii="Leelawadee UI" w:hAnsi="Leelawadee UI" w:cs="Leelawadee UI"/>
                      <w:b/>
                      <w:bCs/>
                      <w:color w:val="000080"/>
                      <w:sz w:val="20"/>
                      <w:szCs w:val="20"/>
                      <w:highlight w:val="white"/>
                    </w:rPr>
                    <w:t>)</w:t>
                  </w:r>
                </w:p>
                <w:p w14:paraId="398519FB"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nx</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draw_networkx_labels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G_final</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pos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font_size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0000"/>
                      <w:sz w:val="20"/>
                      <w:szCs w:val="20"/>
                      <w:highlight w:val="white"/>
                    </w:rPr>
                    <w:t>9</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000000"/>
                      <w:sz w:val="20"/>
                      <w:szCs w:val="20"/>
                      <w:highlight w:val="white"/>
                    </w:rPr>
                    <w:t xml:space="preserve"> font_weight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"bold"</w:t>
                  </w:r>
                  <w:r w:rsidRPr="00447BB3">
                    <w:rPr>
                      <w:rFonts w:ascii="Leelawadee UI" w:hAnsi="Leelawadee UI" w:cs="Leelawadee UI"/>
                      <w:b/>
                      <w:bCs/>
                      <w:color w:val="000080"/>
                      <w:sz w:val="20"/>
                      <w:szCs w:val="20"/>
                      <w:highlight w:val="white"/>
                    </w:rPr>
                    <w:t>)</w:t>
                  </w:r>
                </w:p>
                <w:p w14:paraId="42428128"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plt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title</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"Cartographie Conceptuelle (Filtrage Ultime) des Concepts Pertinents"</w:t>
                  </w:r>
                  <w:r w:rsidRPr="00447BB3">
                    <w:rPr>
                      <w:rFonts w:ascii="Leelawadee UI" w:hAnsi="Leelawadee UI" w:cs="Leelawadee UI"/>
                      <w:b/>
                      <w:bCs/>
                      <w:color w:val="000080"/>
                      <w:sz w:val="20"/>
                      <w:szCs w:val="20"/>
                      <w:highlight w:val="white"/>
                    </w:rPr>
                    <w:t>)</w:t>
                  </w:r>
                </w:p>
                <w:p w14:paraId="0C61C69B"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plt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axis</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808080"/>
                      <w:sz w:val="20"/>
                      <w:szCs w:val="20"/>
                      <w:highlight w:val="white"/>
                    </w:rPr>
                    <w:t>'off'</w:t>
                  </w:r>
                  <w:r w:rsidRPr="00447BB3">
                    <w:rPr>
                      <w:rFonts w:ascii="Leelawadee UI" w:hAnsi="Leelawadee UI" w:cs="Leelawadee UI"/>
                      <w:b/>
                      <w:bCs/>
                      <w:color w:val="000080"/>
                      <w:sz w:val="20"/>
                      <w:szCs w:val="20"/>
                      <w:highlight w:val="white"/>
                    </w:rPr>
                    <w:t>)</w:t>
                  </w:r>
                </w:p>
                <w:p w14:paraId="1E0CF171"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r w:rsidRPr="00447BB3">
                    <w:rPr>
                      <w:rFonts w:ascii="Leelawadee UI" w:hAnsi="Leelawadee UI" w:cs="Leelawadee UI"/>
                      <w:color w:val="000000"/>
                      <w:sz w:val="20"/>
                      <w:szCs w:val="20"/>
                      <w:highlight w:val="white"/>
                    </w:rPr>
                    <w:t>plt</w:t>
                  </w:r>
                  <w:r w:rsidRPr="00447BB3">
                    <w:rPr>
                      <w:rFonts w:ascii="Leelawadee UI" w:hAnsi="Leelawadee UI" w:cs="Leelawadee UI"/>
                      <w:b/>
                      <w:bCs/>
                      <w:color w:val="000080"/>
                      <w:sz w:val="20"/>
                      <w:szCs w:val="20"/>
                      <w:highlight w:val="white"/>
                    </w:rPr>
                    <w:t>.</w:t>
                  </w:r>
                  <w:r w:rsidRPr="00447BB3">
                    <w:rPr>
                      <w:rFonts w:ascii="Leelawadee UI" w:hAnsi="Leelawadee UI" w:cs="Leelawadee UI"/>
                      <w:color w:val="FF8000"/>
                      <w:sz w:val="20"/>
                      <w:szCs w:val="20"/>
                      <w:highlight w:val="white"/>
                    </w:rPr>
                    <w:t>show</w:t>
                  </w:r>
                  <w:r w:rsidRPr="00447BB3">
                    <w:rPr>
                      <w:rFonts w:ascii="Leelawadee UI" w:hAnsi="Leelawadee UI" w:cs="Leelawadee UI"/>
                      <w:b/>
                      <w:bCs/>
                      <w:color w:val="000080"/>
                      <w:sz w:val="20"/>
                      <w:szCs w:val="20"/>
                      <w:highlight w:val="white"/>
                    </w:rPr>
                    <w:t>()</w:t>
                  </w:r>
                </w:p>
                <w:p w14:paraId="71973A50"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51A50D17"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43F41946"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067A7E2E"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244765D5"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621A5BEB" w14:textId="77777777" w:rsidR="00447BB3" w:rsidRPr="00447BB3" w:rsidRDefault="00447BB3">
                  <w:pPr>
                    <w:widowControl w:val="0"/>
                    <w:autoSpaceDE w:val="0"/>
                    <w:autoSpaceDN w:val="0"/>
                    <w:adjustRightInd w:val="0"/>
                    <w:spacing w:after="0" w:line="240" w:lineRule="auto"/>
                    <w:rPr>
                      <w:rFonts w:ascii="Leelawadee UI" w:hAnsi="Leelawadee UI" w:cs="Leelawadee UI"/>
                      <w:color w:val="000000"/>
                      <w:sz w:val="20"/>
                      <w:szCs w:val="20"/>
                      <w:highlight w:val="white"/>
                    </w:rPr>
                  </w:pPr>
                </w:p>
                <w:p w14:paraId="28452169" w14:textId="77777777" w:rsidR="00447BB3" w:rsidRPr="00447BB3" w:rsidRDefault="00447BB3" w:rsidP="00BF26FA">
                  <w:pPr>
                    <w:rPr>
                      <w:sz w:val="20"/>
                      <w:szCs w:val="20"/>
                    </w:rPr>
                  </w:pPr>
                </w:p>
              </w:txbxContent>
            </v:textbox>
          </v:rect>
        </w:pict>
      </w:r>
    </w:p>
    <w:p w14:paraId="21FC4CD0" w14:textId="77777777" w:rsidR="00447BB3" w:rsidRPr="00447BB3" w:rsidRDefault="00447BB3" w:rsidP="00447BB3"/>
    <w:p w14:paraId="267C8717" w14:textId="77777777" w:rsidR="00447BB3" w:rsidRPr="00447BB3" w:rsidRDefault="00447BB3" w:rsidP="00447BB3"/>
    <w:p w14:paraId="36358A56" w14:textId="77777777" w:rsidR="00447BB3" w:rsidRPr="00447BB3" w:rsidRDefault="00447BB3" w:rsidP="00447BB3"/>
    <w:p w14:paraId="50D92C05" w14:textId="77777777" w:rsidR="00447BB3" w:rsidRPr="00447BB3" w:rsidRDefault="00447BB3" w:rsidP="00447BB3"/>
    <w:p w14:paraId="161A133C" w14:textId="77777777" w:rsidR="00447BB3" w:rsidRPr="00447BB3" w:rsidRDefault="00447BB3" w:rsidP="00447BB3"/>
    <w:p w14:paraId="72F21943" w14:textId="77777777" w:rsidR="00447BB3" w:rsidRPr="00447BB3" w:rsidRDefault="00447BB3" w:rsidP="00447BB3"/>
    <w:p w14:paraId="7E9E7633" w14:textId="77777777" w:rsidR="00447BB3" w:rsidRPr="00447BB3" w:rsidRDefault="00447BB3" w:rsidP="00447BB3"/>
    <w:p w14:paraId="7249FFF5" w14:textId="77777777" w:rsidR="00447BB3" w:rsidRPr="00447BB3" w:rsidRDefault="00447BB3" w:rsidP="00447BB3"/>
    <w:p w14:paraId="7B291AE4" w14:textId="77777777" w:rsidR="00447BB3" w:rsidRPr="00447BB3" w:rsidRDefault="00447BB3" w:rsidP="00447BB3"/>
    <w:p w14:paraId="6E1B2171" w14:textId="77777777" w:rsidR="00447BB3" w:rsidRPr="00447BB3" w:rsidRDefault="00447BB3" w:rsidP="00447BB3"/>
    <w:p w14:paraId="7B3503BE" w14:textId="77777777" w:rsidR="00447BB3" w:rsidRPr="00447BB3" w:rsidRDefault="00447BB3" w:rsidP="00447BB3"/>
    <w:p w14:paraId="3DFB7281" w14:textId="77777777" w:rsidR="00447BB3" w:rsidRPr="00447BB3" w:rsidRDefault="00447BB3" w:rsidP="00447BB3"/>
    <w:p w14:paraId="186E2120" w14:textId="77777777" w:rsidR="00447BB3" w:rsidRPr="00447BB3" w:rsidRDefault="00447BB3" w:rsidP="00447BB3"/>
    <w:p w14:paraId="27486A08" w14:textId="77777777" w:rsidR="00447BB3" w:rsidRPr="00447BB3" w:rsidRDefault="00447BB3" w:rsidP="00447BB3"/>
    <w:p w14:paraId="6443BF71" w14:textId="77777777" w:rsidR="00447BB3" w:rsidRPr="00447BB3" w:rsidRDefault="00447BB3" w:rsidP="00447BB3"/>
    <w:p w14:paraId="23A1A4ED" w14:textId="77777777" w:rsidR="00447BB3" w:rsidRPr="00447BB3" w:rsidRDefault="00447BB3" w:rsidP="00447BB3"/>
    <w:p w14:paraId="53946C9F" w14:textId="77777777" w:rsidR="00447BB3" w:rsidRPr="00447BB3" w:rsidRDefault="00447BB3" w:rsidP="00447BB3"/>
    <w:p w14:paraId="2FCE519A" w14:textId="77777777" w:rsidR="00447BB3" w:rsidRPr="00447BB3" w:rsidRDefault="00447BB3" w:rsidP="00447BB3"/>
    <w:p w14:paraId="14FA3E4C" w14:textId="77777777" w:rsidR="00447BB3" w:rsidRPr="00447BB3" w:rsidRDefault="00447BB3" w:rsidP="00447BB3"/>
    <w:p w14:paraId="04357BBB" w14:textId="77777777" w:rsidR="00447BB3" w:rsidRPr="00447BB3" w:rsidRDefault="00447BB3" w:rsidP="00447BB3"/>
    <w:p w14:paraId="1507805A" w14:textId="77777777" w:rsidR="00447BB3" w:rsidRPr="00447BB3" w:rsidRDefault="00447BB3" w:rsidP="00447BB3"/>
    <w:p w14:paraId="64004F4F" w14:textId="77777777" w:rsidR="00447BB3" w:rsidRDefault="00447BB3" w:rsidP="00447BB3"/>
    <w:p w14:paraId="4F0F1CAE" w14:textId="20FFCDB4" w:rsidR="00447BB3" w:rsidRDefault="00447BB3" w:rsidP="00447BB3">
      <w:pPr>
        <w:jc w:val="center"/>
      </w:pPr>
      <w:r>
        <w:rPr>
          <w:noProof/>
        </w:rPr>
        <w:drawing>
          <wp:inline distT="0" distB="0" distL="0" distR="0" wp14:anchorId="10834710" wp14:editId="1D538242">
            <wp:extent cx="3466769" cy="2420182"/>
            <wp:effectExtent l="0" t="0" r="0" b="0"/>
            <wp:docPr id="658156692" name="Image 1" descr="Une image contenant texte, diagramme, capture d’écr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56692" name="Image 1" descr="Une image contenant texte, diagramme, capture d’écran, ligne&#10;&#10;Le contenu généré par l’IA peut être incorrect."/>
                    <pic:cNvPicPr/>
                  </pic:nvPicPr>
                  <pic:blipFill>
                    <a:blip r:embed="rId44"/>
                    <a:stretch>
                      <a:fillRect/>
                    </a:stretch>
                  </pic:blipFill>
                  <pic:spPr>
                    <a:xfrm>
                      <a:off x="0" y="0"/>
                      <a:ext cx="3499686" cy="2443162"/>
                    </a:xfrm>
                    <a:prstGeom prst="rect">
                      <a:avLst/>
                    </a:prstGeom>
                  </pic:spPr>
                </pic:pic>
              </a:graphicData>
            </a:graphic>
          </wp:inline>
        </w:drawing>
      </w:r>
      <w:r>
        <w:br w:type="page"/>
      </w:r>
    </w:p>
    <w:p w14:paraId="65B5AED3" w14:textId="5037717E" w:rsidR="00447BB3" w:rsidRPr="00447BB3" w:rsidRDefault="00000000" w:rsidP="00723A6F">
      <w:r>
        <w:rPr>
          <w:noProof/>
        </w:rPr>
        <w:lastRenderedPageBreak/>
        <w:pict w14:anchorId="593A876A">
          <v:rect id="_x0000_s2234" style="position:absolute;margin-left:-2.65pt;margin-top:-.2pt;width:487.1pt;height:4in;z-index:251695104" fillcolor="#f2f2f2 [3052]">
            <v:textbox style="mso-next-textbox:#_x0000_s2234">
              <w:txbxContent>
                <w:p w14:paraId="3A2393A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FF"/>
                      <w:highlight w:val="white"/>
                    </w:rPr>
                    <w:t>import</w:t>
                  </w:r>
                  <w:r>
                    <w:rPr>
                      <w:rFonts w:ascii="Leelawadee UI" w:hAnsi="Leelawadee UI" w:cs="Leelawadee UI"/>
                      <w:color w:val="000000"/>
                      <w:highlight w:val="white"/>
                    </w:rPr>
                    <w:t xml:space="preserve"> matplotlib</w:t>
                  </w:r>
                  <w:r>
                    <w:rPr>
                      <w:rFonts w:ascii="Leelawadee UI" w:hAnsi="Leelawadee UI" w:cs="Leelawadee UI"/>
                      <w:b/>
                      <w:bCs/>
                      <w:color w:val="000080"/>
                      <w:highlight w:val="white"/>
                    </w:rPr>
                    <w:t>.</w:t>
                  </w:r>
                  <w:r>
                    <w:rPr>
                      <w:rFonts w:ascii="Leelawadee UI" w:hAnsi="Leelawadee UI" w:cs="Leelawadee UI"/>
                      <w:color w:val="FF8000"/>
                      <w:highlight w:val="white"/>
                    </w:rPr>
                    <w:t>pyplot</w:t>
                  </w:r>
                  <w:r>
                    <w:rPr>
                      <w:rFonts w:ascii="Leelawadee UI" w:hAnsi="Leelawadee UI" w:cs="Leelawadee UI"/>
                      <w:color w:val="000000"/>
                      <w:highlight w:val="white"/>
                    </w:rPr>
                    <w:t xml:space="preserve"> </w:t>
                  </w:r>
                  <w:r>
                    <w:rPr>
                      <w:rFonts w:ascii="Leelawadee UI" w:hAnsi="Leelawadee UI" w:cs="Leelawadee UI"/>
                      <w:b/>
                      <w:bCs/>
                      <w:color w:val="0000FF"/>
                      <w:highlight w:val="white"/>
                    </w:rPr>
                    <w:t>as</w:t>
                  </w:r>
                  <w:r>
                    <w:rPr>
                      <w:rFonts w:ascii="Leelawadee UI" w:hAnsi="Leelawadee UI" w:cs="Leelawadee UI"/>
                      <w:color w:val="000000"/>
                      <w:highlight w:val="white"/>
                    </w:rPr>
                    <w:t xml:space="preserve"> plt</w:t>
                  </w:r>
                </w:p>
                <w:p w14:paraId="01E387FF"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b/>
                      <w:bCs/>
                      <w:color w:val="0000FF"/>
                      <w:highlight w:val="white"/>
                    </w:rPr>
                    <w:t>from</w:t>
                  </w:r>
                  <w:r>
                    <w:rPr>
                      <w:rFonts w:ascii="Leelawadee UI" w:hAnsi="Leelawadee UI" w:cs="Leelawadee UI"/>
                      <w:color w:val="000000"/>
                      <w:highlight w:val="white"/>
                    </w:rPr>
                    <w:t xml:space="preserve"> wordcloud </w:t>
                  </w:r>
                  <w:r>
                    <w:rPr>
                      <w:rFonts w:ascii="Leelawadee UI" w:hAnsi="Leelawadee UI" w:cs="Leelawadee UI"/>
                      <w:b/>
                      <w:bCs/>
                      <w:color w:val="0000FF"/>
                      <w:highlight w:val="white"/>
                    </w:rPr>
                    <w:t>import</w:t>
                  </w:r>
                  <w:r>
                    <w:rPr>
                      <w:rFonts w:ascii="Leelawadee UI" w:hAnsi="Leelawadee UI" w:cs="Leelawadee UI"/>
                      <w:color w:val="000000"/>
                      <w:highlight w:val="white"/>
                    </w:rPr>
                    <w:t xml:space="preserve"> WordCloud</w:t>
                  </w:r>
                </w:p>
                <w:p w14:paraId="10E4EDEC"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398837A0"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Data for "Impact client"</w:t>
                  </w:r>
                </w:p>
                <w:p w14:paraId="39CACB25"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impact_client_data </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b/>
                      <w:bCs/>
                      <w:color w:val="000080"/>
                      <w:highlight w:val="white"/>
                    </w:rPr>
                    <w:t>{</w:t>
                  </w:r>
                </w:p>
                <w:p w14:paraId="33E01200"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"Transparence"</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65</w:t>
                  </w:r>
                  <w:r>
                    <w:rPr>
                      <w:rFonts w:ascii="Leelawadee UI" w:hAnsi="Leelawadee UI" w:cs="Leelawadee UI"/>
                      <w:b/>
                      <w:bCs/>
                      <w:color w:val="000080"/>
                      <w:highlight w:val="white"/>
                    </w:rPr>
                    <w:t>,</w:t>
                  </w:r>
                </w:p>
                <w:p w14:paraId="361F4F6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"Sécurité des données"</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70</w:t>
                  </w:r>
                  <w:r>
                    <w:rPr>
                      <w:rFonts w:ascii="Leelawadee UI" w:hAnsi="Leelawadee UI" w:cs="Leelawadee UI"/>
                      <w:b/>
                      <w:bCs/>
                      <w:color w:val="000080"/>
                      <w:highlight w:val="white"/>
                    </w:rPr>
                    <w:t>,</w:t>
                  </w:r>
                </w:p>
                <w:p w14:paraId="6A354415"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"Conformité RGPD"</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85</w:t>
                  </w:r>
                  <w:r>
                    <w:rPr>
                      <w:rFonts w:ascii="Leelawadee UI" w:hAnsi="Leelawadee UI" w:cs="Leelawadee UI"/>
                      <w:b/>
                      <w:bCs/>
                      <w:color w:val="000080"/>
                      <w:highlight w:val="white"/>
                    </w:rPr>
                    <w:t>,</w:t>
                  </w:r>
                </w:p>
                <w:p w14:paraId="1881BF89"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"Communication efficace"</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70</w:t>
                  </w:r>
                </w:p>
                <w:p w14:paraId="449D9F7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b/>
                      <w:bCs/>
                      <w:color w:val="000080"/>
                      <w:highlight w:val="white"/>
                    </w:rPr>
                    <w:t>}</w:t>
                  </w:r>
                </w:p>
                <w:p w14:paraId="6DFAA67D"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43D1ED97"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Create bar chart for "Impact client"</w:t>
                  </w:r>
                </w:p>
                <w:p w14:paraId="67948E26"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figure</w:t>
                  </w:r>
                  <w:r>
                    <w:rPr>
                      <w:rFonts w:ascii="Leelawadee UI" w:hAnsi="Leelawadee UI" w:cs="Leelawadee UI"/>
                      <w:b/>
                      <w:bCs/>
                      <w:color w:val="000080"/>
                      <w:highlight w:val="white"/>
                    </w:rPr>
                    <w:t>(</w:t>
                  </w:r>
                  <w:r>
                    <w:rPr>
                      <w:rFonts w:ascii="Leelawadee UI" w:hAnsi="Leelawadee UI" w:cs="Leelawadee UI"/>
                      <w:color w:val="000000"/>
                      <w:highlight w:val="white"/>
                    </w:rPr>
                    <w:t>figsize</w:t>
                  </w:r>
                  <w:r>
                    <w:rPr>
                      <w:rFonts w:ascii="Leelawadee UI" w:hAnsi="Leelawadee UI" w:cs="Leelawadee UI"/>
                      <w:b/>
                      <w:bCs/>
                      <w:color w:val="000080"/>
                      <w:highlight w:val="white"/>
                    </w:rPr>
                    <w:t>=(</w:t>
                  </w:r>
                  <w:r>
                    <w:rPr>
                      <w:rFonts w:ascii="Leelawadee UI" w:hAnsi="Leelawadee UI" w:cs="Leelawadee UI"/>
                      <w:color w:val="FF0000"/>
                      <w:highlight w:val="white"/>
                    </w:rPr>
                    <w:t>8</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5</w:t>
                  </w:r>
                  <w:r>
                    <w:rPr>
                      <w:rFonts w:ascii="Leelawadee UI" w:hAnsi="Leelawadee UI" w:cs="Leelawadee UI"/>
                      <w:b/>
                      <w:bCs/>
                      <w:color w:val="000080"/>
                      <w:highlight w:val="white"/>
                    </w:rPr>
                    <w:t>))</w:t>
                  </w:r>
                </w:p>
                <w:p w14:paraId="491E2EE8"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bar</w:t>
                  </w:r>
                  <w:r>
                    <w:rPr>
                      <w:rFonts w:ascii="Leelawadee UI" w:hAnsi="Leelawadee UI" w:cs="Leelawadee UI"/>
                      <w:b/>
                      <w:bCs/>
                      <w:color w:val="000080"/>
                      <w:highlight w:val="white"/>
                    </w:rPr>
                    <w:t>(</w:t>
                  </w:r>
                  <w:r>
                    <w:rPr>
                      <w:rFonts w:ascii="Leelawadee UI" w:hAnsi="Leelawadee UI" w:cs="Leelawadee UI"/>
                      <w:color w:val="000000"/>
                      <w:highlight w:val="white"/>
                    </w:rPr>
                    <w:t>impact_client_data</w:t>
                  </w:r>
                  <w:r>
                    <w:rPr>
                      <w:rFonts w:ascii="Leelawadee UI" w:hAnsi="Leelawadee UI" w:cs="Leelawadee UI"/>
                      <w:b/>
                      <w:bCs/>
                      <w:color w:val="000080"/>
                      <w:highlight w:val="white"/>
                    </w:rPr>
                    <w:t>.</w:t>
                  </w:r>
                  <w:r>
                    <w:rPr>
                      <w:rFonts w:ascii="Leelawadee UI" w:hAnsi="Leelawadee UI" w:cs="Leelawadee UI"/>
                      <w:color w:val="FF8000"/>
                      <w:highlight w:val="white"/>
                    </w:rPr>
                    <w:t>keys</w:t>
                  </w:r>
                  <w:r>
                    <w:rPr>
                      <w:rFonts w:ascii="Leelawadee UI" w:hAnsi="Leelawadee UI" w:cs="Leelawadee UI"/>
                      <w:b/>
                      <w:bCs/>
                      <w:color w:val="000080"/>
                      <w:highlight w:val="white"/>
                    </w:rPr>
                    <w:t>(),</w:t>
                  </w:r>
                  <w:r>
                    <w:rPr>
                      <w:rFonts w:ascii="Leelawadee UI" w:hAnsi="Leelawadee UI" w:cs="Leelawadee UI"/>
                      <w:color w:val="000000"/>
                      <w:highlight w:val="white"/>
                    </w:rPr>
                    <w:t xml:space="preserve"> impact_client_data</w:t>
                  </w:r>
                  <w:r>
                    <w:rPr>
                      <w:rFonts w:ascii="Leelawadee UI" w:hAnsi="Leelawadee UI" w:cs="Leelawadee UI"/>
                      <w:b/>
                      <w:bCs/>
                      <w:color w:val="000080"/>
                      <w:highlight w:val="white"/>
                    </w:rPr>
                    <w:t>.</w:t>
                  </w:r>
                  <w:r>
                    <w:rPr>
                      <w:rFonts w:ascii="Leelawadee UI" w:hAnsi="Leelawadee UI" w:cs="Leelawadee UI"/>
                      <w:color w:val="FF8000"/>
                      <w:highlight w:val="white"/>
                    </w:rPr>
                    <w:t>values</w:t>
                  </w:r>
                  <w:r>
                    <w:rPr>
                      <w:rFonts w:ascii="Leelawadee UI" w:hAnsi="Leelawadee UI" w:cs="Leelawadee UI"/>
                      <w:b/>
                      <w:bCs/>
                      <w:color w:val="000080"/>
                      <w:highlight w:val="white"/>
                    </w:rPr>
                    <w:t>(),</w:t>
                  </w:r>
                  <w:r>
                    <w:rPr>
                      <w:rFonts w:ascii="Leelawadee UI" w:hAnsi="Leelawadee UI" w:cs="Leelawadee UI"/>
                      <w:color w:val="000000"/>
                      <w:highlight w:val="white"/>
                    </w:rPr>
                    <w:t xml:space="preserve"> color</w:t>
                  </w:r>
                  <w:r>
                    <w:rPr>
                      <w:rFonts w:ascii="Leelawadee UI" w:hAnsi="Leelawadee UI" w:cs="Leelawadee UI"/>
                      <w:b/>
                      <w:bCs/>
                      <w:color w:val="000080"/>
                      <w:highlight w:val="white"/>
                    </w:rPr>
                    <w:t>=</w:t>
                  </w:r>
                  <w:r>
                    <w:rPr>
                      <w:rFonts w:ascii="Leelawadee UI" w:hAnsi="Leelawadee UI" w:cs="Leelawadee UI"/>
                      <w:color w:val="808080"/>
                      <w:highlight w:val="white"/>
                    </w:rPr>
                    <w:t>'skyblue'</w:t>
                  </w:r>
                  <w:r>
                    <w:rPr>
                      <w:rFonts w:ascii="Leelawadee UI" w:hAnsi="Leelawadee UI" w:cs="Leelawadee UI"/>
                      <w:b/>
                      <w:bCs/>
                      <w:color w:val="000080"/>
                      <w:highlight w:val="white"/>
                    </w:rPr>
                    <w:t>)</w:t>
                  </w:r>
                </w:p>
                <w:p w14:paraId="25FA51B9"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title</w:t>
                  </w:r>
                  <w:r>
                    <w:rPr>
                      <w:rFonts w:ascii="Leelawadee UI" w:hAnsi="Leelawadee UI" w:cs="Leelawadee UI"/>
                      <w:b/>
                      <w:bCs/>
                      <w:color w:val="000080"/>
                      <w:highlight w:val="white"/>
                    </w:rPr>
                    <w:t>(</w:t>
                  </w:r>
                  <w:r>
                    <w:rPr>
                      <w:rFonts w:ascii="Leelawadee UI" w:hAnsi="Leelawadee UI" w:cs="Leelawadee UI"/>
                      <w:color w:val="808080"/>
                      <w:highlight w:val="white"/>
                    </w:rPr>
                    <w:t>"Impact perçu des pratiques de gestion des données sur la satisfaction client"</w:t>
                  </w:r>
                  <w:r>
                    <w:rPr>
                      <w:rFonts w:ascii="Leelawadee UI" w:hAnsi="Leelawadee UI" w:cs="Leelawadee UI"/>
                      <w:b/>
                      <w:bCs/>
                      <w:color w:val="000080"/>
                      <w:highlight w:val="white"/>
                    </w:rPr>
                    <w:t>)</w:t>
                  </w:r>
                </w:p>
                <w:p w14:paraId="0F1DFF13"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xlabel</w:t>
                  </w:r>
                  <w:r>
                    <w:rPr>
                      <w:rFonts w:ascii="Leelawadee UI" w:hAnsi="Leelawadee UI" w:cs="Leelawadee UI"/>
                      <w:b/>
                      <w:bCs/>
                      <w:color w:val="000080"/>
                      <w:highlight w:val="white"/>
                    </w:rPr>
                    <w:t>(</w:t>
                  </w:r>
                  <w:r>
                    <w:rPr>
                      <w:rFonts w:ascii="Leelawadee UI" w:hAnsi="Leelawadee UI" w:cs="Leelawadee UI"/>
                      <w:color w:val="808080"/>
                      <w:highlight w:val="white"/>
                    </w:rPr>
                    <w:t>"Aspects des pratiques de gestion des données"</w:t>
                  </w:r>
                  <w:r>
                    <w:rPr>
                      <w:rFonts w:ascii="Leelawadee UI" w:hAnsi="Leelawadee UI" w:cs="Leelawadee UI"/>
                      <w:b/>
                      <w:bCs/>
                      <w:color w:val="000080"/>
                      <w:highlight w:val="white"/>
                    </w:rPr>
                    <w:t>)</w:t>
                  </w:r>
                </w:p>
                <w:p w14:paraId="0CCF3FB7"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ylabel</w:t>
                  </w:r>
                  <w:r>
                    <w:rPr>
                      <w:rFonts w:ascii="Leelawadee UI" w:hAnsi="Leelawadee UI" w:cs="Leelawadee UI"/>
                      <w:b/>
                      <w:bCs/>
                      <w:color w:val="000080"/>
                      <w:highlight w:val="white"/>
                    </w:rPr>
                    <w:t>(</w:t>
                  </w:r>
                  <w:r>
                    <w:rPr>
                      <w:rFonts w:ascii="Leelawadee UI" w:hAnsi="Leelawadee UI" w:cs="Leelawadee UI"/>
                      <w:color w:val="808080"/>
                      <w:highlight w:val="white"/>
                    </w:rPr>
                    <w:t>"Pourcentage de réponses (%)"</w:t>
                  </w:r>
                  <w:r>
                    <w:rPr>
                      <w:rFonts w:ascii="Leelawadee UI" w:hAnsi="Leelawadee UI" w:cs="Leelawadee UI"/>
                      <w:b/>
                      <w:bCs/>
                      <w:color w:val="000080"/>
                      <w:highlight w:val="white"/>
                    </w:rPr>
                    <w:t>)</w:t>
                  </w:r>
                </w:p>
                <w:p w14:paraId="05CC11B9" w14:textId="77777777" w:rsidR="00723A6F" w:rsidRPr="00EC1DCA" w:rsidRDefault="00723A6F">
                  <w:pPr>
                    <w:widowControl w:val="0"/>
                    <w:autoSpaceDE w:val="0"/>
                    <w:autoSpaceDN w:val="0"/>
                    <w:adjustRightInd w:val="0"/>
                    <w:spacing w:after="0" w:line="240" w:lineRule="auto"/>
                    <w:rPr>
                      <w:rFonts w:ascii="Leelawadee UI" w:hAnsi="Leelawadee UI" w:cs="Leelawadee UI"/>
                      <w:color w:val="000000"/>
                      <w:highlight w:val="white"/>
                      <w:lang w:val="it-IT"/>
                    </w:rPr>
                  </w:pPr>
                  <w:r w:rsidRPr="00EC1DCA">
                    <w:rPr>
                      <w:rFonts w:ascii="Leelawadee UI" w:hAnsi="Leelawadee UI" w:cs="Leelawadee UI"/>
                      <w:color w:val="000000"/>
                      <w:highlight w:val="white"/>
                      <w:lang w:val="it-IT"/>
                    </w:rPr>
                    <w:t>plt</w:t>
                  </w:r>
                  <w:r w:rsidRPr="00EC1DCA">
                    <w:rPr>
                      <w:rFonts w:ascii="Leelawadee UI" w:hAnsi="Leelawadee UI" w:cs="Leelawadee UI"/>
                      <w:b/>
                      <w:bCs/>
                      <w:color w:val="000080"/>
                      <w:highlight w:val="white"/>
                      <w:lang w:val="it-IT"/>
                    </w:rPr>
                    <w:t>.</w:t>
                  </w:r>
                  <w:r w:rsidRPr="00EC1DCA">
                    <w:rPr>
                      <w:rFonts w:ascii="Leelawadee UI" w:hAnsi="Leelawadee UI" w:cs="Leelawadee UI"/>
                      <w:color w:val="FF8000"/>
                      <w:highlight w:val="white"/>
                      <w:lang w:val="it-IT"/>
                    </w:rPr>
                    <w:t>xticks</w:t>
                  </w:r>
                  <w:r w:rsidRPr="00EC1DCA">
                    <w:rPr>
                      <w:rFonts w:ascii="Leelawadee UI" w:hAnsi="Leelawadee UI" w:cs="Leelawadee UI"/>
                      <w:b/>
                      <w:bCs/>
                      <w:color w:val="000080"/>
                      <w:highlight w:val="white"/>
                      <w:lang w:val="it-IT"/>
                    </w:rPr>
                    <w:t>(</w:t>
                  </w:r>
                  <w:r w:rsidRPr="00EC1DCA">
                    <w:rPr>
                      <w:rFonts w:ascii="Leelawadee UI" w:hAnsi="Leelawadee UI" w:cs="Leelawadee UI"/>
                      <w:color w:val="000000"/>
                      <w:highlight w:val="white"/>
                      <w:lang w:val="it-IT"/>
                    </w:rPr>
                    <w:t>rotation</w:t>
                  </w:r>
                  <w:r w:rsidRPr="00EC1DCA">
                    <w:rPr>
                      <w:rFonts w:ascii="Leelawadee UI" w:hAnsi="Leelawadee UI" w:cs="Leelawadee UI"/>
                      <w:b/>
                      <w:bCs/>
                      <w:color w:val="000080"/>
                      <w:highlight w:val="white"/>
                      <w:lang w:val="it-IT"/>
                    </w:rPr>
                    <w:t>=</w:t>
                  </w:r>
                  <w:r w:rsidRPr="00EC1DCA">
                    <w:rPr>
                      <w:rFonts w:ascii="Leelawadee UI" w:hAnsi="Leelawadee UI" w:cs="Leelawadee UI"/>
                      <w:color w:val="FF0000"/>
                      <w:highlight w:val="white"/>
                      <w:lang w:val="it-IT"/>
                    </w:rPr>
                    <w:t>45</w:t>
                  </w:r>
                  <w:r w:rsidRPr="00EC1DCA">
                    <w:rPr>
                      <w:rFonts w:ascii="Leelawadee UI" w:hAnsi="Leelawadee UI" w:cs="Leelawadee UI"/>
                      <w:b/>
                      <w:bCs/>
                      <w:color w:val="000080"/>
                      <w:highlight w:val="white"/>
                      <w:lang w:val="it-IT"/>
                    </w:rPr>
                    <w:t>,</w:t>
                  </w:r>
                  <w:r w:rsidRPr="00EC1DCA">
                    <w:rPr>
                      <w:rFonts w:ascii="Leelawadee UI" w:hAnsi="Leelawadee UI" w:cs="Leelawadee UI"/>
                      <w:color w:val="000000"/>
                      <w:highlight w:val="white"/>
                      <w:lang w:val="it-IT"/>
                    </w:rPr>
                    <w:t xml:space="preserve"> ha</w:t>
                  </w:r>
                  <w:r w:rsidRPr="00EC1DCA">
                    <w:rPr>
                      <w:rFonts w:ascii="Leelawadee UI" w:hAnsi="Leelawadee UI" w:cs="Leelawadee UI"/>
                      <w:b/>
                      <w:bCs/>
                      <w:color w:val="000080"/>
                      <w:highlight w:val="white"/>
                      <w:lang w:val="it-IT"/>
                    </w:rPr>
                    <w:t>=</w:t>
                  </w:r>
                  <w:r w:rsidRPr="00EC1DCA">
                    <w:rPr>
                      <w:rFonts w:ascii="Leelawadee UI" w:hAnsi="Leelawadee UI" w:cs="Leelawadee UI"/>
                      <w:color w:val="808080"/>
                      <w:highlight w:val="white"/>
                      <w:lang w:val="it-IT"/>
                    </w:rPr>
                    <w:t>"right"</w:t>
                  </w:r>
                  <w:r w:rsidRPr="00EC1DCA">
                    <w:rPr>
                      <w:rFonts w:ascii="Leelawadee UI" w:hAnsi="Leelawadee UI" w:cs="Leelawadee UI"/>
                      <w:b/>
                      <w:bCs/>
                      <w:color w:val="000080"/>
                      <w:highlight w:val="white"/>
                      <w:lang w:val="it-IT"/>
                    </w:rPr>
                    <w:t>)</w:t>
                  </w:r>
                </w:p>
                <w:p w14:paraId="00D08934"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tight_layout</w:t>
                  </w:r>
                  <w:r>
                    <w:rPr>
                      <w:rFonts w:ascii="Leelawadee UI" w:hAnsi="Leelawadee UI" w:cs="Leelawadee UI"/>
                      <w:b/>
                      <w:bCs/>
                      <w:color w:val="000080"/>
                      <w:highlight w:val="white"/>
                    </w:rPr>
                    <w:t>()</w:t>
                  </w:r>
                </w:p>
                <w:p w14:paraId="5B2C3CB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show</w:t>
                  </w:r>
                  <w:r>
                    <w:rPr>
                      <w:rFonts w:ascii="Leelawadee UI" w:hAnsi="Leelawadee UI" w:cs="Leelawadee UI"/>
                      <w:b/>
                      <w:bCs/>
                      <w:color w:val="000080"/>
                      <w:highlight w:val="white"/>
                    </w:rPr>
                    <w:t>()</w:t>
                  </w:r>
                </w:p>
                <w:p w14:paraId="4B216A55"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5BF912DF"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Interpretation for "Impact client"</w:t>
                  </w:r>
                </w:p>
                <w:p w14:paraId="7D55E699"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000000"/>
                      <w:highlight w:val="white"/>
                    </w:rPr>
                    <w:t xml:space="preserve">impact_client_interpretation </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8000"/>
                      <w:highlight w:val="white"/>
                    </w:rPr>
                    <w:t>"""</w:t>
                  </w:r>
                </w:p>
                <w:p w14:paraId="637C89DE"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Le graphique montre que la conformité au RGPD (85 %) est l'élément le plus largement perçu comme renforçant la confiance client.</w:t>
                  </w:r>
                </w:p>
                <w:p w14:paraId="3BC20774"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 xml:space="preserve">La sécurité des données (70 %) et la transparence dans l’utilisation des données (65 %) sont également des aspects performants, </w:t>
                  </w:r>
                </w:p>
                <w:p w14:paraId="1DA4C602"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 xml:space="preserve">confirmant une forte alignement des pratiques avec les attentes. La communication efficace, bien qu'évaluée positivement à 70 %, </w:t>
                  </w:r>
                </w:p>
                <w:p w14:paraId="554CFE89"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reste un point où des perceptions qualitatives critiques subsistent.</w:t>
                  </w:r>
                </w:p>
                <w:p w14:paraId="05CDB660"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FF8000"/>
                      <w:highlight w:val="white"/>
                    </w:rPr>
                    <w:t>"""</w:t>
                  </w:r>
                </w:p>
                <w:p w14:paraId="3FDA23DE"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2E9ECED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Data for "Avenir et innovation" - words from interviews</w:t>
                  </w:r>
                </w:p>
                <w:p w14:paraId="1D711998"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avenir_innovation_words </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b/>
                      <w:bCs/>
                      <w:color w:val="000080"/>
                      <w:highlight w:val="white"/>
                    </w:rPr>
                    <w:t>[</w:t>
                  </w:r>
                </w:p>
                <w:p w14:paraId="16EFA4C1"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"IA"</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"blockchain"</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"anonymisation"</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"cybersécurité"</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"cloud"</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"transparence"</w:t>
                  </w:r>
                  <w:r>
                    <w:rPr>
                      <w:rFonts w:ascii="Leelawadee UI" w:hAnsi="Leelawadee UI" w:cs="Leelawadee UI"/>
                      <w:b/>
                      <w:bCs/>
                      <w:color w:val="000080"/>
                      <w:highlight w:val="white"/>
                    </w:rPr>
                    <w:t>,</w:t>
                  </w:r>
                </w:p>
                <w:p w14:paraId="02902D00"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    </w:t>
                  </w:r>
                  <w:r>
                    <w:rPr>
                      <w:rFonts w:ascii="Leelawadee UI" w:hAnsi="Leelawadee UI" w:cs="Leelawadee UI"/>
                      <w:color w:val="808080"/>
                      <w:highlight w:val="white"/>
                    </w:rPr>
                    <w:t>"RGPD"</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"données"</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"technologies"</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"clients"</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"protection"</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808080"/>
                      <w:highlight w:val="white"/>
                    </w:rPr>
                    <w:t>"innovations"</w:t>
                  </w:r>
                </w:p>
                <w:p w14:paraId="701B04E8"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b/>
                      <w:bCs/>
                      <w:color w:val="000080"/>
                      <w:highlight w:val="white"/>
                    </w:rPr>
                    <w:t>]</w:t>
                  </w:r>
                </w:p>
                <w:p w14:paraId="5798230E"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0285BAB7"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Create word cloud for "Avenir et innovation"</w:t>
                  </w:r>
                </w:p>
                <w:p w14:paraId="5F589DCD"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 xml:space="preserve">wordcloud </w:t>
                  </w:r>
                  <w:r>
                    <w:rPr>
                      <w:rFonts w:ascii="Leelawadee UI" w:hAnsi="Leelawadee UI" w:cs="Leelawadee UI"/>
                      <w:b/>
                      <w:bCs/>
                      <w:color w:val="000080"/>
                      <w:highlight w:val="white"/>
                    </w:rPr>
                    <w:t>=</w:t>
                  </w:r>
                  <w:r>
                    <w:rPr>
                      <w:rFonts w:ascii="Leelawadee UI" w:hAnsi="Leelawadee UI" w:cs="Leelawadee UI"/>
                      <w:color w:val="000000"/>
                      <w:highlight w:val="white"/>
                    </w:rPr>
                    <w:t xml:space="preserve"> WordCloud</w:t>
                  </w:r>
                  <w:r>
                    <w:rPr>
                      <w:rFonts w:ascii="Leelawadee UI" w:hAnsi="Leelawadee UI" w:cs="Leelawadee UI"/>
                      <w:b/>
                      <w:bCs/>
                      <w:color w:val="000080"/>
                      <w:highlight w:val="white"/>
                    </w:rPr>
                    <w:t>(</w:t>
                  </w:r>
                  <w:r>
                    <w:rPr>
                      <w:rFonts w:ascii="Leelawadee UI" w:hAnsi="Leelawadee UI" w:cs="Leelawadee UI"/>
                      <w:color w:val="000000"/>
                      <w:highlight w:val="white"/>
                    </w:rPr>
                    <w:t>width</w:t>
                  </w:r>
                  <w:r>
                    <w:rPr>
                      <w:rFonts w:ascii="Leelawadee UI" w:hAnsi="Leelawadee UI" w:cs="Leelawadee UI"/>
                      <w:b/>
                      <w:bCs/>
                      <w:color w:val="000080"/>
                      <w:highlight w:val="white"/>
                    </w:rPr>
                    <w:t>=</w:t>
                  </w:r>
                  <w:r>
                    <w:rPr>
                      <w:rFonts w:ascii="Leelawadee UI" w:hAnsi="Leelawadee UI" w:cs="Leelawadee UI"/>
                      <w:color w:val="FF0000"/>
                      <w:highlight w:val="white"/>
                    </w:rPr>
                    <w:t>800</w:t>
                  </w:r>
                  <w:r>
                    <w:rPr>
                      <w:rFonts w:ascii="Leelawadee UI" w:hAnsi="Leelawadee UI" w:cs="Leelawadee UI"/>
                      <w:b/>
                      <w:bCs/>
                      <w:color w:val="000080"/>
                      <w:highlight w:val="white"/>
                    </w:rPr>
                    <w:t>,</w:t>
                  </w:r>
                  <w:r>
                    <w:rPr>
                      <w:rFonts w:ascii="Leelawadee UI" w:hAnsi="Leelawadee UI" w:cs="Leelawadee UI"/>
                      <w:color w:val="000000"/>
                      <w:highlight w:val="white"/>
                    </w:rPr>
                    <w:t xml:space="preserve"> height</w:t>
                  </w:r>
                  <w:r>
                    <w:rPr>
                      <w:rFonts w:ascii="Leelawadee UI" w:hAnsi="Leelawadee UI" w:cs="Leelawadee UI"/>
                      <w:b/>
                      <w:bCs/>
                      <w:color w:val="000080"/>
                      <w:highlight w:val="white"/>
                    </w:rPr>
                    <w:t>=</w:t>
                  </w:r>
                  <w:r>
                    <w:rPr>
                      <w:rFonts w:ascii="Leelawadee UI" w:hAnsi="Leelawadee UI" w:cs="Leelawadee UI"/>
                      <w:color w:val="FF0000"/>
                      <w:highlight w:val="white"/>
                    </w:rPr>
                    <w:t>400</w:t>
                  </w:r>
                  <w:r>
                    <w:rPr>
                      <w:rFonts w:ascii="Leelawadee UI" w:hAnsi="Leelawadee UI" w:cs="Leelawadee UI"/>
                      <w:b/>
                      <w:bCs/>
                      <w:color w:val="000080"/>
                      <w:highlight w:val="white"/>
                    </w:rPr>
                    <w:t>,</w:t>
                  </w:r>
                  <w:r>
                    <w:rPr>
                      <w:rFonts w:ascii="Leelawadee UI" w:hAnsi="Leelawadee UI" w:cs="Leelawadee UI"/>
                      <w:color w:val="000000"/>
                      <w:highlight w:val="white"/>
                    </w:rPr>
                    <w:t xml:space="preserve"> background_color</w:t>
                  </w:r>
                  <w:r>
                    <w:rPr>
                      <w:rFonts w:ascii="Leelawadee UI" w:hAnsi="Leelawadee UI" w:cs="Leelawadee UI"/>
                      <w:b/>
                      <w:bCs/>
                      <w:color w:val="000080"/>
                      <w:highlight w:val="white"/>
                    </w:rPr>
                    <w:t>=</w:t>
                  </w:r>
                  <w:r>
                    <w:rPr>
                      <w:rFonts w:ascii="Leelawadee UI" w:hAnsi="Leelawadee UI" w:cs="Leelawadee UI"/>
                      <w:color w:val="808080"/>
                      <w:highlight w:val="white"/>
                    </w:rPr>
                    <w:t>"white"</w:t>
                  </w:r>
                  <w:r>
                    <w:rPr>
                      <w:rFonts w:ascii="Leelawadee UI" w:hAnsi="Leelawadee UI" w:cs="Leelawadee UI"/>
                      <w:b/>
                      <w:bCs/>
                      <w:color w:val="000080"/>
                      <w:highlight w:val="white"/>
                    </w:rPr>
                    <w:t>).</w:t>
                  </w:r>
                  <w:r>
                    <w:rPr>
                      <w:rFonts w:ascii="Leelawadee UI" w:hAnsi="Leelawadee UI" w:cs="Leelawadee UI"/>
                      <w:color w:val="FF8000"/>
                      <w:highlight w:val="white"/>
                    </w:rPr>
                    <w:t>generate</w:t>
                  </w:r>
                  <w:r>
                    <w:rPr>
                      <w:rFonts w:ascii="Leelawadee UI" w:hAnsi="Leelawadee UI" w:cs="Leelawadee UI"/>
                      <w:b/>
                      <w:bCs/>
                      <w:color w:val="000080"/>
                      <w:highlight w:val="white"/>
                    </w:rPr>
                    <w:t>(</w:t>
                  </w:r>
                  <w:r>
                    <w:rPr>
                      <w:rFonts w:ascii="Leelawadee UI" w:hAnsi="Leelawadee UI" w:cs="Leelawadee UI"/>
                      <w:color w:val="808080"/>
                      <w:highlight w:val="white"/>
                    </w:rPr>
                    <w:t>" "</w:t>
                  </w:r>
                  <w:r>
                    <w:rPr>
                      <w:rFonts w:ascii="Leelawadee UI" w:hAnsi="Leelawadee UI" w:cs="Leelawadee UI"/>
                      <w:b/>
                      <w:bCs/>
                      <w:color w:val="000080"/>
                      <w:highlight w:val="white"/>
                    </w:rPr>
                    <w:t>.</w:t>
                  </w:r>
                  <w:r>
                    <w:rPr>
                      <w:rFonts w:ascii="Leelawadee UI" w:hAnsi="Leelawadee UI" w:cs="Leelawadee UI"/>
                      <w:color w:val="FF8000"/>
                      <w:highlight w:val="white"/>
                    </w:rPr>
                    <w:t>join</w:t>
                  </w:r>
                  <w:r>
                    <w:rPr>
                      <w:rFonts w:ascii="Leelawadee UI" w:hAnsi="Leelawadee UI" w:cs="Leelawadee UI"/>
                      <w:b/>
                      <w:bCs/>
                      <w:color w:val="000080"/>
                      <w:highlight w:val="white"/>
                    </w:rPr>
                    <w:t>(</w:t>
                  </w:r>
                  <w:r>
                    <w:rPr>
                      <w:rFonts w:ascii="Leelawadee UI" w:hAnsi="Leelawadee UI" w:cs="Leelawadee UI"/>
                      <w:color w:val="000000"/>
                      <w:highlight w:val="white"/>
                    </w:rPr>
                    <w:t>avenir_innovation_words</w:t>
                  </w:r>
                  <w:r>
                    <w:rPr>
                      <w:rFonts w:ascii="Leelawadee UI" w:hAnsi="Leelawadee UI" w:cs="Leelawadee UI"/>
                      <w:b/>
                      <w:bCs/>
                      <w:color w:val="000080"/>
                      <w:highlight w:val="white"/>
                    </w:rPr>
                    <w:t>))</w:t>
                  </w:r>
                </w:p>
                <w:p w14:paraId="65AA9877"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5CA7F9A6"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figure</w:t>
                  </w:r>
                  <w:r>
                    <w:rPr>
                      <w:rFonts w:ascii="Leelawadee UI" w:hAnsi="Leelawadee UI" w:cs="Leelawadee UI"/>
                      <w:b/>
                      <w:bCs/>
                      <w:color w:val="000080"/>
                      <w:highlight w:val="white"/>
                    </w:rPr>
                    <w:t>(</w:t>
                  </w:r>
                  <w:r>
                    <w:rPr>
                      <w:rFonts w:ascii="Leelawadee UI" w:hAnsi="Leelawadee UI" w:cs="Leelawadee UI"/>
                      <w:color w:val="000000"/>
                      <w:highlight w:val="white"/>
                    </w:rPr>
                    <w:t>figsize</w:t>
                  </w:r>
                  <w:r>
                    <w:rPr>
                      <w:rFonts w:ascii="Leelawadee UI" w:hAnsi="Leelawadee UI" w:cs="Leelawadee UI"/>
                      <w:b/>
                      <w:bCs/>
                      <w:color w:val="000080"/>
                      <w:highlight w:val="white"/>
                    </w:rPr>
                    <w:t>=(</w:t>
                  </w:r>
                  <w:r>
                    <w:rPr>
                      <w:rFonts w:ascii="Leelawadee UI" w:hAnsi="Leelawadee UI" w:cs="Leelawadee UI"/>
                      <w:color w:val="FF0000"/>
                      <w:highlight w:val="white"/>
                    </w:rPr>
                    <w:t>10</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0000"/>
                      <w:highlight w:val="white"/>
                    </w:rPr>
                    <w:t>5</w:t>
                  </w:r>
                  <w:r>
                    <w:rPr>
                      <w:rFonts w:ascii="Leelawadee UI" w:hAnsi="Leelawadee UI" w:cs="Leelawadee UI"/>
                      <w:b/>
                      <w:bCs/>
                      <w:color w:val="000080"/>
                      <w:highlight w:val="white"/>
                    </w:rPr>
                    <w:t>))</w:t>
                  </w:r>
                </w:p>
                <w:p w14:paraId="33214F24"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imshow</w:t>
                  </w:r>
                  <w:r>
                    <w:rPr>
                      <w:rFonts w:ascii="Leelawadee UI" w:hAnsi="Leelawadee UI" w:cs="Leelawadee UI"/>
                      <w:b/>
                      <w:bCs/>
                      <w:color w:val="000080"/>
                      <w:highlight w:val="white"/>
                    </w:rPr>
                    <w:t>(</w:t>
                  </w:r>
                  <w:r>
                    <w:rPr>
                      <w:rFonts w:ascii="Leelawadee UI" w:hAnsi="Leelawadee UI" w:cs="Leelawadee UI"/>
                      <w:color w:val="000000"/>
                      <w:highlight w:val="white"/>
                    </w:rPr>
                    <w:t>wordcloud</w:t>
                  </w:r>
                  <w:r>
                    <w:rPr>
                      <w:rFonts w:ascii="Leelawadee UI" w:hAnsi="Leelawadee UI" w:cs="Leelawadee UI"/>
                      <w:b/>
                      <w:bCs/>
                      <w:color w:val="000080"/>
                      <w:highlight w:val="white"/>
                    </w:rPr>
                    <w:t>,</w:t>
                  </w:r>
                  <w:r>
                    <w:rPr>
                      <w:rFonts w:ascii="Leelawadee UI" w:hAnsi="Leelawadee UI" w:cs="Leelawadee UI"/>
                      <w:color w:val="000000"/>
                      <w:highlight w:val="white"/>
                    </w:rPr>
                    <w:t xml:space="preserve"> interpolation</w:t>
                  </w:r>
                  <w:r>
                    <w:rPr>
                      <w:rFonts w:ascii="Leelawadee UI" w:hAnsi="Leelawadee UI" w:cs="Leelawadee UI"/>
                      <w:b/>
                      <w:bCs/>
                      <w:color w:val="000080"/>
                      <w:highlight w:val="white"/>
                    </w:rPr>
                    <w:t>=</w:t>
                  </w:r>
                  <w:r>
                    <w:rPr>
                      <w:rFonts w:ascii="Leelawadee UI" w:hAnsi="Leelawadee UI" w:cs="Leelawadee UI"/>
                      <w:color w:val="808080"/>
                      <w:highlight w:val="white"/>
                    </w:rPr>
                    <w:t>'bilinear'</w:t>
                  </w:r>
                  <w:r>
                    <w:rPr>
                      <w:rFonts w:ascii="Leelawadee UI" w:hAnsi="Leelawadee UI" w:cs="Leelawadee UI"/>
                      <w:b/>
                      <w:bCs/>
                      <w:color w:val="000080"/>
                      <w:highlight w:val="white"/>
                    </w:rPr>
                    <w:t>)</w:t>
                  </w:r>
                </w:p>
                <w:p w14:paraId="1FE5D8E5"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axis</w:t>
                  </w:r>
                  <w:r>
                    <w:rPr>
                      <w:rFonts w:ascii="Leelawadee UI" w:hAnsi="Leelawadee UI" w:cs="Leelawadee UI"/>
                      <w:b/>
                      <w:bCs/>
                      <w:color w:val="000080"/>
                      <w:highlight w:val="white"/>
                    </w:rPr>
                    <w:t>(</w:t>
                  </w:r>
                  <w:r>
                    <w:rPr>
                      <w:rFonts w:ascii="Leelawadee UI" w:hAnsi="Leelawadee UI" w:cs="Leelawadee UI"/>
                      <w:color w:val="808080"/>
                      <w:highlight w:val="white"/>
                    </w:rPr>
                    <w:t>"off"</w:t>
                  </w:r>
                  <w:r>
                    <w:rPr>
                      <w:rFonts w:ascii="Leelawadee UI" w:hAnsi="Leelawadee UI" w:cs="Leelawadee UI"/>
                      <w:b/>
                      <w:bCs/>
                      <w:color w:val="000080"/>
                      <w:highlight w:val="white"/>
                    </w:rPr>
                    <w:t>)</w:t>
                  </w:r>
                </w:p>
                <w:p w14:paraId="4FBE813D"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title</w:t>
                  </w:r>
                  <w:r>
                    <w:rPr>
                      <w:rFonts w:ascii="Leelawadee UI" w:hAnsi="Leelawadee UI" w:cs="Leelawadee UI"/>
                      <w:b/>
                      <w:bCs/>
                      <w:color w:val="000080"/>
                      <w:highlight w:val="white"/>
                    </w:rPr>
                    <w:t>(</w:t>
                  </w:r>
                  <w:r>
                    <w:rPr>
                      <w:rFonts w:ascii="Leelawadee UI" w:hAnsi="Leelawadee UI" w:cs="Leelawadee UI"/>
                      <w:color w:val="808080"/>
                      <w:highlight w:val="white"/>
                    </w:rPr>
                    <w:t>"Nuage de mots clés pour 'Avenir et innovation'"</w:t>
                  </w:r>
                  <w:r>
                    <w:rPr>
                      <w:rFonts w:ascii="Leelawadee UI" w:hAnsi="Leelawadee UI" w:cs="Leelawadee UI"/>
                      <w:b/>
                      <w:bCs/>
                      <w:color w:val="000080"/>
                      <w:highlight w:val="white"/>
                    </w:rPr>
                    <w:t>)</w:t>
                  </w:r>
                </w:p>
                <w:p w14:paraId="5A70D5E7"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plt</w:t>
                  </w:r>
                  <w:r>
                    <w:rPr>
                      <w:rFonts w:ascii="Leelawadee UI" w:hAnsi="Leelawadee UI" w:cs="Leelawadee UI"/>
                      <w:b/>
                      <w:bCs/>
                      <w:color w:val="000080"/>
                      <w:highlight w:val="white"/>
                    </w:rPr>
                    <w:t>.</w:t>
                  </w:r>
                  <w:r>
                    <w:rPr>
                      <w:rFonts w:ascii="Leelawadee UI" w:hAnsi="Leelawadee UI" w:cs="Leelawadee UI"/>
                      <w:color w:val="FF8000"/>
                      <w:highlight w:val="white"/>
                    </w:rPr>
                    <w:t>show</w:t>
                  </w:r>
                  <w:r>
                    <w:rPr>
                      <w:rFonts w:ascii="Leelawadee UI" w:hAnsi="Leelawadee UI" w:cs="Leelawadee UI"/>
                      <w:b/>
                      <w:bCs/>
                      <w:color w:val="000080"/>
                      <w:highlight w:val="white"/>
                    </w:rPr>
                    <w:t>()</w:t>
                  </w:r>
                </w:p>
                <w:p w14:paraId="35CAE978"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p>
                <w:p w14:paraId="446B5F4F"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8000"/>
                      <w:highlight w:val="white"/>
                    </w:rPr>
                    <w:t># Interpretation for "Avenir et innovation"</w:t>
                  </w:r>
                </w:p>
                <w:p w14:paraId="663434CF"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000000"/>
                      <w:highlight w:val="white"/>
                    </w:rPr>
                    <w:t xml:space="preserve">avenir_innovation_interpretation </w:t>
                  </w:r>
                  <w:r>
                    <w:rPr>
                      <w:rFonts w:ascii="Leelawadee UI" w:hAnsi="Leelawadee UI" w:cs="Leelawadee UI"/>
                      <w:b/>
                      <w:bCs/>
                      <w:color w:val="000080"/>
                      <w:highlight w:val="white"/>
                    </w:rPr>
                    <w:t>=</w:t>
                  </w:r>
                  <w:r>
                    <w:rPr>
                      <w:rFonts w:ascii="Leelawadee UI" w:hAnsi="Leelawadee UI" w:cs="Leelawadee UI"/>
                      <w:color w:val="000000"/>
                      <w:highlight w:val="white"/>
                    </w:rPr>
                    <w:t xml:space="preserve"> </w:t>
                  </w:r>
                  <w:r>
                    <w:rPr>
                      <w:rFonts w:ascii="Leelawadee UI" w:hAnsi="Leelawadee UI" w:cs="Leelawadee UI"/>
                      <w:color w:val="FF8000"/>
                      <w:highlight w:val="white"/>
                    </w:rPr>
                    <w:t>"""</w:t>
                  </w:r>
                </w:p>
                <w:p w14:paraId="7BDAE49A"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 xml:space="preserve">Le nuage de mots met en évidence les technologies clés et thématiques émergentes mentionnées par les interlocuteurs. </w:t>
                  </w:r>
                </w:p>
                <w:p w14:paraId="1780EE5F"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L’IA, la blockchain et l’anonymisation ressortent comme des leviers importants pour l’avenir, avec une préoccupation constante</w:t>
                  </w:r>
                </w:p>
                <w:p w14:paraId="484560E4"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pour la transparence et la protection des données. Ces termes illustrent l’intégration croissante des nouvelles technologies</w:t>
                  </w:r>
                </w:p>
                <w:p w14:paraId="28A2F561" w14:textId="77777777" w:rsidR="00723A6F" w:rsidRDefault="00723A6F">
                  <w:pPr>
                    <w:widowControl w:val="0"/>
                    <w:autoSpaceDE w:val="0"/>
                    <w:autoSpaceDN w:val="0"/>
                    <w:adjustRightInd w:val="0"/>
                    <w:spacing w:after="0" w:line="240" w:lineRule="auto"/>
                    <w:rPr>
                      <w:rFonts w:ascii="Leelawadee UI" w:hAnsi="Leelawadee UI" w:cs="Leelawadee UI"/>
                      <w:color w:val="FF8000"/>
                      <w:highlight w:val="white"/>
                    </w:rPr>
                  </w:pPr>
                  <w:r>
                    <w:rPr>
                      <w:rFonts w:ascii="Leelawadee UI" w:hAnsi="Leelawadee UI" w:cs="Leelawadee UI"/>
                      <w:color w:val="FF8000"/>
                      <w:highlight w:val="white"/>
                    </w:rPr>
                    <w:t>dans la gestion des données et leur impact sur les pratiques d'innovation.</w:t>
                  </w:r>
                </w:p>
                <w:p w14:paraId="0EAC48F5"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FF8000"/>
                      <w:highlight w:val="white"/>
                    </w:rPr>
                    <w:t>"""</w:t>
                  </w:r>
                </w:p>
                <w:p w14:paraId="027793C2" w14:textId="77777777" w:rsidR="00723A6F" w:rsidRDefault="00723A6F">
                  <w:pPr>
                    <w:widowControl w:val="0"/>
                    <w:autoSpaceDE w:val="0"/>
                    <w:autoSpaceDN w:val="0"/>
                    <w:adjustRightInd w:val="0"/>
                    <w:spacing w:after="0" w:line="240" w:lineRule="auto"/>
                    <w:rPr>
                      <w:rFonts w:ascii="Leelawadee UI" w:hAnsi="Leelawadee UI" w:cs="Leelawadee UI"/>
                      <w:color w:val="000000"/>
                      <w:highlight w:val="white"/>
                    </w:rPr>
                  </w:pPr>
                  <w:r>
                    <w:rPr>
                      <w:rFonts w:ascii="Leelawadee UI" w:hAnsi="Leelawadee UI" w:cs="Leelawadee UI"/>
                      <w:color w:val="000000"/>
                      <w:highlight w:val="white"/>
                    </w:rPr>
                    <w:t>impact_client_interpretation</w:t>
                  </w:r>
                  <w:r>
                    <w:rPr>
                      <w:rFonts w:ascii="Leelawadee UI" w:hAnsi="Leelawadee UI" w:cs="Leelawadee UI"/>
                      <w:b/>
                      <w:bCs/>
                      <w:color w:val="000080"/>
                      <w:highlight w:val="white"/>
                    </w:rPr>
                    <w:t>,</w:t>
                  </w:r>
                  <w:r>
                    <w:rPr>
                      <w:rFonts w:ascii="Leelawadee UI" w:hAnsi="Leelawadee UI" w:cs="Leelawadee UI"/>
                      <w:color w:val="000000"/>
                      <w:highlight w:val="white"/>
                    </w:rPr>
                    <w:t xml:space="preserve"> avenir_innovation_interpretation</w:t>
                  </w:r>
                </w:p>
                <w:p w14:paraId="0C8B77E5" w14:textId="77777777" w:rsidR="00723A6F" w:rsidRPr="00723A6F" w:rsidRDefault="00723A6F" w:rsidP="00BF26FA">
                  <w:pPr>
                    <w:rPr>
                      <w:sz w:val="20"/>
                      <w:szCs w:val="20"/>
                    </w:rPr>
                  </w:pPr>
                </w:p>
              </w:txbxContent>
            </v:textbox>
          </v:rect>
        </w:pict>
      </w:r>
    </w:p>
    <w:sectPr w:rsidR="00447BB3" w:rsidRPr="00447BB3" w:rsidSect="004B5608">
      <w:footerReference w:type="default" r:id="rId45"/>
      <w:pgSz w:w="11906" w:h="16838"/>
      <w:pgMar w:top="1134" w:right="1021"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533101" w14:textId="77777777" w:rsidR="00AD1776" w:rsidRDefault="00AD1776" w:rsidP="000713C6">
      <w:pPr>
        <w:spacing w:after="0" w:line="240" w:lineRule="auto"/>
      </w:pPr>
      <w:r>
        <w:separator/>
      </w:r>
    </w:p>
  </w:endnote>
  <w:endnote w:type="continuationSeparator" w:id="0">
    <w:p w14:paraId="43C8898D" w14:textId="77777777" w:rsidR="00AD1776" w:rsidRDefault="00AD1776" w:rsidP="000713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utiger-Italic">
    <w:altName w:val="Times New Roman"/>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Baskerville Old Face">
    <w:panose1 w:val="02020602080505020303"/>
    <w:charset w:val="00"/>
    <w:family w:val="roman"/>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Leelawadee UI">
    <w:panose1 w:val="020B0502040204020203"/>
    <w:charset w:val="00"/>
    <w:family w:val="swiss"/>
    <w:pitch w:val="variable"/>
    <w:sig w:usb0="A3000003" w:usb1="00000000" w:usb2="00010000" w:usb3="00000000" w:csb0="000101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D078C4" w14:textId="77777777" w:rsidR="000F5528" w:rsidRPr="00570E46" w:rsidRDefault="000F5528" w:rsidP="004B61E4">
    <w:pPr>
      <w:pStyle w:val="Pieddepage"/>
      <w:framePr w:wrap="around" w:vAnchor="text" w:hAnchor="margin" w:xAlign="right" w:y="1"/>
      <w:rPr>
        <w:rStyle w:val="Numrodepage"/>
        <w:sz w:val="23"/>
        <w:szCs w:val="23"/>
      </w:rPr>
    </w:pPr>
    <w:r w:rsidRPr="00570E46">
      <w:rPr>
        <w:rStyle w:val="Numrodepage"/>
        <w:sz w:val="23"/>
        <w:szCs w:val="23"/>
      </w:rPr>
      <w:fldChar w:fldCharType="begin"/>
    </w:r>
    <w:r w:rsidRPr="00570E46">
      <w:rPr>
        <w:rStyle w:val="Numrodepage"/>
        <w:sz w:val="23"/>
        <w:szCs w:val="23"/>
      </w:rPr>
      <w:instrText xml:space="preserve">PAGE  </w:instrText>
    </w:r>
    <w:r w:rsidRPr="00570E46">
      <w:rPr>
        <w:rStyle w:val="Numrodepage"/>
        <w:sz w:val="23"/>
        <w:szCs w:val="23"/>
      </w:rPr>
      <w:fldChar w:fldCharType="end"/>
    </w:r>
  </w:p>
  <w:p w14:paraId="39B5CB93" w14:textId="77777777" w:rsidR="000F5528" w:rsidRPr="00570E46" w:rsidRDefault="000F5528" w:rsidP="004B61E4">
    <w:pPr>
      <w:pStyle w:val="Pieddepage"/>
      <w:ind w:right="360"/>
      <w:rPr>
        <w:sz w:val="23"/>
        <w:szCs w:val="23"/>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0B9B7F" w14:textId="77777777" w:rsidR="000F5528" w:rsidRPr="00570E46" w:rsidRDefault="000F5528" w:rsidP="004B61E4">
    <w:pPr>
      <w:pStyle w:val="Pieddepage"/>
      <w:framePr w:wrap="around" w:vAnchor="text" w:hAnchor="margin" w:xAlign="right" w:y="1"/>
      <w:rPr>
        <w:rStyle w:val="Numrodepage"/>
        <w:sz w:val="23"/>
        <w:szCs w:val="23"/>
      </w:rPr>
    </w:pPr>
    <w:r w:rsidRPr="00570E46">
      <w:rPr>
        <w:rStyle w:val="Numrodepage"/>
        <w:sz w:val="23"/>
        <w:szCs w:val="23"/>
      </w:rPr>
      <w:fldChar w:fldCharType="begin"/>
    </w:r>
    <w:r w:rsidRPr="00570E46">
      <w:rPr>
        <w:rStyle w:val="Numrodepage"/>
        <w:sz w:val="23"/>
        <w:szCs w:val="23"/>
      </w:rPr>
      <w:instrText xml:space="preserve">PAGE  </w:instrText>
    </w:r>
    <w:r w:rsidRPr="00570E46">
      <w:rPr>
        <w:rStyle w:val="Numrodepage"/>
        <w:sz w:val="23"/>
        <w:szCs w:val="23"/>
      </w:rPr>
      <w:fldChar w:fldCharType="separate"/>
    </w:r>
    <w:r>
      <w:rPr>
        <w:rStyle w:val="Numrodepage"/>
        <w:noProof/>
        <w:sz w:val="23"/>
        <w:szCs w:val="23"/>
      </w:rPr>
      <w:t>2</w:t>
    </w:r>
    <w:r w:rsidRPr="00570E46">
      <w:rPr>
        <w:rStyle w:val="Numrodepage"/>
        <w:sz w:val="23"/>
        <w:szCs w:val="23"/>
      </w:rPr>
      <w:fldChar w:fldCharType="end"/>
    </w:r>
  </w:p>
  <w:p w14:paraId="61590A03" w14:textId="77777777" w:rsidR="000F5528" w:rsidRPr="00570E46" w:rsidRDefault="000F5528" w:rsidP="004B61E4">
    <w:pPr>
      <w:pStyle w:val="Pieddepage"/>
      <w:ind w:right="360"/>
      <w:rPr>
        <w:sz w:val="23"/>
        <w:szCs w:val="23"/>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Narrow" w:hAnsi="Arial Narrow"/>
        <w:color w:val="BFBFBF" w:themeColor="background1" w:themeShade="BF"/>
        <w:sz w:val="20"/>
        <w:szCs w:val="20"/>
      </w:rPr>
      <w:id w:val="1548181902"/>
      <w:docPartObj>
        <w:docPartGallery w:val="Page Numbers (Bottom of Page)"/>
        <w:docPartUnique/>
      </w:docPartObj>
    </w:sdtPr>
    <w:sdtEndPr>
      <w:rPr>
        <w:color w:val="auto"/>
      </w:rPr>
    </w:sdtEndPr>
    <w:sdtContent>
      <w:p w14:paraId="6FB1E972" w14:textId="4D94C05A" w:rsidR="00762DB5" w:rsidRPr="00161C73" w:rsidRDefault="00000000" w:rsidP="00762DB5">
        <w:pPr>
          <w:pStyle w:val="En-tte"/>
          <w:ind w:hanging="426"/>
          <w:rPr>
            <w:rFonts w:ascii="Arial Narrow" w:hAnsi="Arial Narrow"/>
            <w:sz w:val="20"/>
            <w:szCs w:val="20"/>
          </w:rPr>
        </w:pPr>
        <w:r>
          <w:rPr>
            <w:rFonts w:ascii="Arial Narrow" w:hAnsi="Arial Narrow"/>
            <w:i/>
            <w:noProof/>
            <w:sz w:val="20"/>
            <w:szCs w:val="20"/>
            <w:lang w:eastAsia="fr-FR"/>
          </w:rPr>
          <w:pict w14:anchorId="48CABFEA">
            <v:line id="Connecteur droit 12" o:spid="_x0000_s1025" style="position:absolute;flip:y;z-index:251683840;visibility:visible;mso-position-horizontal-relative:page;mso-position-vertical-relative:text;mso-width-relative:margin;mso-height-relative:margin" from="38.7pt,-1.55pt" to="559.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" strokecolor="#823b0b [1605]" strokeweight="4.5pt">
              <v:stroke linestyle="thinThick" joinstyle="miter"/>
              <w10:wrap anchorx="page"/>
            </v:line>
          </w:pict>
        </w:r>
        <w:r w:rsidR="00762DB5" w:rsidRPr="00762DB5">
          <w:rPr>
            <w:rFonts w:ascii="Arial Narrow" w:hAnsi="Arial Narrow"/>
            <w:color w:val="BFBFBF" w:themeColor="background1" w:themeShade="BF"/>
            <w:sz w:val="20"/>
            <w:szCs w:val="20"/>
          </w:rPr>
          <w:t xml:space="preserve"> </w:t>
        </w:r>
        <w:sdt>
          <w:sdtPr>
            <w:rPr>
              <w:rFonts w:ascii="Arial Narrow" w:hAnsi="Arial Narrow"/>
              <w:color w:val="BFBFBF" w:themeColor="background1" w:themeShade="BF"/>
              <w:sz w:val="20"/>
              <w:szCs w:val="20"/>
            </w:rPr>
            <w:id w:val="1653023482"/>
            <w:docPartObj>
              <w:docPartGallery w:val="Page Numbers (Bottom of Page)"/>
              <w:docPartUnique/>
            </w:docPartObj>
          </w:sdtPr>
          <w:sdtEndPr>
            <w:rPr>
              <w:color w:val="auto"/>
            </w:rPr>
          </w:sdtEndPr>
          <w:sdtContent>
            <w:r>
              <w:rPr>
                <w:rFonts w:ascii="Arial Narrow" w:hAnsi="Arial Narrow"/>
                <w:i/>
                <w:noProof/>
                <w:sz w:val="20"/>
                <w:szCs w:val="20"/>
                <w:lang w:eastAsia="fr-FR"/>
              </w:rPr>
              <w:pict w14:anchorId="3DF487F9">
                <v:line id="_x0000_s1037" style="position:absolute;flip:y;z-index:251686912;visibility:visible;mso-position-horizontal-relative:page;mso-position-vertical-relative:text;mso-width-relative:margin;mso-height-relative:margin" from="38.7pt,-1.55pt" to="559.2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" strokecolor="#823b0b [1605]" strokeweight="4.5pt">
                  <v:stroke linestyle="thinThick" joinstyle="miter"/>
                  <w10:wrap anchorx="page"/>
                </v:line>
              </w:pict>
            </w:r>
            <w:r>
              <w:rPr>
                <w:rFonts w:ascii="Arial Narrow" w:hAnsi="Arial Narrow"/>
                <w:noProof/>
                <w:sz w:val="20"/>
                <w:szCs w:val="20"/>
                <w:lang w:eastAsia="fr-FR"/>
              </w:rPr>
              <w:pict w14:anchorId="691142B5">
                <v:group id="_x0000_s1033" style="position:absolute;margin-left:0;margin-top:0;width:36pt;height:27.4pt;z-index:251685888;mso-position-horizontal:center;mso-position-horizontal-relative:right-margin-area;mso-position-vertical:center;mso-position-vertical-relative:bottom-margin-area" coordorigin="10104,14464" coordsize="7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">
                  <v:rect id="Rectangle 20" o:spid="_x0000_s1034" style="position:absolute;left:10190;top:14378;width:548;height:720;rotation:-6319877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xuo074A&#10;AADbAAAADwAAAGRycy9kb3ducmV2LnhtbERPTYvCMBC9L/gfwgje1lQRV6pRRFHEg2AVvA7NNC02&#10;k9JErf/eHIQ9Pt73YtXZWjyp9ZVjBaNhAoI4d7pio+B62f3OQPiArLF2TAre5GG17P0sMNXuxWd6&#10;ZsGIGMI+RQVlCE0qpc9LsuiHriGOXOFaiyHC1kjd4iuG21qOk2QqLVYcG0psaFNSfs8eVsHU8Czr&#10;LrqY2Oxkjslfsd3fCqUG/W49BxGoC//ir/ugFUzi+vgl/gC5/A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8bqNO+AAAA2wAAAA8AAAAAAAAAAAAAAAAAmAIAAGRycy9kb3ducmV2&#10;LnhtbFBLBQYAAAAABAAEAPUAAACDAwAAAAA=&#10;" strokecolor="#737373"/>
                  <v:rect id="Rectangle 21" o:spid="_x0000_s1035" style="position:absolute;left:10190;top:14378;width:548;height:720;rotation:-5392142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k3PcQA&#10;AADbAAAADwAAAGRycy9kb3ducmV2LnhtbESP0WoCMRRE3wv+Q7iCb5q1VG1Xo7QFpSIIrn7AZXPd&#10;LG5uliTVtV/fFIQ+DjNzhlmsOtuIK/lQO1YwHmUgiEuna64UnI7r4SuIEJE1No5JwZ0CrJa9pwXm&#10;2t34QNciViJBOOSowMTY5lKG0pDFMHItcfLOzluMSfpKao+3BLeNfM6yqbRYc1ow2NKnofJSfFsF&#10;trt/HNvd5mdmzrx/O/jt7FRMlBr0u/c5iEhd/A8/2l9awcsY/r6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pNz3EAAAA2wAAAA8AAAAAAAAAAAAAAAAAmAIAAGRycy9k&#10;b3ducmV2LnhtbFBLBQYAAAAABAAEAPUAAACJAwAAAAA=&#10;" strokecolor="#737373"/>
                  <v:rect id="Rectangle 22" o:spid="_x0000_s1036" style="position:absolute;left:10190;top:14378;width:548;height:720;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5Nh8MA&#10;AADbAAAADwAAAGRycy9kb3ducmV2LnhtbESPQYvCMBSE74L/ITzBm02rbnfpGkUWFhRPW/Wwt0fz&#10;bIvNS2mi1n9vBMHjMDPfMItVbxpxpc7VlhUkUQyCuLC65lLBYf87+QLhPLLGxjIpuJOD1XI4WGCm&#10;7Y3/6Jr7UgQIuwwVVN63mZSuqMigi2xLHLyT7Qz6ILtS6g5vAW4aOY3jVBqsOSxU2NJPRcU5vxgF&#10;8lTKJP9PnJvPPo9pmn70l91WqfGoX3+D8NT7d/jV3mgF8yk8v4Qf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85Nh8MAAADbAAAADwAAAAAAAAAAAAAAAACYAgAAZHJzL2Rv&#10;d25yZXYueG1sUEsFBgAAAAAEAAQA9QAAAIgDAAAAAA==&#10;" strokecolor="#737373">
                    <v:textbox>
                      <w:txbxContent>
                        <w:p w14:paraId="15AD4509" w14:textId="77777777" w:rsidR="00762DB5" w:rsidRDefault="00762DB5" w:rsidP="00762DB5">
                          <w:pPr>
                            <w:pStyle w:val="Pieddepage"/>
                            <w:jc w:val="center"/>
                          </w:pPr>
                          <w:r>
                            <w:fldChar w:fldCharType="begin"/>
                          </w:r>
                          <w:r>
                            <w:instrText>PAGE    \* MERGEFORMAT</w:instrText>
                          </w:r>
                          <w:r>
                            <w:fldChar w:fldCharType="separate"/>
                          </w:r>
                          <w:r>
                            <w:rPr>
                              <w:noProof/>
                            </w:rPr>
                            <w:t>10</w:t>
                          </w:r>
                          <w:r>
                            <w:rPr>
                              <w:noProof/>
                            </w:rPr>
                            <w:fldChar w:fldCharType="end"/>
                          </w:r>
                        </w:p>
                      </w:txbxContent>
                    </v:textbox>
                  </v:rect>
                  <w10:wrap anchorx="margin" anchory="margin"/>
                </v:group>
              </w:pict>
            </w:r>
            <w:r w:rsidR="00762DB5">
              <w:rPr>
                <w:rFonts w:ascii="Arial Narrow" w:hAnsi="Arial Narrow"/>
                <w:sz w:val="20"/>
                <w:szCs w:val="20"/>
              </w:rPr>
              <w:t>T</w:t>
            </w:r>
            <w:r w:rsidR="00762DB5" w:rsidRPr="00161C73">
              <w:rPr>
                <w:rFonts w:ascii="Arial Narrow" w:hAnsi="Arial Narrow"/>
                <w:sz w:val="20"/>
                <w:szCs w:val="20"/>
              </w:rPr>
              <w:t xml:space="preserve">hèse </w:t>
            </w:r>
            <w:r w:rsidR="00762DB5">
              <w:rPr>
                <w:rFonts w:ascii="Arial Narrow" w:hAnsi="Arial Narrow"/>
                <w:sz w:val="20"/>
                <w:szCs w:val="20"/>
              </w:rPr>
              <w:t xml:space="preserve">professionnelle </w:t>
            </w:r>
            <w:r w:rsidR="00762DB5" w:rsidRPr="00161C73">
              <w:rPr>
                <w:rFonts w:ascii="Arial Narrow" w:hAnsi="Arial Narrow"/>
                <w:sz w:val="20"/>
                <w:szCs w:val="20"/>
              </w:rPr>
              <w:t>rédigé</w:t>
            </w:r>
            <w:r w:rsidR="00762DB5">
              <w:rPr>
                <w:rFonts w:ascii="Arial Narrow" w:hAnsi="Arial Narrow"/>
                <w:sz w:val="20"/>
                <w:szCs w:val="20"/>
              </w:rPr>
              <w:t>e et soutenue</w:t>
            </w:r>
            <w:r w:rsidR="00762DB5" w:rsidRPr="00161C73">
              <w:rPr>
                <w:rFonts w:ascii="Arial Narrow" w:hAnsi="Arial Narrow"/>
                <w:sz w:val="20"/>
                <w:szCs w:val="20"/>
              </w:rPr>
              <w:t xml:space="preserve"> par </w:t>
            </w:r>
            <w:r w:rsidR="00762DB5">
              <w:rPr>
                <w:rFonts w:ascii="Arial Narrow" w:hAnsi="Arial Narrow"/>
                <w:sz w:val="20"/>
                <w:szCs w:val="20"/>
              </w:rPr>
              <w:t>Léonard TALA KAFFO</w:t>
            </w:r>
            <w:r w:rsidR="00762DB5" w:rsidRPr="00161C73">
              <w:rPr>
                <w:rFonts w:ascii="Arial Narrow" w:hAnsi="Arial Narrow"/>
                <w:sz w:val="20"/>
                <w:szCs w:val="20"/>
              </w:rPr>
              <w:t xml:space="preserve">, </w:t>
            </w:r>
            <w:r w:rsidR="00762DB5">
              <w:rPr>
                <w:rFonts w:ascii="Arial Narrow" w:hAnsi="Arial Narrow"/>
                <w:sz w:val="20"/>
                <w:szCs w:val="20"/>
              </w:rPr>
              <w:t>Juin 2025</w:t>
            </w:r>
          </w:sdtContent>
        </w:sdt>
      </w:p>
      <w:p w14:paraId="6B8717E6" w14:textId="1755B1DA" w:rsidR="000F5528" w:rsidRPr="00161C73" w:rsidRDefault="00000000" w:rsidP="00161C73">
        <w:pPr>
          <w:pStyle w:val="En-tte"/>
          <w:ind w:hanging="426"/>
          <w:jc w:val="center"/>
          <w:rPr>
            <w:rFonts w:ascii="Arial Narrow" w:hAnsi="Arial Narrow"/>
            <w:sz w:val="20"/>
            <w:szCs w:val="20"/>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601705" w14:textId="77777777" w:rsidR="00AD1776" w:rsidRDefault="00AD1776" w:rsidP="000713C6">
      <w:pPr>
        <w:spacing w:after="0" w:line="240" w:lineRule="auto"/>
      </w:pPr>
      <w:r>
        <w:separator/>
      </w:r>
    </w:p>
  </w:footnote>
  <w:footnote w:type="continuationSeparator" w:id="0">
    <w:p w14:paraId="4F768284" w14:textId="77777777" w:rsidR="00AD1776" w:rsidRDefault="00AD1776" w:rsidP="000713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E89AE412"/>
    <w:lvl w:ilvl="0">
      <w:start w:val="1"/>
      <w:numFmt w:val="bullet"/>
      <w:pStyle w:val="Listepuces"/>
      <w:lvlText w:val=""/>
      <w:lvlJc w:val="left"/>
      <w:pPr>
        <w:tabs>
          <w:tab w:val="num" w:pos="360"/>
        </w:tabs>
        <w:ind w:left="360" w:hanging="360"/>
      </w:pPr>
      <w:rPr>
        <w:rFonts w:ascii="Symbol" w:hAnsi="Symbol" w:hint="default"/>
      </w:rPr>
    </w:lvl>
  </w:abstractNum>
  <w:abstractNum w:abstractNumId="1" w15:restartNumberingAfterBreak="0">
    <w:nsid w:val="0172270A"/>
    <w:multiLevelType w:val="multilevel"/>
    <w:tmpl w:val="BAAE2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E42F2"/>
    <w:multiLevelType w:val="multilevel"/>
    <w:tmpl w:val="065C3E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FE195E"/>
    <w:multiLevelType w:val="hybridMultilevel"/>
    <w:tmpl w:val="E2A2E5FE"/>
    <w:lvl w:ilvl="0" w:tplc="00DC2F50">
      <w:start w:val="4"/>
      <w:numFmt w:val="bullet"/>
      <w:lvlText w:val="-"/>
      <w:lvlJc w:val="left"/>
      <w:pPr>
        <w:ind w:left="360" w:hanging="360"/>
      </w:pPr>
      <w:rPr>
        <w:rFonts w:ascii="Times New Roman" w:eastAsia="Times New Roman" w:hAnsi="Times New Roman" w:cs="Times New Roman" w:hint="default"/>
      </w:rPr>
    </w:lvl>
    <w:lvl w:ilvl="1" w:tplc="040C0003">
      <w:start w:val="1"/>
      <w:numFmt w:val="decimal"/>
      <w:lvlText w:val="%2."/>
      <w:lvlJc w:val="left"/>
      <w:pPr>
        <w:tabs>
          <w:tab w:val="num" w:pos="1440"/>
        </w:tabs>
        <w:ind w:left="1440" w:hanging="360"/>
      </w:pPr>
    </w:lvl>
    <w:lvl w:ilvl="2" w:tplc="040C0005">
      <w:start w:val="1"/>
      <w:numFmt w:val="decimal"/>
      <w:lvlText w:val="%3."/>
      <w:lvlJc w:val="left"/>
      <w:pPr>
        <w:tabs>
          <w:tab w:val="num" w:pos="2160"/>
        </w:tabs>
        <w:ind w:left="2160" w:hanging="360"/>
      </w:pPr>
    </w:lvl>
    <w:lvl w:ilvl="3" w:tplc="040C0001">
      <w:start w:val="1"/>
      <w:numFmt w:val="decimal"/>
      <w:lvlText w:val="%4."/>
      <w:lvlJc w:val="left"/>
      <w:pPr>
        <w:tabs>
          <w:tab w:val="num" w:pos="2880"/>
        </w:tabs>
        <w:ind w:left="2880" w:hanging="360"/>
      </w:pPr>
    </w:lvl>
    <w:lvl w:ilvl="4" w:tplc="040C0003">
      <w:start w:val="1"/>
      <w:numFmt w:val="decimal"/>
      <w:lvlText w:val="%5."/>
      <w:lvlJc w:val="left"/>
      <w:pPr>
        <w:tabs>
          <w:tab w:val="num" w:pos="3600"/>
        </w:tabs>
        <w:ind w:left="3600" w:hanging="360"/>
      </w:pPr>
    </w:lvl>
    <w:lvl w:ilvl="5" w:tplc="040C0005">
      <w:start w:val="1"/>
      <w:numFmt w:val="decimal"/>
      <w:lvlText w:val="%6."/>
      <w:lvlJc w:val="left"/>
      <w:pPr>
        <w:tabs>
          <w:tab w:val="num" w:pos="4320"/>
        </w:tabs>
        <w:ind w:left="4320" w:hanging="360"/>
      </w:pPr>
    </w:lvl>
    <w:lvl w:ilvl="6" w:tplc="040C0001">
      <w:start w:val="1"/>
      <w:numFmt w:val="decimal"/>
      <w:lvlText w:val="%7."/>
      <w:lvlJc w:val="left"/>
      <w:pPr>
        <w:tabs>
          <w:tab w:val="num" w:pos="5040"/>
        </w:tabs>
        <w:ind w:left="5040" w:hanging="360"/>
      </w:pPr>
    </w:lvl>
    <w:lvl w:ilvl="7" w:tplc="040C0003">
      <w:start w:val="1"/>
      <w:numFmt w:val="decimal"/>
      <w:lvlText w:val="%8."/>
      <w:lvlJc w:val="left"/>
      <w:pPr>
        <w:tabs>
          <w:tab w:val="num" w:pos="5760"/>
        </w:tabs>
        <w:ind w:left="5760" w:hanging="360"/>
      </w:pPr>
    </w:lvl>
    <w:lvl w:ilvl="8" w:tplc="040C0005">
      <w:start w:val="1"/>
      <w:numFmt w:val="decimal"/>
      <w:lvlText w:val="%9."/>
      <w:lvlJc w:val="left"/>
      <w:pPr>
        <w:tabs>
          <w:tab w:val="num" w:pos="6480"/>
        </w:tabs>
        <w:ind w:left="6480" w:hanging="360"/>
      </w:pPr>
    </w:lvl>
  </w:abstractNum>
  <w:abstractNum w:abstractNumId="4" w15:restartNumberingAfterBreak="0">
    <w:nsid w:val="052925C8"/>
    <w:multiLevelType w:val="hybridMultilevel"/>
    <w:tmpl w:val="3FA06E1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039FA"/>
    <w:multiLevelType w:val="hybridMultilevel"/>
    <w:tmpl w:val="73FAB48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12267E2"/>
    <w:multiLevelType w:val="hybridMultilevel"/>
    <w:tmpl w:val="135AC194"/>
    <w:lvl w:ilvl="0" w:tplc="B9D22780">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1AA494D"/>
    <w:multiLevelType w:val="hybridMultilevel"/>
    <w:tmpl w:val="B5BA4F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4094930"/>
    <w:multiLevelType w:val="hybridMultilevel"/>
    <w:tmpl w:val="A61ABB2C"/>
    <w:lvl w:ilvl="0" w:tplc="B9D22780">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47908F5"/>
    <w:multiLevelType w:val="hybridMultilevel"/>
    <w:tmpl w:val="BFE2B620"/>
    <w:lvl w:ilvl="0" w:tplc="27BEE61E">
      <w:start w:val="1"/>
      <w:numFmt w:val="bullet"/>
      <w:lvlText w:val=""/>
      <w:lvlJc w:val="left"/>
      <w:pPr>
        <w:ind w:left="720" w:hanging="36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4FA76D8"/>
    <w:multiLevelType w:val="multilevel"/>
    <w:tmpl w:val="32A8C8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53B2497"/>
    <w:multiLevelType w:val="hybridMultilevel"/>
    <w:tmpl w:val="F982B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6D804D0"/>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3605E3"/>
    <w:multiLevelType w:val="hybridMultilevel"/>
    <w:tmpl w:val="FFAAA46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A875FF2"/>
    <w:multiLevelType w:val="hybridMultilevel"/>
    <w:tmpl w:val="4EE293C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F302389"/>
    <w:multiLevelType w:val="hybridMultilevel"/>
    <w:tmpl w:val="F0EE7D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211F5692"/>
    <w:multiLevelType w:val="hybridMultilevel"/>
    <w:tmpl w:val="C292CCF8"/>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268D289F"/>
    <w:multiLevelType w:val="hybridMultilevel"/>
    <w:tmpl w:val="391C79C0"/>
    <w:lvl w:ilvl="0" w:tplc="980C8124">
      <w:start w:val="1"/>
      <w:numFmt w:val="bullet"/>
      <w:lvlText w:val="-"/>
      <w:lvlJc w:val="left"/>
      <w:pPr>
        <w:ind w:left="78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15:restartNumberingAfterBreak="0">
    <w:nsid w:val="26B77F1E"/>
    <w:multiLevelType w:val="multilevel"/>
    <w:tmpl w:val="FB2EBD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80B56DB"/>
    <w:multiLevelType w:val="multilevel"/>
    <w:tmpl w:val="C050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810340E"/>
    <w:multiLevelType w:val="hybridMultilevel"/>
    <w:tmpl w:val="6B202F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C5747DB"/>
    <w:multiLevelType w:val="hybridMultilevel"/>
    <w:tmpl w:val="6D4C8D64"/>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31D03E95"/>
    <w:multiLevelType w:val="hybridMultilevel"/>
    <w:tmpl w:val="84CAA7BC"/>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2D95F9F"/>
    <w:multiLevelType w:val="hybridMultilevel"/>
    <w:tmpl w:val="677A4C4E"/>
    <w:lvl w:ilvl="0" w:tplc="27BEE61E">
      <w:start w:val="1"/>
      <w:numFmt w:val="bullet"/>
      <w:lvlText w:val=""/>
      <w:lvlJc w:val="left"/>
      <w:pPr>
        <w:ind w:left="720" w:hanging="36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36E3F06"/>
    <w:multiLevelType w:val="multilevel"/>
    <w:tmpl w:val="065C3E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A43095"/>
    <w:multiLevelType w:val="hybridMultilevel"/>
    <w:tmpl w:val="260AD7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72715D2"/>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A0D4E01"/>
    <w:multiLevelType w:val="hybridMultilevel"/>
    <w:tmpl w:val="8AAECC8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C263C88"/>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ED77F26"/>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0136BFF"/>
    <w:multiLevelType w:val="hybridMultilevel"/>
    <w:tmpl w:val="B1AA32B4"/>
    <w:lvl w:ilvl="0" w:tplc="6B36785C">
      <w:start w:val="1"/>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0AA6847"/>
    <w:multiLevelType w:val="multilevel"/>
    <w:tmpl w:val="065C3E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5E2300A"/>
    <w:multiLevelType w:val="hybridMultilevel"/>
    <w:tmpl w:val="4A449514"/>
    <w:lvl w:ilvl="0" w:tplc="27BEE61E">
      <w:start w:val="1"/>
      <w:numFmt w:val="bullet"/>
      <w:lvlText w:val=""/>
      <w:lvlJc w:val="left"/>
      <w:pPr>
        <w:ind w:left="720" w:hanging="36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486628CD"/>
    <w:multiLevelType w:val="hybridMultilevel"/>
    <w:tmpl w:val="FAD8DD8E"/>
    <w:lvl w:ilvl="0" w:tplc="980C8124">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3D07BB"/>
    <w:multiLevelType w:val="hybridMultilevel"/>
    <w:tmpl w:val="A24E0ED6"/>
    <w:lvl w:ilvl="0" w:tplc="B9D22780">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4CD1234E"/>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ED04968"/>
    <w:multiLevelType w:val="hybridMultilevel"/>
    <w:tmpl w:val="8D24295E"/>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51340E28"/>
    <w:multiLevelType w:val="hybridMultilevel"/>
    <w:tmpl w:val="869CB6E2"/>
    <w:lvl w:ilvl="0" w:tplc="27BEE61E">
      <w:start w:val="1"/>
      <w:numFmt w:val="bullet"/>
      <w:lvlText w:val=""/>
      <w:lvlJc w:val="left"/>
      <w:pPr>
        <w:ind w:left="720" w:hanging="360"/>
      </w:pPr>
      <w:rPr>
        <w:rFonts w:ascii="Wingdings" w:eastAsia="Wingdings" w:hAnsi="Wingdings" w:cs="Wingdings"/>
        <w:b w:val="0"/>
        <w:i w:val="0"/>
        <w:strike w:val="0"/>
        <w:dstrike w:val="0"/>
        <w:color w:val="000000"/>
        <w:sz w:val="24"/>
        <w:u w:val="none" w:color="000000"/>
        <w:effect w:val="none"/>
        <w:bdr w:val="none" w:sz="0" w:space="0" w:color="auto" w:frame="1"/>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13B0498"/>
    <w:multiLevelType w:val="hybridMultilevel"/>
    <w:tmpl w:val="FB0C9298"/>
    <w:lvl w:ilvl="0" w:tplc="B9D22780">
      <w:start w:val="15"/>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523E4F04"/>
    <w:multiLevelType w:val="hybridMultilevel"/>
    <w:tmpl w:val="D31EC1C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53CC75C1"/>
    <w:multiLevelType w:val="multilevel"/>
    <w:tmpl w:val="675CA30C"/>
    <w:lvl w:ilvl="0">
      <w:start w:val="1"/>
      <w:numFmt w:val="upperRoman"/>
      <w:pStyle w:val="I11"/>
      <w:lvlText w:val="%1."/>
      <w:lvlJc w:val="left"/>
      <w:pPr>
        <w:ind w:left="360" w:hanging="360"/>
      </w:pPr>
      <w:rPr>
        <w:rFonts w:hint="default"/>
      </w:rPr>
    </w:lvl>
    <w:lvl w:ilvl="1">
      <w:start w:val="1"/>
      <w:numFmt w:val="decimal"/>
      <w:pStyle w:val="I1"/>
      <w:lvlText w:val="%1.%2."/>
      <w:lvlJc w:val="left"/>
      <w:pPr>
        <w:ind w:left="792" w:hanging="432"/>
      </w:pPr>
      <w:rPr>
        <w:rFonts w:hint="default"/>
      </w:rPr>
    </w:lvl>
    <w:lvl w:ilvl="2">
      <w:start w:val="1"/>
      <w:numFmt w:val="decimal"/>
      <w:lvlText w:val="%1.%2.%3."/>
      <w:lvlJc w:val="left"/>
      <w:pPr>
        <w:ind w:left="1224" w:hanging="504"/>
      </w:pPr>
      <w:rPr>
        <w:rFonts w:hint="default"/>
        <w:i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1" w15:restartNumberingAfterBreak="0">
    <w:nsid w:val="54935B2E"/>
    <w:multiLevelType w:val="hybridMultilevel"/>
    <w:tmpl w:val="5F4C61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5DD54DB"/>
    <w:multiLevelType w:val="multilevel"/>
    <w:tmpl w:val="065C3E8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99206CA"/>
    <w:multiLevelType w:val="hybridMultilevel"/>
    <w:tmpl w:val="4B3491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5A217B7D"/>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A4550F8"/>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A51278F"/>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AEC54BF"/>
    <w:multiLevelType w:val="hybridMultilevel"/>
    <w:tmpl w:val="38A8E2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5BD96B8B"/>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045771D"/>
    <w:multiLevelType w:val="hybridMultilevel"/>
    <w:tmpl w:val="BBA08A44"/>
    <w:lvl w:ilvl="0" w:tplc="B9D22780">
      <w:start w:val="15"/>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6687713"/>
    <w:multiLevelType w:val="hybridMultilevel"/>
    <w:tmpl w:val="D4A2D67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670E5865"/>
    <w:multiLevelType w:val="hybridMultilevel"/>
    <w:tmpl w:val="A22847AE"/>
    <w:lvl w:ilvl="0" w:tplc="040C0001">
      <w:start w:val="1"/>
      <w:numFmt w:val="bullet"/>
      <w:lvlText w:val=""/>
      <w:lvlJc w:val="left"/>
      <w:pPr>
        <w:ind w:left="1440" w:hanging="360"/>
      </w:pPr>
      <w:rPr>
        <w:rFonts w:ascii="Symbol" w:hAnsi="Symbol" w:hint="default"/>
      </w:rPr>
    </w:lvl>
    <w:lvl w:ilvl="1" w:tplc="040C0003">
      <w:start w:val="1"/>
      <w:numFmt w:val="bullet"/>
      <w:lvlText w:val="o"/>
      <w:lvlJc w:val="left"/>
      <w:pPr>
        <w:ind w:left="2160" w:hanging="360"/>
      </w:pPr>
      <w:rPr>
        <w:rFonts w:ascii="Courier New" w:hAnsi="Courier New" w:cs="Courier New" w:hint="default"/>
      </w:rPr>
    </w:lvl>
    <w:lvl w:ilvl="2" w:tplc="040C0005">
      <w:start w:val="1"/>
      <w:numFmt w:val="bullet"/>
      <w:lvlText w:val=""/>
      <w:lvlJc w:val="left"/>
      <w:pPr>
        <w:ind w:left="2880" w:hanging="360"/>
      </w:pPr>
      <w:rPr>
        <w:rFonts w:ascii="Wingdings" w:hAnsi="Wingdings" w:hint="default"/>
      </w:rPr>
    </w:lvl>
    <w:lvl w:ilvl="3" w:tplc="040C0001">
      <w:start w:val="1"/>
      <w:numFmt w:val="bullet"/>
      <w:lvlText w:val=""/>
      <w:lvlJc w:val="left"/>
      <w:pPr>
        <w:ind w:left="3600" w:hanging="360"/>
      </w:pPr>
      <w:rPr>
        <w:rFonts w:ascii="Symbol" w:hAnsi="Symbol" w:hint="default"/>
      </w:rPr>
    </w:lvl>
    <w:lvl w:ilvl="4" w:tplc="040C0003">
      <w:start w:val="1"/>
      <w:numFmt w:val="bullet"/>
      <w:lvlText w:val="o"/>
      <w:lvlJc w:val="left"/>
      <w:pPr>
        <w:ind w:left="4320" w:hanging="360"/>
      </w:pPr>
      <w:rPr>
        <w:rFonts w:ascii="Courier New" w:hAnsi="Courier New" w:cs="Courier New" w:hint="default"/>
      </w:rPr>
    </w:lvl>
    <w:lvl w:ilvl="5" w:tplc="040C0005">
      <w:start w:val="1"/>
      <w:numFmt w:val="bullet"/>
      <w:lvlText w:val=""/>
      <w:lvlJc w:val="left"/>
      <w:pPr>
        <w:ind w:left="5040" w:hanging="360"/>
      </w:pPr>
      <w:rPr>
        <w:rFonts w:ascii="Wingdings" w:hAnsi="Wingdings" w:hint="default"/>
      </w:rPr>
    </w:lvl>
    <w:lvl w:ilvl="6" w:tplc="040C0001">
      <w:start w:val="1"/>
      <w:numFmt w:val="bullet"/>
      <w:lvlText w:val=""/>
      <w:lvlJc w:val="left"/>
      <w:pPr>
        <w:ind w:left="5760" w:hanging="360"/>
      </w:pPr>
      <w:rPr>
        <w:rFonts w:ascii="Symbol" w:hAnsi="Symbol" w:hint="default"/>
      </w:rPr>
    </w:lvl>
    <w:lvl w:ilvl="7" w:tplc="040C0003">
      <w:start w:val="1"/>
      <w:numFmt w:val="bullet"/>
      <w:lvlText w:val="o"/>
      <w:lvlJc w:val="left"/>
      <w:pPr>
        <w:ind w:left="6480" w:hanging="360"/>
      </w:pPr>
      <w:rPr>
        <w:rFonts w:ascii="Courier New" w:hAnsi="Courier New" w:cs="Courier New" w:hint="default"/>
      </w:rPr>
    </w:lvl>
    <w:lvl w:ilvl="8" w:tplc="040C0005">
      <w:start w:val="1"/>
      <w:numFmt w:val="bullet"/>
      <w:lvlText w:val=""/>
      <w:lvlJc w:val="left"/>
      <w:pPr>
        <w:ind w:left="7200" w:hanging="360"/>
      </w:pPr>
      <w:rPr>
        <w:rFonts w:ascii="Wingdings" w:hAnsi="Wingdings" w:hint="default"/>
      </w:rPr>
    </w:lvl>
  </w:abstractNum>
  <w:abstractNum w:abstractNumId="52" w15:restartNumberingAfterBreak="0">
    <w:nsid w:val="71F045AA"/>
    <w:multiLevelType w:val="hybridMultilevel"/>
    <w:tmpl w:val="0F7E91C0"/>
    <w:lvl w:ilvl="0" w:tplc="040C000B">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3" w15:restartNumberingAfterBreak="0">
    <w:nsid w:val="762E22B1"/>
    <w:multiLevelType w:val="hybridMultilevel"/>
    <w:tmpl w:val="0BDA0E3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4" w15:restartNumberingAfterBreak="0">
    <w:nsid w:val="76822E28"/>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6F7321B"/>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8E66522"/>
    <w:multiLevelType w:val="multilevel"/>
    <w:tmpl w:val="550E8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BD31554"/>
    <w:multiLevelType w:val="hybridMultilevel"/>
    <w:tmpl w:val="B90202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15:restartNumberingAfterBreak="0">
    <w:nsid w:val="7C907E86"/>
    <w:multiLevelType w:val="multilevel"/>
    <w:tmpl w:val="7FC2A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7FDA2ED1"/>
    <w:multiLevelType w:val="hybridMultilevel"/>
    <w:tmpl w:val="7D627F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442997536">
    <w:abstractNumId w:val="37"/>
  </w:num>
  <w:num w:numId="2" w16cid:durableId="672998476">
    <w:abstractNumId w:val="3"/>
  </w:num>
  <w:num w:numId="3" w16cid:durableId="842016641">
    <w:abstractNumId w:val="49"/>
  </w:num>
  <w:num w:numId="4" w16cid:durableId="844247153">
    <w:abstractNumId w:val="0"/>
  </w:num>
  <w:num w:numId="5" w16cid:durableId="1753694784">
    <w:abstractNumId w:val="17"/>
  </w:num>
  <w:num w:numId="6" w16cid:durableId="874849774">
    <w:abstractNumId w:val="33"/>
  </w:num>
  <w:num w:numId="7" w16cid:durableId="1752850120">
    <w:abstractNumId w:val="47"/>
  </w:num>
  <w:num w:numId="8" w16cid:durableId="2021003797">
    <w:abstractNumId w:val="58"/>
  </w:num>
  <w:num w:numId="9" w16cid:durableId="1773815671">
    <w:abstractNumId w:val="34"/>
  </w:num>
  <w:num w:numId="10" w16cid:durableId="1535531749">
    <w:abstractNumId w:val="38"/>
  </w:num>
  <w:num w:numId="11" w16cid:durableId="1820655925">
    <w:abstractNumId w:val="9"/>
  </w:num>
  <w:num w:numId="12" w16cid:durableId="1942298527">
    <w:abstractNumId w:val="50"/>
  </w:num>
  <w:num w:numId="13" w16cid:durableId="1065684039">
    <w:abstractNumId w:val="13"/>
  </w:num>
  <w:num w:numId="14" w16cid:durableId="1524397339">
    <w:abstractNumId w:val="23"/>
  </w:num>
  <w:num w:numId="15" w16cid:durableId="2131780087">
    <w:abstractNumId w:val="32"/>
  </w:num>
  <w:num w:numId="16" w16cid:durableId="1668248105">
    <w:abstractNumId w:val="40"/>
  </w:num>
  <w:num w:numId="17" w16cid:durableId="886454418">
    <w:abstractNumId w:val="30"/>
  </w:num>
  <w:num w:numId="18" w16cid:durableId="1252852741">
    <w:abstractNumId w:val="57"/>
  </w:num>
  <w:num w:numId="19" w16cid:durableId="1736708041">
    <w:abstractNumId w:val="27"/>
  </w:num>
  <w:num w:numId="20" w16cid:durableId="548028873">
    <w:abstractNumId w:val="39"/>
  </w:num>
  <w:num w:numId="21" w16cid:durableId="1230506042">
    <w:abstractNumId w:val="52"/>
  </w:num>
  <w:num w:numId="22" w16cid:durableId="326248924">
    <w:abstractNumId w:val="20"/>
  </w:num>
  <w:num w:numId="23" w16cid:durableId="1311783496">
    <w:abstractNumId w:val="7"/>
  </w:num>
  <w:num w:numId="24" w16cid:durableId="1505896553">
    <w:abstractNumId w:val="15"/>
  </w:num>
  <w:num w:numId="25" w16cid:durableId="1865629622">
    <w:abstractNumId w:val="21"/>
  </w:num>
  <w:num w:numId="26" w16cid:durableId="888763360">
    <w:abstractNumId w:val="5"/>
  </w:num>
  <w:num w:numId="27" w16cid:durableId="235480063">
    <w:abstractNumId w:val="6"/>
  </w:num>
  <w:num w:numId="28" w16cid:durableId="1182628792">
    <w:abstractNumId w:val="8"/>
  </w:num>
  <w:num w:numId="29" w16cid:durableId="946695515">
    <w:abstractNumId w:val="59"/>
  </w:num>
  <w:num w:numId="30" w16cid:durableId="876048381">
    <w:abstractNumId w:val="22"/>
  </w:num>
  <w:num w:numId="31" w16cid:durableId="1222984287">
    <w:abstractNumId w:val="4"/>
  </w:num>
  <w:num w:numId="32" w16cid:durableId="7804183">
    <w:abstractNumId w:val="41"/>
  </w:num>
  <w:num w:numId="33" w16cid:durableId="996418521">
    <w:abstractNumId w:val="43"/>
  </w:num>
  <w:num w:numId="34" w16cid:durableId="1026831897">
    <w:abstractNumId w:val="25"/>
  </w:num>
  <w:num w:numId="35" w16cid:durableId="1253704319">
    <w:abstractNumId w:val="11"/>
  </w:num>
  <w:num w:numId="36" w16cid:durableId="776415416">
    <w:abstractNumId w:val="51"/>
  </w:num>
  <w:num w:numId="37" w16cid:durableId="1811894611">
    <w:abstractNumId w:val="19"/>
  </w:num>
  <w:num w:numId="38" w16cid:durableId="2141533774">
    <w:abstractNumId w:val="1"/>
  </w:num>
  <w:num w:numId="39" w16cid:durableId="271481035">
    <w:abstractNumId w:val="29"/>
  </w:num>
  <w:num w:numId="40" w16cid:durableId="421336610">
    <w:abstractNumId w:val="56"/>
  </w:num>
  <w:num w:numId="41" w16cid:durableId="997609114">
    <w:abstractNumId w:val="46"/>
  </w:num>
  <w:num w:numId="42" w16cid:durableId="611858221">
    <w:abstractNumId w:val="12"/>
  </w:num>
  <w:num w:numId="43" w16cid:durableId="190729794">
    <w:abstractNumId w:val="48"/>
  </w:num>
  <w:num w:numId="44" w16cid:durableId="1239562362">
    <w:abstractNumId w:val="54"/>
  </w:num>
  <w:num w:numId="45" w16cid:durableId="1748770710">
    <w:abstractNumId w:val="45"/>
  </w:num>
  <w:num w:numId="46" w16cid:durableId="2023390557">
    <w:abstractNumId w:val="44"/>
  </w:num>
  <w:num w:numId="47" w16cid:durableId="1231500553">
    <w:abstractNumId w:val="35"/>
  </w:num>
  <w:num w:numId="48" w16cid:durableId="1943607290">
    <w:abstractNumId w:val="55"/>
  </w:num>
  <w:num w:numId="49" w16cid:durableId="109904833">
    <w:abstractNumId w:val="28"/>
  </w:num>
  <w:num w:numId="50" w16cid:durableId="46951066">
    <w:abstractNumId w:val="26"/>
  </w:num>
  <w:num w:numId="51" w16cid:durableId="1365329154">
    <w:abstractNumId w:val="53"/>
  </w:num>
  <w:num w:numId="52" w16cid:durableId="1638728734">
    <w:abstractNumId w:val="42"/>
  </w:num>
  <w:num w:numId="53" w16cid:durableId="1865509179">
    <w:abstractNumId w:val="2"/>
  </w:num>
  <w:num w:numId="54" w16cid:durableId="1575580077">
    <w:abstractNumId w:val="31"/>
  </w:num>
  <w:num w:numId="55" w16cid:durableId="2034719389">
    <w:abstractNumId w:val="24"/>
  </w:num>
  <w:num w:numId="56" w16cid:durableId="1229460472">
    <w:abstractNumId w:val="18"/>
  </w:num>
  <w:num w:numId="57" w16cid:durableId="1103499286">
    <w:abstractNumId w:val="10"/>
  </w:num>
  <w:num w:numId="58" w16cid:durableId="461725886">
    <w:abstractNumId w:val="36"/>
  </w:num>
  <w:num w:numId="59" w16cid:durableId="723214135">
    <w:abstractNumId w:val="16"/>
  </w:num>
  <w:num w:numId="60" w16cid:durableId="1202471849">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hdrShapeDefaults>
    <o:shapedefaults v:ext="edit" spidmax="2237"/>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D1B81"/>
    <w:rsid w:val="00000E2F"/>
    <w:rsid w:val="00001032"/>
    <w:rsid w:val="00002032"/>
    <w:rsid w:val="00002260"/>
    <w:rsid w:val="00003306"/>
    <w:rsid w:val="000047A1"/>
    <w:rsid w:val="0000644F"/>
    <w:rsid w:val="00006717"/>
    <w:rsid w:val="0000692C"/>
    <w:rsid w:val="00006B27"/>
    <w:rsid w:val="0000708F"/>
    <w:rsid w:val="00010FA1"/>
    <w:rsid w:val="00016162"/>
    <w:rsid w:val="000163A3"/>
    <w:rsid w:val="0002023A"/>
    <w:rsid w:val="00020253"/>
    <w:rsid w:val="00022844"/>
    <w:rsid w:val="00023E35"/>
    <w:rsid w:val="00024907"/>
    <w:rsid w:val="00026FD7"/>
    <w:rsid w:val="00031215"/>
    <w:rsid w:val="00031844"/>
    <w:rsid w:val="0003441B"/>
    <w:rsid w:val="0003541C"/>
    <w:rsid w:val="00036AA2"/>
    <w:rsid w:val="000372A9"/>
    <w:rsid w:val="00040AAD"/>
    <w:rsid w:val="000411C1"/>
    <w:rsid w:val="00041A8D"/>
    <w:rsid w:val="000425D2"/>
    <w:rsid w:val="000471A1"/>
    <w:rsid w:val="00051312"/>
    <w:rsid w:val="000521DD"/>
    <w:rsid w:val="00052C3D"/>
    <w:rsid w:val="000567EA"/>
    <w:rsid w:val="00056ABA"/>
    <w:rsid w:val="0006028E"/>
    <w:rsid w:val="00061670"/>
    <w:rsid w:val="00061EDE"/>
    <w:rsid w:val="00063F13"/>
    <w:rsid w:val="00065166"/>
    <w:rsid w:val="00065AD1"/>
    <w:rsid w:val="00066E5D"/>
    <w:rsid w:val="00067BE8"/>
    <w:rsid w:val="0007079D"/>
    <w:rsid w:val="00070A22"/>
    <w:rsid w:val="000713C6"/>
    <w:rsid w:val="00073C65"/>
    <w:rsid w:val="00074258"/>
    <w:rsid w:val="000756DE"/>
    <w:rsid w:val="0008010C"/>
    <w:rsid w:val="0008022C"/>
    <w:rsid w:val="00080C04"/>
    <w:rsid w:val="000841C7"/>
    <w:rsid w:val="00086D27"/>
    <w:rsid w:val="000905AB"/>
    <w:rsid w:val="00090ED8"/>
    <w:rsid w:val="00091056"/>
    <w:rsid w:val="000939DE"/>
    <w:rsid w:val="000A1599"/>
    <w:rsid w:val="000A3A48"/>
    <w:rsid w:val="000A442B"/>
    <w:rsid w:val="000A479B"/>
    <w:rsid w:val="000A4B73"/>
    <w:rsid w:val="000A58E4"/>
    <w:rsid w:val="000A6784"/>
    <w:rsid w:val="000A72DA"/>
    <w:rsid w:val="000A73F2"/>
    <w:rsid w:val="000A7A6F"/>
    <w:rsid w:val="000B11F1"/>
    <w:rsid w:val="000B34DD"/>
    <w:rsid w:val="000B37D7"/>
    <w:rsid w:val="000B3C39"/>
    <w:rsid w:val="000B6882"/>
    <w:rsid w:val="000C34A5"/>
    <w:rsid w:val="000C4FBC"/>
    <w:rsid w:val="000D1BAA"/>
    <w:rsid w:val="000D4369"/>
    <w:rsid w:val="000D546E"/>
    <w:rsid w:val="000D6317"/>
    <w:rsid w:val="000D66F0"/>
    <w:rsid w:val="000E05FA"/>
    <w:rsid w:val="000E38D9"/>
    <w:rsid w:val="000E3A3F"/>
    <w:rsid w:val="000E44A2"/>
    <w:rsid w:val="000E46E5"/>
    <w:rsid w:val="000E72B4"/>
    <w:rsid w:val="000F0EA5"/>
    <w:rsid w:val="000F159A"/>
    <w:rsid w:val="000F1748"/>
    <w:rsid w:val="000F2789"/>
    <w:rsid w:val="000F27A6"/>
    <w:rsid w:val="000F40D4"/>
    <w:rsid w:val="000F419E"/>
    <w:rsid w:val="000F5528"/>
    <w:rsid w:val="000F679A"/>
    <w:rsid w:val="00100D0D"/>
    <w:rsid w:val="0010171F"/>
    <w:rsid w:val="001021A8"/>
    <w:rsid w:val="0010305E"/>
    <w:rsid w:val="001045F4"/>
    <w:rsid w:val="0010498E"/>
    <w:rsid w:val="00105F6F"/>
    <w:rsid w:val="00107104"/>
    <w:rsid w:val="00107775"/>
    <w:rsid w:val="00110DC3"/>
    <w:rsid w:val="001128B3"/>
    <w:rsid w:val="0011378E"/>
    <w:rsid w:val="0011463D"/>
    <w:rsid w:val="00114A1A"/>
    <w:rsid w:val="001167B2"/>
    <w:rsid w:val="00116CF8"/>
    <w:rsid w:val="001204EB"/>
    <w:rsid w:val="00121BAA"/>
    <w:rsid w:val="0013015E"/>
    <w:rsid w:val="00130D6D"/>
    <w:rsid w:val="00131583"/>
    <w:rsid w:val="00132106"/>
    <w:rsid w:val="00133702"/>
    <w:rsid w:val="00133C44"/>
    <w:rsid w:val="00133DF9"/>
    <w:rsid w:val="0013449A"/>
    <w:rsid w:val="00135865"/>
    <w:rsid w:val="00135B51"/>
    <w:rsid w:val="00136495"/>
    <w:rsid w:val="00136697"/>
    <w:rsid w:val="001370A1"/>
    <w:rsid w:val="00141076"/>
    <w:rsid w:val="0014213B"/>
    <w:rsid w:val="00142985"/>
    <w:rsid w:val="001434A2"/>
    <w:rsid w:val="001437B4"/>
    <w:rsid w:val="0014528A"/>
    <w:rsid w:val="001459CB"/>
    <w:rsid w:val="00147286"/>
    <w:rsid w:val="001472F4"/>
    <w:rsid w:val="001519A3"/>
    <w:rsid w:val="00152672"/>
    <w:rsid w:val="00152E1C"/>
    <w:rsid w:val="0015369E"/>
    <w:rsid w:val="00161C73"/>
    <w:rsid w:val="00162688"/>
    <w:rsid w:val="001628FA"/>
    <w:rsid w:val="001630DE"/>
    <w:rsid w:val="00165C06"/>
    <w:rsid w:val="00166741"/>
    <w:rsid w:val="00170145"/>
    <w:rsid w:val="00170FE6"/>
    <w:rsid w:val="00172CE3"/>
    <w:rsid w:val="0017312F"/>
    <w:rsid w:val="001755F2"/>
    <w:rsid w:val="001778BE"/>
    <w:rsid w:val="001815DD"/>
    <w:rsid w:val="0018192A"/>
    <w:rsid w:val="00181F4C"/>
    <w:rsid w:val="001820DC"/>
    <w:rsid w:val="00182D60"/>
    <w:rsid w:val="00183659"/>
    <w:rsid w:val="00183A54"/>
    <w:rsid w:val="00183CB9"/>
    <w:rsid w:val="00184C76"/>
    <w:rsid w:val="0018512E"/>
    <w:rsid w:val="00186C9D"/>
    <w:rsid w:val="001871FD"/>
    <w:rsid w:val="00187511"/>
    <w:rsid w:val="0019258A"/>
    <w:rsid w:val="00194824"/>
    <w:rsid w:val="0019783D"/>
    <w:rsid w:val="001A2ABB"/>
    <w:rsid w:val="001A7F7E"/>
    <w:rsid w:val="001B1ED0"/>
    <w:rsid w:val="001B247B"/>
    <w:rsid w:val="001B34EF"/>
    <w:rsid w:val="001B37D6"/>
    <w:rsid w:val="001B5D3B"/>
    <w:rsid w:val="001C04A0"/>
    <w:rsid w:val="001C1144"/>
    <w:rsid w:val="001C35E3"/>
    <w:rsid w:val="001C5C02"/>
    <w:rsid w:val="001D2586"/>
    <w:rsid w:val="001D2610"/>
    <w:rsid w:val="001D402D"/>
    <w:rsid w:val="001D6FFA"/>
    <w:rsid w:val="001D763C"/>
    <w:rsid w:val="001D7DC3"/>
    <w:rsid w:val="001E026D"/>
    <w:rsid w:val="001E09A3"/>
    <w:rsid w:val="001E57E2"/>
    <w:rsid w:val="001E673C"/>
    <w:rsid w:val="001E6C0B"/>
    <w:rsid w:val="001E703D"/>
    <w:rsid w:val="001E7E30"/>
    <w:rsid w:val="001F23D5"/>
    <w:rsid w:val="001F49F0"/>
    <w:rsid w:val="001F72C7"/>
    <w:rsid w:val="00201DC9"/>
    <w:rsid w:val="002045B9"/>
    <w:rsid w:val="00205660"/>
    <w:rsid w:val="00210B3E"/>
    <w:rsid w:val="00211239"/>
    <w:rsid w:val="002112B6"/>
    <w:rsid w:val="00212017"/>
    <w:rsid w:val="0021459B"/>
    <w:rsid w:val="00214FC9"/>
    <w:rsid w:val="0021693C"/>
    <w:rsid w:val="00216C2E"/>
    <w:rsid w:val="00216FFA"/>
    <w:rsid w:val="00220923"/>
    <w:rsid w:val="00220955"/>
    <w:rsid w:val="00221E92"/>
    <w:rsid w:val="002250A6"/>
    <w:rsid w:val="002257F8"/>
    <w:rsid w:val="00227445"/>
    <w:rsid w:val="002313DE"/>
    <w:rsid w:val="00233831"/>
    <w:rsid w:val="00233D78"/>
    <w:rsid w:val="00237A81"/>
    <w:rsid w:val="00240ED9"/>
    <w:rsid w:val="00243142"/>
    <w:rsid w:val="00243AEB"/>
    <w:rsid w:val="002464DA"/>
    <w:rsid w:val="00247578"/>
    <w:rsid w:val="00255A5F"/>
    <w:rsid w:val="00257EF3"/>
    <w:rsid w:val="002605F9"/>
    <w:rsid w:val="0026271A"/>
    <w:rsid w:val="00262C34"/>
    <w:rsid w:val="00262CC4"/>
    <w:rsid w:val="00262E8D"/>
    <w:rsid w:val="002661B7"/>
    <w:rsid w:val="002703D7"/>
    <w:rsid w:val="00270628"/>
    <w:rsid w:val="0027264D"/>
    <w:rsid w:val="00273BBC"/>
    <w:rsid w:val="00274712"/>
    <w:rsid w:val="00277309"/>
    <w:rsid w:val="002825A1"/>
    <w:rsid w:val="00282E1B"/>
    <w:rsid w:val="00285465"/>
    <w:rsid w:val="00285F53"/>
    <w:rsid w:val="00286F18"/>
    <w:rsid w:val="00291DAE"/>
    <w:rsid w:val="002924E2"/>
    <w:rsid w:val="002929BC"/>
    <w:rsid w:val="00292F80"/>
    <w:rsid w:val="002941F5"/>
    <w:rsid w:val="0029607E"/>
    <w:rsid w:val="002965CE"/>
    <w:rsid w:val="002A09F3"/>
    <w:rsid w:val="002A1A3F"/>
    <w:rsid w:val="002A35AA"/>
    <w:rsid w:val="002A3C75"/>
    <w:rsid w:val="002A49F3"/>
    <w:rsid w:val="002A4C6B"/>
    <w:rsid w:val="002A59F0"/>
    <w:rsid w:val="002A5C6E"/>
    <w:rsid w:val="002B027C"/>
    <w:rsid w:val="002B3927"/>
    <w:rsid w:val="002B3BEE"/>
    <w:rsid w:val="002B4D59"/>
    <w:rsid w:val="002B562B"/>
    <w:rsid w:val="002B58A2"/>
    <w:rsid w:val="002C0116"/>
    <w:rsid w:val="002C1C7C"/>
    <w:rsid w:val="002C1F19"/>
    <w:rsid w:val="002C3FB9"/>
    <w:rsid w:val="002C5110"/>
    <w:rsid w:val="002D1B57"/>
    <w:rsid w:val="002D1E05"/>
    <w:rsid w:val="002D3B8D"/>
    <w:rsid w:val="002D437C"/>
    <w:rsid w:val="002D46A9"/>
    <w:rsid w:val="002D5B02"/>
    <w:rsid w:val="002D7625"/>
    <w:rsid w:val="002E007D"/>
    <w:rsid w:val="002E0A6C"/>
    <w:rsid w:val="002E477C"/>
    <w:rsid w:val="002E5165"/>
    <w:rsid w:val="002E5A84"/>
    <w:rsid w:val="002F5A39"/>
    <w:rsid w:val="002F5BC5"/>
    <w:rsid w:val="00300660"/>
    <w:rsid w:val="00302023"/>
    <w:rsid w:val="003043DA"/>
    <w:rsid w:val="003107F6"/>
    <w:rsid w:val="00310936"/>
    <w:rsid w:val="00310A30"/>
    <w:rsid w:val="00310BF8"/>
    <w:rsid w:val="00312AD7"/>
    <w:rsid w:val="00314260"/>
    <w:rsid w:val="00320A42"/>
    <w:rsid w:val="00320EB5"/>
    <w:rsid w:val="003225FF"/>
    <w:rsid w:val="00323362"/>
    <w:rsid w:val="00325E98"/>
    <w:rsid w:val="003276D1"/>
    <w:rsid w:val="00332531"/>
    <w:rsid w:val="0033355D"/>
    <w:rsid w:val="00334120"/>
    <w:rsid w:val="00337722"/>
    <w:rsid w:val="00337FD1"/>
    <w:rsid w:val="00341B92"/>
    <w:rsid w:val="00341E59"/>
    <w:rsid w:val="00343278"/>
    <w:rsid w:val="0034359E"/>
    <w:rsid w:val="00344958"/>
    <w:rsid w:val="00346974"/>
    <w:rsid w:val="0034699C"/>
    <w:rsid w:val="00354970"/>
    <w:rsid w:val="0035623C"/>
    <w:rsid w:val="00357FF5"/>
    <w:rsid w:val="0036062B"/>
    <w:rsid w:val="00364246"/>
    <w:rsid w:val="00366510"/>
    <w:rsid w:val="003669BA"/>
    <w:rsid w:val="0037039F"/>
    <w:rsid w:val="00370F6E"/>
    <w:rsid w:val="00374770"/>
    <w:rsid w:val="00374E2C"/>
    <w:rsid w:val="003755BD"/>
    <w:rsid w:val="003800BF"/>
    <w:rsid w:val="003836BD"/>
    <w:rsid w:val="00383CA0"/>
    <w:rsid w:val="0038521A"/>
    <w:rsid w:val="00386BF3"/>
    <w:rsid w:val="0038795D"/>
    <w:rsid w:val="00391837"/>
    <w:rsid w:val="0039219C"/>
    <w:rsid w:val="00392769"/>
    <w:rsid w:val="003953F6"/>
    <w:rsid w:val="003961BD"/>
    <w:rsid w:val="00396339"/>
    <w:rsid w:val="0039637A"/>
    <w:rsid w:val="00396A63"/>
    <w:rsid w:val="00396D4E"/>
    <w:rsid w:val="003A09D9"/>
    <w:rsid w:val="003A4AED"/>
    <w:rsid w:val="003A708D"/>
    <w:rsid w:val="003A73D1"/>
    <w:rsid w:val="003B2884"/>
    <w:rsid w:val="003B307A"/>
    <w:rsid w:val="003B416D"/>
    <w:rsid w:val="003B5A61"/>
    <w:rsid w:val="003B65F2"/>
    <w:rsid w:val="003B67C5"/>
    <w:rsid w:val="003C1CBA"/>
    <w:rsid w:val="003C204E"/>
    <w:rsid w:val="003C47E7"/>
    <w:rsid w:val="003C5B68"/>
    <w:rsid w:val="003C7469"/>
    <w:rsid w:val="003C759A"/>
    <w:rsid w:val="003D54A0"/>
    <w:rsid w:val="003E091E"/>
    <w:rsid w:val="003E0B73"/>
    <w:rsid w:val="003E0E01"/>
    <w:rsid w:val="003E151D"/>
    <w:rsid w:val="003E1CEE"/>
    <w:rsid w:val="003E1ED3"/>
    <w:rsid w:val="003E5AC3"/>
    <w:rsid w:val="003F2CD8"/>
    <w:rsid w:val="003F364D"/>
    <w:rsid w:val="003F3A4A"/>
    <w:rsid w:val="003F4B7F"/>
    <w:rsid w:val="003F5E26"/>
    <w:rsid w:val="003F6647"/>
    <w:rsid w:val="003F689B"/>
    <w:rsid w:val="003F6F16"/>
    <w:rsid w:val="00401633"/>
    <w:rsid w:val="0040180B"/>
    <w:rsid w:val="004019F6"/>
    <w:rsid w:val="00402C64"/>
    <w:rsid w:val="00403FEA"/>
    <w:rsid w:val="00412C3D"/>
    <w:rsid w:val="00415D6A"/>
    <w:rsid w:val="0041600C"/>
    <w:rsid w:val="00416EAC"/>
    <w:rsid w:val="00417EB9"/>
    <w:rsid w:val="00420035"/>
    <w:rsid w:val="00420478"/>
    <w:rsid w:val="004243F6"/>
    <w:rsid w:val="00427AA7"/>
    <w:rsid w:val="00427AEB"/>
    <w:rsid w:val="00431DD9"/>
    <w:rsid w:val="00432DDA"/>
    <w:rsid w:val="0043461E"/>
    <w:rsid w:val="00434A80"/>
    <w:rsid w:val="004379E7"/>
    <w:rsid w:val="004429E5"/>
    <w:rsid w:val="00442F44"/>
    <w:rsid w:val="004435DE"/>
    <w:rsid w:val="00443F65"/>
    <w:rsid w:val="00445273"/>
    <w:rsid w:val="00447029"/>
    <w:rsid w:val="00447BB3"/>
    <w:rsid w:val="0045261C"/>
    <w:rsid w:val="004546C8"/>
    <w:rsid w:val="004549ED"/>
    <w:rsid w:val="00455619"/>
    <w:rsid w:val="00455C7A"/>
    <w:rsid w:val="00456397"/>
    <w:rsid w:val="00456E55"/>
    <w:rsid w:val="00456E74"/>
    <w:rsid w:val="004571BF"/>
    <w:rsid w:val="004577EA"/>
    <w:rsid w:val="00460485"/>
    <w:rsid w:val="00463391"/>
    <w:rsid w:val="00464CAC"/>
    <w:rsid w:val="00465759"/>
    <w:rsid w:val="0046606B"/>
    <w:rsid w:val="00470390"/>
    <w:rsid w:val="00470C3D"/>
    <w:rsid w:val="00472423"/>
    <w:rsid w:val="00472A8C"/>
    <w:rsid w:val="00472ADC"/>
    <w:rsid w:val="0047452A"/>
    <w:rsid w:val="00474EB3"/>
    <w:rsid w:val="0047543C"/>
    <w:rsid w:val="004836F6"/>
    <w:rsid w:val="00485930"/>
    <w:rsid w:val="00486A43"/>
    <w:rsid w:val="0048730D"/>
    <w:rsid w:val="0049316E"/>
    <w:rsid w:val="00493642"/>
    <w:rsid w:val="00493B46"/>
    <w:rsid w:val="004944DD"/>
    <w:rsid w:val="0049488C"/>
    <w:rsid w:val="004952E1"/>
    <w:rsid w:val="00495E96"/>
    <w:rsid w:val="004969AB"/>
    <w:rsid w:val="00496E1C"/>
    <w:rsid w:val="004A009C"/>
    <w:rsid w:val="004A0FC3"/>
    <w:rsid w:val="004A2CA7"/>
    <w:rsid w:val="004A3010"/>
    <w:rsid w:val="004A54B3"/>
    <w:rsid w:val="004A606D"/>
    <w:rsid w:val="004A7970"/>
    <w:rsid w:val="004B12C6"/>
    <w:rsid w:val="004B2282"/>
    <w:rsid w:val="004B38F4"/>
    <w:rsid w:val="004B4DA8"/>
    <w:rsid w:val="004B5608"/>
    <w:rsid w:val="004B61E4"/>
    <w:rsid w:val="004B6F49"/>
    <w:rsid w:val="004C08FE"/>
    <w:rsid w:val="004C0A05"/>
    <w:rsid w:val="004C2F97"/>
    <w:rsid w:val="004C35F9"/>
    <w:rsid w:val="004C4D1B"/>
    <w:rsid w:val="004C79AB"/>
    <w:rsid w:val="004D106A"/>
    <w:rsid w:val="004D25AA"/>
    <w:rsid w:val="004D3031"/>
    <w:rsid w:val="004D64CD"/>
    <w:rsid w:val="004E0E90"/>
    <w:rsid w:val="004E4711"/>
    <w:rsid w:val="004F401E"/>
    <w:rsid w:val="004F4626"/>
    <w:rsid w:val="004F46D5"/>
    <w:rsid w:val="004F590A"/>
    <w:rsid w:val="004F5AD6"/>
    <w:rsid w:val="004F5C43"/>
    <w:rsid w:val="004F7607"/>
    <w:rsid w:val="004F799F"/>
    <w:rsid w:val="00501140"/>
    <w:rsid w:val="00502387"/>
    <w:rsid w:val="00502BDF"/>
    <w:rsid w:val="0050319F"/>
    <w:rsid w:val="005062B5"/>
    <w:rsid w:val="005100CC"/>
    <w:rsid w:val="00510B77"/>
    <w:rsid w:val="00511186"/>
    <w:rsid w:val="00511B93"/>
    <w:rsid w:val="00512760"/>
    <w:rsid w:val="00512836"/>
    <w:rsid w:val="00512C31"/>
    <w:rsid w:val="00514606"/>
    <w:rsid w:val="00514E4E"/>
    <w:rsid w:val="005175BA"/>
    <w:rsid w:val="005209B6"/>
    <w:rsid w:val="00520C2D"/>
    <w:rsid w:val="00523B19"/>
    <w:rsid w:val="00523F9B"/>
    <w:rsid w:val="00524839"/>
    <w:rsid w:val="0052722C"/>
    <w:rsid w:val="0053105D"/>
    <w:rsid w:val="005313CD"/>
    <w:rsid w:val="0054108B"/>
    <w:rsid w:val="00543781"/>
    <w:rsid w:val="0055112C"/>
    <w:rsid w:val="00553187"/>
    <w:rsid w:val="00555D36"/>
    <w:rsid w:val="00555E98"/>
    <w:rsid w:val="00557969"/>
    <w:rsid w:val="0056044F"/>
    <w:rsid w:val="00561A86"/>
    <w:rsid w:val="00563995"/>
    <w:rsid w:val="00564FD6"/>
    <w:rsid w:val="00565E07"/>
    <w:rsid w:val="00570A48"/>
    <w:rsid w:val="00571848"/>
    <w:rsid w:val="005721F3"/>
    <w:rsid w:val="00572C6F"/>
    <w:rsid w:val="00573169"/>
    <w:rsid w:val="0057511D"/>
    <w:rsid w:val="00586086"/>
    <w:rsid w:val="005876A8"/>
    <w:rsid w:val="0058799F"/>
    <w:rsid w:val="00587D16"/>
    <w:rsid w:val="00591EC7"/>
    <w:rsid w:val="00592037"/>
    <w:rsid w:val="00593CBE"/>
    <w:rsid w:val="005979CB"/>
    <w:rsid w:val="005A1208"/>
    <w:rsid w:val="005A1447"/>
    <w:rsid w:val="005A19B0"/>
    <w:rsid w:val="005A1BA2"/>
    <w:rsid w:val="005A2E78"/>
    <w:rsid w:val="005A3C92"/>
    <w:rsid w:val="005A430A"/>
    <w:rsid w:val="005B0CBC"/>
    <w:rsid w:val="005B181A"/>
    <w:rsid w:val="005B1997"/>
    <w:rsid w:val="005B2DB5"/>
    <w:rsid w:val="005B408D"/>
    <w:rsid w:val="005B499C"/>
    <w:rsid w:val="005C089B"/>
    <w:rsid w:val="005C23E2"/>
    <w:rsid w:val="005C2564"/>
    <w:rsid w:val="005C482C"/>
    <w:rsid w:val="005C4F7B"/>
    <w:rsid w:val="005C5C14"/>
    <w:rsid w:val="005C7BB6"/>
    <w:rsid w:val="005D1AEF"/>
    <w:rsid w:val="005D56C7"/>
    <w:rsid w:val="005D64B8"/>
    <w:rsid w:val="005D6F45"/>
    <w:rsid w:val="005E1EC8"/>
    <w:rsid w:val="005E3027"/>
    <w:rsid w:val="005E392B"/>
    <w:rsid w:val="005E4FA9"/>
    <w:rsid w:val="005E5A64"/>
    <w:rsid w:val="005E7AB5"/>
    <w:rsid w:val="005F0CBB"/>
    <w:rsid w:val="005F2199"/>
    <w:rsid w:val="005F2A72"/>
    <w:rsid w:val="005F35C9"/>
    <w:rsid w:val="005F79EC"/>
    <w:rsid w:val="006008CD"/>
    <w:rsid w:val="00601F27"/>
    <w:rsid w:val="00602EB5"/>
    <w:rsid w:val="006031AF"/>
    <w:rsid w:val="00605804"/>
    <w:rsid w:val="0060608E"/>
    <w:rsid w:val="00606929"/>
    <w:rsid w:val="0060787E"/>
    <w:rsid w:val="00612567"/>
    <w:rsid w:val="0061290D"/>
    <w:rsid w:val="0061396E"/>
    <w:rsid w:val="006229AC"/>
    <w:rsid w:val="00622E1D"/>
    <w:rsid w:val="00623AAC"/>
    <w:rsid w:val="00623FEC"/>
    <w:rsid w:val="0062474A"/>
    <w:rsid w:val="00625283"/>
    <w:rsid w:val="00625C23"/>
    <w:rsid w:val="0062663F"/>
    <w:rsid w:val="00630666"/>
    <w:rsid w:val="00630689"/>
    <w:rsid w:val="00631905"/>
    <w:rsid w:val="0063231D"/>
    <w:rsid w:val="00633200"/>
    <w:rsid w:val="00633A49"/>
    <w:rsid w:val="00634618"/>
    <w:rsid w:val="0064091C"/>
    <w:rsid w:val="00642B5A"/>
    <w:rsid w:val="00645334"/>
    <w:rsid w:val="006477E7"/>
    <w:rsid w:val="006479EC"/>
    <w:rsid w:val="0065518C"/>
    <w:rsid w:val="00656150"/>
    <w:rsid w:val="00656D18"/>
    <w:rsid w:val="00661E49"/>
    <w:rsid w:val="00663A69"/>
    <w:rsid w:val="006647A6"/>
    <w:rsid w:val="00667C5B"/>
    <w:rsid w:val="0067319B"/>
    <w:rsid w:val="00673360"/>
    <w:rsid w:val="00675ED2"/>
    <w:rsid w:val="00680A65"/>
    <w:rsid w:val="00680EFF"/>
    <w:rsid w:val="006813D8"/>
    <w:rsid w:val="0068215B"/>
    <w:rsid w:val="006835DC"/>
    <w:rsid w:val="00683F53"/>
    <w:rsid w:val="00684F8F"/>
    <w:rsid w:val="00686563"/>
    <w:rsid w:val="0068763A"/>
    <w:rsid w:val="00690ED7"/>
    <w:rsid w:val="006914A9"/>
    <w:rsid w:val="00694A16"/>
    <w:rsid w:val="006950C0"/>
    <w:rsid w:val="00695CC2"/>
    <w:rsid w:val="0069651F"/>
    <w:rsid w:val="00697355"/>
    <w:rsid w:val="006A107A"/>
    <w:rsid w:val="006A2D12"/>
    <w:rsid w:val="006A6034"/>
    <w:rsid w:val="006B0655"/>
    <w:rsid w:val="006B1B9F"/>
    <w:rsid w:val="006B29E7"/>
    <w:rsid w:val="006B2C82"/>
    <w:rsid w:val="006B3EBD"/>
    <w:rsid w:val="006B45A7"/>
    <w:rsid w:val="006B463D"/>
    <w:rsid w:val="006B5101"/>
    <w:rsid w:val="006B6B0B"/>
    <w:rsid w:val="006B748D"/>
    <w:rsid w:val="006C1F2B"/>
    <w:rsid w:val="006C3504"/>
    <w:rsid w:val="006C5A1D"/>
    <w:rsid w:val="006C5B36"/>
    <w:rsid w:val="006C66A7"/>
    <w:rsid w:val="006D3293"/>
    <w:rsid w:val="006D3B04"/>
    <w:rsid w:val="006D6FBC"/>
    <w:rsid w:val="006E01A2"/>
    <w:rsid w:val="006E081F"/>
    <w:rsid w:val="006E1FC0"/>
    <w:rsid w:val="006E2501"/>
    <w:rsid w:val="006E433C"/>
    <w:rsid w:val="006E4E56"/>
    <w:rsid w:val="006E5737"/>
    <w:rsid w:val="006E6E4A"/>
    <w:rsid w:val="006E6F47"/>
    <w:rsid w:val="006E7F2F"/>
    <w:rsid w:val="006F0355"/>
    <w:rsid w:val="006F090F"/>
    <w:rsid w:val="006F16E0"/>
    <w:rsid w:val="006F23C3"/>
    <w:rsid w:val="006F280F"/>
    <w:rsid w:val="006F31C1"/>
    <w:rsid w:val="006F3CBA"/>
    <w:rsid w:val="006F3D35"/>
    <w:rsid w:val="006F4C88"/>
    <w:rsid w:val="006F4E8A"/>
    <w:rsid w:val="006F7F68"/>
    <w:rsid w:val="007022EE"/>
    <w:rsid w:val="00702EB8"/>
    <w:rsid w:val="0070367F"/>
    <w:rsid w:val="00705521"/>
    <w:rsid w:val="00706E7F"/>
    <w:rsid w:val="007070EC"/>
    <w:rsid w:val="0071221C"/>
    <w:rsid w:val="0071540B"/>
    <w:rsid w:val="007204BB"/>
    <w:rsid w:val="00720BC3"/>
    <w:rsid w:val="0072307B"/>
    <w:rsid w:val="00723A6F"/>
    <w:rsid w:val="00723F31"/>
    <w:rsid w:val="00724566"/>
    <w:rsid w:val="007302EE"/>
    <w:rsid w:val="007311F0"/>
    <w:rsid w:val="00734F82"/>
    <w:rsid w:val="00736DB1"/>
    <w:rsid w:val="00743BD8"/>
    <w:rsid w:val="00745905"/>
    <w:rsid w:val="007460DA"/>
    <w:rsid w:val="0074734C"/>
    <w:rsid w:val="00751D62"/>
    <w:rsid w:val="00752C21"/>
    <w:rsid w:val="00761A21"/>
    <w:rsid w:val="00762CEB"/>
    <w:rsid w:val="00762DB5"/>
    <w:rsid w:val="00763067"/>
    <w:rsid w:val="00763FCE"/>
    <w:rsid w:val="00765110"/>
    <w:rsid w:val="007661AA"/>
    <w:rsid w:val="0076629D"/>
    <w:rsid w:val="0076759E"/>
    <w:rsid w:val="00771CC9"/>
    <w:rsid w:val="0077295C"/>
    <w:rsid w:val="00772D2C"/>
    <w:rsid w:val="00775B9B"/>
    <w:rsid w:val="007768CA"/>
    <w:rsid w:val="00776ACA"/>
    <w:rsid w:val="00777569"/>
    <w:rsid w:val="007810B9"/>
    <w:rsid w:val="007846B6"/>
    <w:rsid w:val="00784B71"/>
    <w:rsid w:val="00790126"/>
    <w:rsid w:val="00791B98"/>
    <w:rsid w:val="00793168"/>
    <w:rsid w:val="00796E35"/>
    <w:rsid w:val="007A07F9"/>
    <w:rsid w:val="007A0A15"/>
    <w:rsid w:val="007B0A50"/>
    <w:rsid w:val="007B0AF0"/>
    <w:rsid w:val="007B164C"/>
    <w:rsid w:val="007B47E3"/>
    <w:rsid w:val="007B6FD2"/>
    <w:rsid w:val="007C03E8"/>
    <w:rsid w:val="007C1886"/>
    <w:rsid w:val="007C3885"/>
    <w:rsid w:val="007C5AB7"/>
    <w:rsid w:val="007D079F"/>
    <w:rsid w:val="007D0F62"/>
    <w:rsid w:val="007D1931"/>
    <w:rsid w:val="007D222E"/>
    <w:rsid w:val="007D2354"/>
    <w:rsid w:val="007D341F"/>
    <w:rsid w:val="007D4C86"/>
    <w:rsid w:val="007D59B5"/>
    <w:rsid w:val="007D60C6"/>
    <w:rsid w:val="007D62A4"/>
    <w:rsid w:val="007D63A6"/>
    <w:rsid w:val="007E7AAA"/>
    <w:rsid w:val="007F1244"/>
    <w:rsid w:val="007F183F"/>
    <w:rsid w:val="007F1CDD"/>
    <w:rsid w:val="007F20DD"/>
    <w:rsid w:val="007F2490"/>
    <w:rsid w:val="007F3870"/>
    <w:rsid w:val="0080113E"/>
    <w:rsid w:val="008037BA"/>
    <w:rsid w:val="00812D11"/>
    <w:rsid w:val="008139FA"/>
    <w:rsid w:val="0081499D"/>
    <w:rsid w:val="00815772"/>
    <w:rsid w:val="00816227"/>
    <w:rsid w:val="0081659E"/>
    <w:rsid w:val="008174D2"/>
    <w:rsid w:val="008177F6"/>
    <w:rsid w:val="0082001B"/>
    <w:rsid w:val="008220B3"/>
    <w:rsid w:val="00822357"/>
    <w:rsid w:val="0082258F"/>
    <w:rsid w:val="00822890"/>
    <w:rsid w:val="00824459"/>
    <w:rsid w:val="00827354"/>
    <w:rsid w:val="00832B6F"/>
    <w:rsid w:val="008365B1"/>
    <w:rsid w:val="008417CF"/>
    <w:rsid w:val="00842600"/>
    <w:rsid w:val="0084367A"/>
    <w:rsid w:val="00846314"/>
    <w:rsid w:val="00853D28"/>
    <w:rsid w:val="00854E41"/>
    <w:rsid w:val="00861F9B"/>
    <w:rsid w:val="00862B87"/>
    <w:rsid w:val="00863AB2"/>
    <w:rsid w:val="00865C0B"/>
    <w:rsid w:val="0087013B"/>
    <w:rsid w:val="00871BFC"/>
    <w:rsid w:val="00872A71"/>
    <w:rsid w:val="0087466E"/>
    <w:rsid w:val="008755CA"/>
    <w:rsid w:val="008805B0"/>
    <w:rsid w:val="0088178C"/>
    <w:rsid w:val="00881CC6"/>
    <w:rsid w:val="0088574D"/>
    <w:rsid w:val="008869C4"/>
    <w:rsid w:val="00887A99"/>
    <w:rsid w:val="00887E25"/>
    <w:rsid w:val="00890DF4"/>
    <w:rsid w:val="00892C78"/>
    <w:rsid w:val="00893B1F"/>
    <w:rsid w:val="008953B7"/>
    <w:rsid w:val="00897162"/>
    <w:rsid w:val="008A054A"/>
    <w:rsid w:val="008A4757"/>
    <w:rsid w:val="008A69E1"/>
    <w:rsid w:val="008B1A62"/>
    <w:rsid w:val="008B1A9B"/>
    <w:rsid w:val="008B2339"/>
    <w:rsid w:val="008B3093"/>
    <w:rsid w:val="008B3432"/>
    <w:rsid w:val="008B57C6"/>
    <w:rsid w:val="008C0074"/>
    <w:rsid w:val="008C00EC"/>
    <w:rsid w:val="008C27F0"/>
    <w:rsid w:val="008C33EC"/>
    <w:rsid w:val="008C4AB2"/>
    <w:rsid w:val="008C6451"/>
    <w:rsid w:val="008C6C54"/>
    <w:rsid w:val="008C7D03"/>
    <w:rsid w:val="008D0011"/>
    <w:rsid w:val="008D00B9"/>
    <w:rsid w:val="008D0AF7"/>
    <w:rsid w:val="008D1A87"/>
    <w:rsid w:val="008D3278"/>
    <w:rsid w:val="008D418C"/>
    <w:rsid w:val="008D609A"/>
    <w:rsid w:val="008D655C"/>
    <w:rsid w:val="008D6E9D"/>
    <w:rsid w:val="008D7FB8"/>
    <w:rsid w:val="008E1202"/>
    <w:rsid w:val="008E21A5"/>
    <w:rsid w:val="008E361F"/>
    <w:rsid w:val="008E414E"/>
    <w:rsid w:val="008E46FE"/>
    <w:rsid w:val="008E5BE7"/>
    <w:rsid w:val="008E6017"/>
    <w:rsid w:val="008F021E"/>
    <w:rsid w:val="008F40C9"/>
    <w:rsid w:val="008F5DFB"/>
    <w:rsid w:val="008F6C7E"/>
    <w:rsid w:val="00902FDB"/>
    <w:rsid w:val="00903928"/>
    <w:rsid w:val="00904F31"/>
    <w:rsid w:val="00906583"/>
    <w:rsid w:val="00907D08"/>
    <w:rsid w:val="00911E29"/>
    <w:rsid w:val="009121F1"/>
    <w:rsid w:val="009152B2"/>
    <w:rsid w:val="00916CBE"/>
    <w:rsid w:val="00916E9A"/>
    <w:rsid w:val="0092006A"/>
    <w:rsid w:val="00922102"/>
    <w:rsid w:val="00927FA6"/>
    <w:rsid w:val="0093071B"/>
    <w:rsid w:val="00930841"/>
    <w:rsid w:val="009318E4"/>
    <w:rsid w:val="00933029"/>
    <w:rsid w:val="00934D45"/>
    <w:rsid w:val="0093518A"/>
    <w:rsid w:val="00935D14"/>
    <w:rsid w:val="009365D6"/>
    <w:rsid w:val="00941AA2"/>
    <w:rsid w:val="009427FE"/>
    <w:rsid w:val="0094343B"/>
    <w:rsid w:val="009446AB"/>
    <w:rsid w:val="00944DC9"/>
    <w:rsid w:val="009464EF"/>
    <w:rsid w:val="009468B2"/>
    <w:rsid w:val="0095191A"/>
    <w:rsid w:val="00952B9C"/>
    <w:rsid w:val="0095512E"/>
    <w:rsid w:val="009561A0"/>
    <w:rsid w:val="00961543"/>
    <w:rsid w:val="00963FB2"/>
    <w:rsid w:val="009641E2"/>
    <w:rsid w:val="00970E5F"/>
    <w:rsid w:val="00974040"/>
    <w:rsid w:val="00975F56"/>
    <w:rsid w:val="009767B5"/>
    <w:rsid w:val="009779A6"/>
    <w:rsid w:val="00977C9B"/>
    <w:rsid w:val="00977E11"/>
    <w:rsid w:val="00980597"/>
    <w:rsid w:val="0098060A"/>
    <w:rsid w:val="00981856"/>
    <w:rsid w:val="00982B6C"/>
    <w:rsid w:val="009833C9"/>
    <w:rsid w:val="009915C8"/>
    <w:rsid w:val="009915DE"/>
    <w:rsid w:val="009937DA"/>
    <w:rsid w:val="0099419A"/>
    <w:rsid w:val="00997056"/>
    <w:rsid w:val="009A122B"/>
    <w:rsid w:val="009A1ADF"/>
    <w:rsid w:val="009A4C0E"/>
    <w:rsid w:val="009A62FC"/>
    <w:rsid w:val="009A6C8D"/>
    <w:rsid w:val="009B0E22"/>
    <w:rsid w:val="009B15D7"/>
    <w:rsid w:val="009B29FB"/>
    <w:rsid w:val="009B2F30"/>
    <w:rsid w:val="009B3BE0"/>
    <w:rsid w:val="009B3CD6"/>
    <w:rsid w:val="009C02ED"/>
    <w:rsid w:val="009C1F65"/>
    <w:rsid w:val="009C32AF"/>
    <w:rsid w:val="009C42DD"/>
    <w:rsid w:val="009D0457"/>
    <w:rsid w:val="009D125D"/>
    <w:rsid w:val="009D1F29"/>
    <w:rsid w:val="009D4B33"/>
    <w:rsid w:val="009D4CAB"/>
    <w:rsid w:val="009D5CC9"/>
    <w:rsid w:val="009D7D8C"/>
    <w:rsid w:val="009E384B"/>
    <w:rsid w:val="009E6E5B"/>
    <w:rsid w:val="009F1F1F"/>
    <w:rsid w:val="009F2668"/>
    <w:rsid w:val="009F4933"/>
    <w:rsid w:val="00A0003A"/>
    <w:rsid w:val="00A0098E"/>
    <w:rsid w:val="00A01C6F"/>
    <w:rsid w:val="00A03ED6"/>
    <w:rsid w:val="00A0416D"/>
    <w:rsid w:val="00A050A0"/>
    <w:rsid w:val="00A12838"/>
    <w:rsid w:val="00A12F4C"/>
    <w:rsid w:val="00A13D39"/>
    <w:rsid w:val="00A14F9B"/>
    <w:rsid w:val="00A15510"/>
    <w:rsid w:val="00A15BD4"/>
    <w:rsid w:val="00A17291"/>
    <w:rsid w:val="00A17963"/>
    <w:rsid w:val="00A17970"/>
    <w:rsid w:val="00A17E7B"/>
    <w:rsid w:val="00A20617"/>
    <w:rsid w:val="00A20665"/>
    <w:rsid w:val="00A2221B"/>
    <w:rsid w:val="00A2644B"/>
    <w:rsid w:val="00A2704A"/>
    <w:rsid w:val="00A30DB8"/>
    <w:rsid w:val="00A31D90"/>
    <w:rsid w:val="00A32A03"/>
    <w:rsid w:val="00A3382C"/>
    <w:rsid w:val="00A3634B"/>
    <w:rsid w:val="00A3645B"/>
    <w:rsid w:val="00A3664E"/>
    <w:rsid w:val="00A36E7A"/>
    <w:rsid w:val="00A37218"/>
    <w:rsid w:val="00A3797D"/>
    <w:rsid w:val="00A45CDD"/>
    <w:rsid w:val="00A46B3F"/>
    <w:rsid w:val="00A46CD5"/>
    <w:rsid w:val="00A47992"/>
    <w:rsid w:val="00A50637"/>
    <w:rsid w:val="00A5147A"/>
    <w:rsid w:val="00A52DDB"/>
    <w:rsid w:val="00A530E9"/>
    <w:rsid w:val="00A53110"/>
    <w:rsid w:val="00A5474F"/>
    <w:rsid w:val="00A5486A"/>
    <w:rsid w:val="00A5613F"/>
    <w:rsid w:val="00A60AC7"/>
    <w:rsid w:val="00A61419"/>
    <w:rsid w:val="00A62663"/>
    <w:rsid w:val="00A6580E"/>
    <w:rsid w:val="00A66B4A"/>
    <w:rsid w:val="00A66CC2"/>
    <w:rsid w:val="00A70FE4"/>
    <w:rsid w:val="00A714C7"/>
    <w:rsid w:val="00A72099"/>
    <w:rsid w:val="00A7235A"/>
    <w:rsid w:val="00A73199"/>
    <w:rsid w:val="00A760F6"/>
    <w:rsid w:val="00A7674B"/>
    <w:rsid w:val="00A76D29"/>
    <w:rsid w:val="00A771E1"/>
    <w:rsid w:val="00A77A8C"/>
    <w:rsid w:val="00A77EDB"/>
    <w:rsid w:val="00A8073F"/>
    <w:rsid w:val="00A8139F"/>
    <w:rsid w:val="00A82588"/>
    <w:rsid w:val="00A8269E"/>
    <w:rsid w:val="00A83F39"/>
    <w:rsid w:val="00A8407A"/>
    <w:rsid w:val="00A86658"/>
    <w:rsid w:val="00A878E4"/>
    <w:rsid w:val="00A8793C"/>
    <w:rsid w:val="00A9086D"/>
    <w:rsid w:val="00A92468"/>
    <w:rsid w:val="00A938CD"/>
    <w:rsid w:val="00A94598"/>
    <w:rsid w:val="00A95E40"/>
    <w:rsid w:val="00A969C0"/>
    <w:rsid w:val="00AA010C"/>
    <w:rsid w:val="00AA1068"/>
    <w:rsid w:val="00AA2279"/>
    <w:rsid w:val="00AA3B45"/>
    <w:rsid w:val="00AA3BEE"/>
    <w:rsid w:val="00AA3CA9"/>
    <w:rsid w:val="00AA406A"/>
    <w:rsid w:val="00AA68C5"/>
    <w:rsid w:val="00AB206D"/>
    <w:rsid w:val="00AB3726"/>
    <w:rsid w:val="00AB6267"/>
    <w:rsid w:val="00AC14E8"/>
    <w:rsid w:val="00AC156B"/>
    <w:rsid w:val="00AC25BD"/>
    <w:rsid w:val="00AC25D7"/>
    <w:rsid w:val="00AC2FF6"/>
    <w:rsid w:val="00AC312E"/>
    <w:rsid w:val="00AC7C70"/>
    <w:rsid w:val="00AD053E"/>
    <w:rsid w:val="00AD0EC7"/>
    <w:rsid w:val="00AD1776"/>
    <w:rsid w:val="00AD1B81"/>
    <w:rsid w:val="00AD25DA"/>
    <w:rsid w:val="00AD4A6C"/>
    <w:rsid w:val="00AD7F2B"/>
    <w:rsid w:val="00AE0E39"/>
    <w:rsid w:val="00AE44B2"/>
    <w:rsid w:val="00AF1DB8"/>
    <w:rsid w:val="00AF2D5F"/>
    <w:rsid w:val="00AF630E"/>
    <w:rsid w:val="00AF69B2"/>
    <w:rsid w:val="00B00427"/>
    <w:rsid w:val="00B028F3"/>
    <w:rsid w:val="00B02BEB"/>
    <w:rsid w:val="00B02E62"/>
    <w:rsid w:val="00B045DD"/>
    <w:rsid w:val="00B06DFE"/>
    <w:rsid w:val="00B101B4"/>
    <w:rsid w:val="00B12B0C"/>
    <w:rsid w:val="00B13578"/>
    <w:rsid w:val="00B138B2"/>
    <w:rsid w:val="00B1427B"/>
    <w:rsid w:val="00B1538A"/>
    <w:rsid w:val="00B20D0F"/>
    <w:rsid w:val="00B22915"/>
    <w:rsid w:val="00B2361F"/>
    <w:rsid w:val="00B26C96"/>
    <w:rsid w:val="00B26D19"/>
    <w:rsid w:val="00B278A8"/>
    <w:rsid w:val="00B31467"/>
    <w:rsid w:val="00B34046"/>
    <w:rsid w:val="00B35F89"/>
    <w:rsid w:val="00B365ED"/>
    <w:rsid w:val="00B41B75"/>
    <w:rsid w:val="00B42383"/>
    <w:rsid w:val="00B44114"/>
    <w:rsid w:val="00B46461"/>
    <w:rsid w:val="00B46B21"/>
    <w:rsid w:val="00B50752"/>
    <w:rsid w:val="00B507C8"/>
    <w:rsid w:val="00B51D5E"/>
    <w:rsid w:val="00B52AA2"/>
    <w:rsid w:val="00B52CE9"/>
    <w:rsid w:val="00B53CA8"/>
    <w:rsid w:val="00B544A8"/>
    <w:rsid w:val="00B5464D"/>
    <w:rsid w:val="00B54705"/>
    <w:rsid w:val="00B54969"/>
    <w:rsid w:val="00B565B5"/>
    <w:rsid w:val="00B642BB"/>
    <w:rsid w:val="00B64AC8"/>
    <w:rsid w:val="00B65C8B"/>
    <w:rsid w:val="00B67F67"/>
    <w:rsid w:val="00B71F71"/>
    <w:rsid w:val="00B729C2"/>
    <w:rsid w:val="00B73E92"/>
    <w:rsid w:val="00B7400D"/>
    <w:rsid w:val="00B74931"/>
    <w:rsid w:val="00B74969"/>
    <w:rsid w:val="00B74A04"/>
    <w:rsid w:val="00B75F77"/>
    <w:rsid w:val="00B76154"/>
    <w:rsid w:val="00B76322"/>
    <w:rsid w:val="00B77B8B"/>
    <w:rsid w:val="00B77D7D"/>
    <w:rsid w:val="00B806B1"/>
    <w:rsid w:val="00B81EF4"/>
    <w:rsid w:val="00B823A8"/>
    <w:rsid w:val="00B84DC7"/>
    <w:rsid w:val="00B9036D"/>
    <w:rsid w:val="00B908EE"/>
    <w:rsid w:val="00B91645"/>
    <w:rsid w:val="00B918AE"/>
    <w:rsid w:val="00B9270D"/>
    <w:rsid w:val="00B94CE6"/>
    <w:rsid w:val="00BA27A1"/>
    <w:rsid w:val="00BA3A8A"/>
    <w:rsid w:val="00BA3FC7"/>
    <w:rsid w:val="00BA4F58"/>
    <w:rsid w:val="00BA523B"/>
    <w:rsid w:val="00BA5A73"/>
    <w:rsid w:val="00BB005D"/>
    <w:rsid w:val="00BB01D8"/>
    <w:rsid w:val="00BB0CC5"/>
    <w:rsid w:val="00BB0F81"/>
    <w:rsid w:val="00BB179D"/>
    <w:rsid w:val="00BB7562"/>
    <w:rsid w:val="00BB7ACD"/>
    <w:rsid w:val="00BC3472"/>
    <w:rsid w:val="00BD2B89"/>
    <w:rsid w:val="00BD3A2F"/>
    <w:rsid w:val="00BD41B2"/>
    <w:rsid w:val="00BD4825"/>
    <w:rsid w:val="00BD6EB9"/>
    <w:rsid w:val="00BD7565"/>
    <w:rsid w:val="00BE008E"/>
    <w:rsid w:val="00BE05B8"/>
    <w:rsid w:val="00BE12E9"/>
    <w:rsid w:val="00BE214A"/>
    <w:rsid w:val="00BE2211"/>
    <w:rsid w:val="00BE2D15"/>
    <w:rsid w:val="00BE3D25"/>
    <w:rsid w:val="00BE624C"/>
    <w:rsid w:val="00BE72FD"/>
    <w:rsid w:val="00BF0965"/>
    <w:rsid w:val="00BF1C87"/>
    <w:rsid w:val="00BF26FA"/>
    <w:rsid w:val="00BF4027"/>
    <w:rsid w:val="00BF414C"/>
    <w:rsid w:val="00BF6451"/>
    <w:rsid w:val="00BF7ABD"/>
    <w:rsid w:val="00C004DA"/>
    <w:rsid w:val="00C02B1E"/>
    <w:rsid w:val="00C0306F"/>
    <w:rsid w:val="00C13DCD"/>
    <w:rsid w:val="00C14812"/>
    <w:rsid w:val="00C1482F"/>
    <w:rsid w:val="00C15A8B"/>
    <w:rsid w:val="00C170C0"/>
    <w:rsid w:val="00C17D11"/>
    <w:rsid w:val="00C203A9"/>
    <w:rsid w:val="00C22DA1"/>
    <w:rsid w:val="00C27AD0"/>
    <w:rsid w:val="00C32D4B"/>
    <w:rsid w:val="00C33171"/>
    <w:rsid w:val="00C34AE9"/>
    <w:rsid w:val="00C3786B"/>
    <w:rsid w:val="00C41EF7"/>
    <w:rsid w:val="00C44DCA"/>
    <w:rsid w:val="00C45735"/>
    <w:rsid w:val="00C46501"/>
    <w:rsid w:val="00C50980"/>
    <w:rsid w:val="00C50CD2"/>
    <w:rsid w:val="00C51618"/>
    <w:rsid w:val="00C5164F"/>
    <w:rsid w:val="00C54935"/>
    <w:rsid w:val="00C555DF"/>
    <w:rsid w:val="00C557FA"/>
    <w:rsid w:val="00C576F3"/>
    <w:rsid w:val="00C64629"/>
    <w:rsid w:val="00C66195"/>
    <w:rsid w:val="00C66A0B"/>
    <w:rsid w:val="00C66B11"/>
    <w:rsid w:val="00C67E04"/>
    <w:rsid w:val="00C72077"/>
    <w:rsid w:val="00C720C6"/>
    <w:rsid w:val="00C755D8"/>
    <w:rsid w:val="00C75BAF"/>
    <w:rsid w:val="00C76206"/>
    <w:rsid w:val="00C76CB1"/>
    <w:rsid w:val="00C76D5B"/>
    <w:rsid w:val="00C80CA0"/>
    <w:rsid w:val="00C80CCB"/>
    <w:rsid w:val="00C813B8"/>
    <w:rsid w:val="00C81630"/>
    <w:rsid w:val="00C822BE"/>
    <w:rsid w:val="00C85E8F"/>
    <w:rsid w:val="00C862C6"/>
    <w:rsid w:val="00C8637A"/>
    <w:rsid w:val="00C867E0"/>
    <w:rsid w:val="00C86A1A"/>
    <w:rsid w:val="00C87100"/>
    <w:rsid w:val="00C8754F"/>
    <w:rsid w:val="00C90D4E"/>
    <w:rsid w:val="00C9108F"/>
    <w:rsid w:val="00C92867"/>
    <w:rsid w:val="00C93257"/>
    <w:rsid w:val="00C9360B"/>
    <w:rsid w:val="00C936AB"/>
    <w:rsid w:val="00C940B9"/>
    <w:rsid w:val="00C95447"/>
    <w:rsid w:val="00C95CBB"/>
    <w:rsid w:val="00C96A5C"/>
    <w:rsid w:val="00CA169B"/>
    <w:rsid w:val="00CA389B"/>
    <w:rsid w:val="00CA3B59"/>
    <w:rsid w:val="00CA4F81"/>
    <w:rsid w:val="00CA7428"/>
    <w:rsid w:val="00CB3F96"/>
    <w:rsid w:val="00CB5302"/>
    <w:rsid w:val="00CB535C"/>
    <w:rsid w:val="00CC0060"/>
    <w:rsid w:val="00CC1F2E"/>
    <w:rsid w:val="00CC4D08"/>
    <w:rsid w:val="00CC7472"/>
    <w:rsid w:val="00CD0CAE"/>
    <w:rsid w:val="00CD3592"/>
    <w:rsid w:val="00CD6433"/>
    <w:rsid w:val="00CD7039"/>
    <w:rsid w:val="00CD7326"/>
    <w:rsid w:val="00CD73A2"/>
    <w:rsid w:val="00CE0824"/>
    <w:rsid w:val="00CE0BF9"/>
    <w:rsid w:val="00CE5ECA"/>
    <w:rsid w:val="00CF02B1"/>
    <w:rsid w:val="00CF2C7B"/>
    <w:rsid w:val="00CF5E83"/>
    <w:rsid w:val="00D016B2"/>
    <w:rsid w:val="00D027F5"/>
    <w:rsid w:val="00D05326"/>
    <w:rsid w:val="00D053B2"/>
    <w:rsid w:val="00D060C0"/>
    <w:rsid w:val="00D06DD1"/>
    <w:rsid w:val="00D11329"/>
    <w:rsid w:val="00D127E3"/>
    <w:rsid w:val="00D16ACA"/>
    <w:rsid w:val="00D17167"/>
    <w:rsid w:val="00D269C5"/>
    <w:rsid w:val="00D26BF3"/>
    <w:rsid w:val="00D33294"/>
    <w:rsid w:val="00D33509"/>
    <w:rsid w:val="00D339D2"/>
    <w:rsid w:val="00D36C86"/>
    <w:rsid w:val="00D37BC9"/>
    <w:rsid w:val="00D40E12"/>
    <w:rsid w:val="00D4380D"/>
    <w:rsid w:val="00D453F6"/>
    <w:rsid w:val="00D46103"/>
    <w:rsid w:val="00D47A3F"/>
    <w:rsid w:val="00D50CB7"/>
    <w:rsid w:val="00D517AC"/>
    <w:rsid w:val="00D54BCD"/>
    <w:rsid w:val="00D560AA"/>
    <w:rsid w:val="00D56D9A"/>
    <w:rsid w:val="00D61D5C"/>
    <w:rsid w:val="00D65050"/>
    <w:rsid w:val="00D65DFF"/>
    <w:rsid w:val="00D6659C"/>
    <w:rsid w:val="00D67FF8"/>
    <w:rsid w:val="00D723F9"/>
    <w:rsid w:val="00D73217"/>
    <w:rsid w:val="00D748FC"/>
    <w:rsid w:val="00D75389"/>
    <w:rsid w:val="00D76F9E"/>
    <w:rsid w:val="00D776ED"/>
    <w:rsid w:val="00D80492"/>
    <w:rsid w:val="00D80C0B"/>
    <w:rsid w:val="00D82FAC"/>
    <w:rsid w:val="00D846C4"/>
    <w:rsid w:val="00D84B6C"/>
    <w:rsid w:val="00D84E9D"/>
    <w:rsid w:val="00D8625E"/>
    <w:rsid w:val="00D86628"/>
    <w:rsid w:val="00D87022"/>
    <w:rsid w:val="00D87291"/>
    <w:rsid w:val="00D927D6"/>
    <w:rsid w:val="00D933BC"/>
    <w:rsid w:val="00D93A21"/>
    <w:rsid w:val="00D96BB3"/>
    <w:rsid w:val="00D9746D"/>
    <w:rsid w:val="00DA2323"/>
    <w:rsid w:val="00DA36BF"/>
    <w:rsid w:val="00DB0032"/>
    <w:rsid w:val="00DB0B82"/>
    <w:rsid w:val="00DB2D63"/>
    <w:rsid w:val="00DB3B81"/>
    <w:rsid w:val="00DB5E0F"/>
    <w:rsid w:val="00DB5E5B"/>
    <w:rsid w:val="00DB6ACD"/>
    <w:rsid w:val="00DB7EF3"/>
    <w:rsid w:val="00DC0BC0"/>
    <w:rsid w:val="00DC131A"/>
    <w:rsid w:val="00DC3C8B"/>
    <w:rsid w:val="00DC42D6"/>
    <w:rsid w:val="00DC5A9C"/>
    <w:rsid w:val="00DC7E7F"/>
    <w:rsid w:val="00DD063E"/>
    <w:rsid w:val="00DD0A83"/>
    <w:rsid w:val="00DD4983"/>
    <w:rsid w:val="00DD5B9B"/>
    <w:rsid w:val="00DD67C9"/>
    <w:rsid w:val="00DE2AE8"/>
    <w:rsid w:val="00DE4CD2"/>
    <w:rsid w:val="00DE57FC"/>
    <w:rsid w:val="00DE5926"/>
    <w:rsid w:val="00DF3A76"/>
    <w:rsid w:val="00DF61E2"/>
    <w:rsid w:val="00DF6482"/>
    <w:rsid w:val="00DF65ED"/>
    <w:rsid w:val="00E00113"/>
    <w:rsid w:val="00E002B3"/>
    <w:rsid w:val="00E02D31"/>
    <w:rsid w:val="00E0337C"/>
    <w:rsid w:val="00E0692B"/>
    <w:rsid w:val="00E06C95"/>
    <w:rsid w:val="00E11E8F"/>
    <w:rsid w:val="00E127D4"/>
    <w:rsid w:val="00E139BF"/>
    <w:rsid w:val="00E140A6"/>
    <w:rsid w:val="00E1461A"/>
    <w:rsid w:val="00E17C57"/>
    <w:rsid w:val="00E202F2"/>
    <w:rsid w:val="00E22FD5"/>
    <w:rsid w:val="00E25835"/>
    <w:rsid w:val="00E25D45"/>
    <w:rsid w:val="00E30FD1"/>
    <w:rsid w:val="00E3162D"/>
    <w:rsid w:val="00E33429"/>
    <w:rsid w:val="00E33E99"/>
    <w:rsid w:val="00E34071"/>
    <w:rsid w:val="00E34B58"/>
    <w:rsid w:val="00E34D97"/>
    <w:rsid w:val="00E369B6"/>
    <w:rsid w:val="00E36B0D"/>
    <w:rsid w:val="00E3763A"/>
    <w:rsid w:val="00E37680"/>
    <w:rsid w:val="00E379FE"/>
    <w:rsid w:val="00E40E42"/>
    <w:rsid w:val="00E42A1F"/>
    <w:rsid w:val="00E42D3A"/>
    <w:rsid w:val="00E433F5"/>
    <w:rsid w:val="00E43EA2"/>
    <w:rsid w:val="00E440F3"/>
    <w:rsid w:val="00E444E5"/>
    <w:rsid w:val="00E44734"/>
    <w:rsid w:val="00E50D59"/>
    <w:rsid w:val="00E516FC"/>
    <w:rsid w:val="00E52DDA"/>
    <w:rsid w:val="00E52E75"/>
    <w:rsid w:val="00E5477B"/>
    <w:rsid w:val="00E5494B"/>
    <w:rsid w:val="00E573B8"/>
    <w:rsid w:val="00E60B0C"/>
    <w:rsid w:val="00E61834"/>
    <w:rsid w:val="00E61DD5"/>
    <w:rsid w:val="00E62B34"/>
    <w:rsid w:val="00E630DD"/>
    <w:rsid w:val="00E63450"/>
    <w:rsid w:val="00E645CA"/>
    <w:rsid w:val="00E65E8A"/>
    <w:rsid w:val="00E66632"/>
    <w:rsid w:val="00E707E3"/>
    <w:rsid w:val="00E74BE3"/>
    <w:rsid w:val="00E77620"/>
    <w:rsid w:val="00E77819"/>
    <w:rsid w:val="00E77F7B"/>
    <w:rsid w:val="00E8043F"/>
    <w:rsid w:val="00E8086D"/>
    <w:rsid w:val="00E87D0A"/>
    <w:rsid w:val="00E923CC"/>
    <w:rsid w:val="00E94100"/>
    <w:rsid w:val="00EA1CFA"/>
    <w:rsid w:val="00EA2F5B"/>
    <w:rsid w:val="00EA350D"/>
    <w:rsid w:val="00EA3653"/>
    <w:rsid w:val="00EA36F4"/>
    <w:rsid w:val="00EA7E6B"/>
    <w:rsid w:val="00EB0F9B"/>
    <w:rsid w:val="00EB1044"/>
    <w:rsid w:val="00EB4707"/>
    <w:rsid w:val="00EB6E35"/>
    <w:rsid w:val="00EB6EE6"/>
    <w:rsid w:val="00EC092A"/>
    <w:rsid w:val="00EC1DCA"/>
    <w:rsid w:val="00EC3331"/>
    <w:rsid w:val="00EC3D18"/>
    <w:rsid w:val="00EC41BF"/>
    <w:rsid w:val="00EC5F11"/>
    <w:rsid w:val="00ED01F1"/>
    <w:rsid w:val="00ED107E"/>
    <w:rsid w:val="00ED1553"/>
    <w:rsid w:val="00ED35A0"/>
    <w:rsid w:val="00ED375B"/>
    <w:rsid w:val="00ED4D13"/>
    <w:rsid w:val="00EE02A4"/>
    <w:rsid w:val="00EE2234"/>
    <w:rsid w:val="00EE24F7"/>
    <w:rsid w:val="00EE56A1"/>
    <w:rsid w:val="00EF4D08"/>
    <w:rsid w:val="00EF79E1"/>
    <w:rsid w:val="00EF7A0F"/>
    <w:rsid w:val="00F00F8C"/>
    <w:rsid w:val="00F010CC"/>
    <w:rsid w:val="00F01D60"/>
    <w:rsid w:val="00F02F61"/>
    <w:rsid w:val="00F05BB6"/>
    <w:rsid w:val="00F07D1B"/>
    <w:rsid w:val="00F11C10"/>
    <w:rsid w:val="00F1258E"/>
    <w:rsid w:val="00F12846"/>
    <w:rsid w:val="00F13EE9"/>
    <w:rsid w:val="00F14831"/>
    <w:rsid w:val="00F15B9A"/>
    <w:rsid w:val="00F226D2"/>
    <w:rsid w:val="00F22920"/>
    <w:rsid w:val="00F24668"/>
    <w:rsid w:val="00F2484A"/>
    <w:rsid w:val="00F25980"/>
    <w:rsid w:val="00F25CE2"/>
    <w:rsid w:val="00F277FC"/>
    <w:rsid w:val="00F30ADE"/>
    <w:rsid w:val="00F32E5A"/>
    <w:rsid w:val="00F35B80"/>
    <w:rsid w:val="00F41AB0"/>
    <w:rsid w:val="00F42F3E"/>
    <w:rsid w:val="00F45342"/>
    <w:rsid w:val="00F454E4"/>
    <w:rsid w:val="00F4709A"/>
    <w:rsid w:val="00F51ADC"/>
    <w:rsid w:val="00F536AF"/>
    <w:rsid w:val="00F55E97"/>
    <w:rsid w:val="00F643B9"/>
    <w:rsid w:val="00F65920"/>
    <w:rsid w:val="00F6617F"/>
    <w:rsid w:val="00F67D0B"/>
    <w:rsid w:val="00F706F9"/>
    <w:rsid w:val="00F70C20"/>
    <w:rsid w:val="00F72887"/>
    <w:rsid w:val="00F76012"/>
    <w:rsid w:val="00F77119"/>
    <w:rsid w:val="00F779F6"/>
    <w:rsid w:val="00F80D7B"/>
    <w:rsid w:val="00F819E5"/>
    <w:rsid w:val="00F86B75"/>
    <w:rsid w:val="00F86E36"/>
    <w:rsid w:val="00F878D2"/>
    <w:rsid w:val="00F91574"/>
    <w:rsid w:val="00F9254D"/>
    <w:rsid w:val="00F94038"/>
    <w:rsid w:val="00F947F8"/>
    <w:rsid w:val="00F95C4B"/>
    <w:rsid w:val="00F96FF0"/>
    <w:rsid w:val="00FA0B2A"/>
    <w:rsid w:val="00FA19FE"/>
    <w:rsid w:val="00FA4AAF"/>
    <w:rsid w:val="00FA71F0"/>
    <w:rsid w:val="00FB0804"/>
    <w:rsid w:val="00FB16BA"/>
    <w:rsid w:val="00FB1E76"/>
    <w:rsid w:val="00FB2415"/>
    <w:rsid w:val="00FB313C"/>
    <w:rsid w:val="00FB346C"/>
    <w:rsid w:val="00FB4B1C"/>
    <w:rsid w:val="00FB5E92"/>
    <w:rsid w:val="00FC1CC6"/>
    <w:rsid w:val="00FC2002"/>
    <w:rsid w:val="00FC2785"/>
    <w:rsid w:val="00FC2AD6"/>
    <w:rsid w:val="00FC440D"/>
    <w:rsid w:val="00FC63A9"/>
    <w:rsid w:val="00FC71B0"/>
    <w:rsid w:val="00FC7FDA"/>
    <w:rsid w:val="00FD02DF"/>
    <w:rsid w:val="00FD331C"/>
    <w:rsid w:val="00FD3750"/>
    <w:rsid w:val="00FD4D33"/>
    <w:rsid w:val="00FD7200"/>
    <w:rsid w:val="00FD7841"/>
    <w:rsid w:val="00FE0EB0"/>
    <w:rsid w:val="00FE1A8C"/>
    <w:rsid w:val="00FE2E6A"/>
    <w:rsid w:val="00FE5718"/>
    <w:rsid w:val="00FF1568"/>
    <w:rsid w:val="00FF1ACB"/>
    <w:rsid w:val="00FF223E"/>
    <w:rsid w:val="00FF2C8B"/>
    <w:rsid w:val="00FF43FD"/>
    <w:rsid w:val="00FF4A9B"/>
    <w:rsid w:val="00FF5217"/>
    <w:rsid w:val="00FF658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237"/>
    <o:shapelayout v:ext="edit">
      <o:idmap v:ext="edit" data="2"/>
      <o:rules v:ext="edit">
        <o:r id="V:Rule1" type="connector" idref="#Connecteur droit avec flèche 1806046200"/>
        <o:r id="V:Rule2" type="connector" idref="#Connecteur droit avec flèche 4876674"/>
        <o:r id="V:Rule3" type="connector" idref="#Connecteur droit avec flèche 2074631784"/>
        <o:r id="V:Rule4" type="connector" idref="#Connecteur droit avec flèche 312778216"/>
        <o:r id="V:Rule5" type="connector" idref="#Connecteur droit avec flèche 1641624025"/>
        <o:r id="V:Rule6" type="connector" idref="#Connecteur droit avec flèche 1417164266"/>
        <o:r id="V:Rule7" type="connector" idref="#Connecteur droit avec flèche 43811682"/>
      </o:rules>
    </o:shapelayout>
  </w:shapeDefaults>
  <w:decimalSymbol w:val=","/>
  <w:listSeparator w:val=";"/>
  <w14:docId w14:val="740D09AD"/>
  <w15:docId w15:val="{3AF2D867-14D4-4F03-854C-1393A3537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1837"/>
  </w:style>
  <w:style w:type="paragraph" w:styleId="Titre1">
    <w:name w:val="heading 1"/>
    <w:basedOn w:val="Normal"/>
    <w:next w:val="Normal"/>
    <w:link w:val="Titre1Car"/>
    <w:uiPriority w:val="9"/>
    <w:qFormat/>
    <w:rsid w:val="0018512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65C06"/>
    <w:pPr>
      <w:keepNext/>
      <w:keepLines/>
      <w:spacing w:before="200" w:after="0" w:line="276" w:lineRule="auto"/>
      <w:outlineLvl w:val="1"/>
    </w:pPr>
    <w:rPr>
      <w:rFonts w:asciiTheme="majorHAnsi" w:eastAsiaTheme="majorEastAsia" w:hAnsiTheme="majorHAnsi" w:cstheme="majorBidi"/>
      <w:b/>
      <w:bCs/>
      <w:color w:val="5B9BD5" w:themeColor="accent1"/>
      <w:sz w:val="26"/>
      <w:szCs w:val="26"/>
    </w:rPr>
  </w:style>
  <w:style w:type="paragraph" w:styleId="Titre3">
    <w:name w:val="heading 3"/>
    <w:basedOn w:val="Normal"/>
    <w:next w:val="Normal"/>
    <w:link w:val="Titre3Car"/>
    <w:uiPriority w:val="9"/>
    <w:unhideWhenUsed/>
    <w:qFormat/>
    <w:rsid w:val="00165C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C47E7"/>
    <w:pPr>
      <w:keepNext/>
      <w:keepLines/>
      <w:spacing w:before="40" w:after="0" w:line="276" w:lineRule="auto"/>
      <w:jc w:val="both"/>
      <w:outlineLvl w:val="3"/>
    </w:pPr>
    <w:rPr>
      <w:rFonts w:asciiTheme="majorHAnsi" w:eastAsiaTheme="majorEastAsia" w:hAnsiTheme="majorHAnsi" w:cstheme="majorBidi"/>
      <w:i/>
      <w:iCs/>
      <w:color w:val="2E74B5" w:themeColor="accent1" w:themeShade="BF"/>
      <w:sz w:val="24"/>
    </w:rPr>
  </w:style>
  <w:style w:type="paragraph" w:styleId="Titre5">
    <w:name w:val="heading 5"/>
    <w:basedOn w:val="Normal"/>
    <w:next w:val="Normal"/>
    <w:link w:val="Titre5Car"/>
    <w:uiPriority w:val="9"/>
    <w:unhideWhenUsed/>
    <w:qFormat/>
    <w:rsid w:val="00AA106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8512E"/>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65C06"/>
    <w:rPr>
      <w:rFonts w:asciiTheme="majorHAnsi" w:eastAsiaTheme="majorEastAsia" w:hAnsiTheme="majorHAnsi" w:cstheme="majorBidi"/>
      <w:b/>
      <w:bCs/>
      <w:color w:val="5B9BD5" w:themeColor="accent1"/>
      <w:sz w:val="26"/>
      <w:szCs w:val="26"/>
    </w:rPr>
  </w:style>
  <w:style w:type="character" w:customStyle="1" w:styleId="Titre3Car">
    <w:name w:val="Titre 3 Car"/>
    <w:basedOn w:val="Policepardfaut"/>
    <w:link w:val="Titre3"/>
    <w:uiPriority w:val="9"/>
    <w:rsid w:val="00165C06"/>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C47E7"/>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rsid w:val="00AA1068"/>
    <w:rPr>
      <w:rFonts w:asciiTheme="majorHAnsi" w:eastAsiaTheme="majorEastAsia" w:hAnsiTheme="majorHAnsi" w:cstheme="majorBidi"/>
      <w:color w:val="2E74B5" w:themeColor="accent1" w:themeShade="BF"/>
    </w:rPr>
  </w:style>
  <w:style w:type="paragraph" w:styleId="Paragraphedeliste">
    <w:name w:val="List Paragraph"/>
    <w:basedOn w:val="Normal"/>
    <w:link w:val="ParagraphedelisteCar"/>
    <w:uiPriority w:val="34"/>
    <w:qFormat/>
    <w:rsid w:val="00A5147A"/>
    <w:pPr>
      <w:ind w:left="720"/>
      <w:contextualSpacing/>
    </w:pPr>
  </w:style>
  <w:style w:type="character" w:customStyle="1" w:styleId="ParagraphedelisteCar">
    <w:name w:val="Paragraphe de liste Car"/>
    <w:link w:val="Paragraphedeliste"/>
    <w:uiPriority w:val="34"/>
    <w:locked/>
    <w:rsid w:val="005F79EC"/>
  </w:style>
  <w:style w:type="paragraph" w:styleId="Sansinterligne">
    <w:name w:val="No Spacing"/>
    <w:aliases w:val="Titre1"/>
    <w:link w:val="SansinterligneCar"/>
    <w:uiPriority w:val="1"/>
    <w:qFormat/>
    <w:rsid w:val="00165C06"/>
    <w:pPr>
      <w:spacing w:after="0" w:line="240" w:lineRule="auto"/>
    </w:pPr>
    <w:rPr>
      <w:rFonts w:ascii="Times New Roman" w:hAnsi="Times New Roman"/>
      <w:b/>
      <w:sz w:val="24"/>
    </w:rPr>
  </w:style>
  <w:style w:type="character" w:customStyle="1" w:styleId="SansinterligneCar">
    <w:name w:val="Sans interligne Car"/>
    <w:aliases w:val="Titre1 Car"/>
    <w:link w:val="Sansinterligne"/>
    <w:uiPriority w:val="1"/>
    <w:rsid w:val="00165C06"/>
    <w:rPr>
      <w:rFonts w:ascii="Times New Roman" w:hAnsi="Times New Roman"/>
      <w:b/>
      <w:sz w:val="24"/>
    </w:rPr>
  </w:style>
  <w:style w:type="paragraph" w:styleId="Lgende">
    <w:name w:val="caption"/>
    <w:basedOn w:val="Normal"/>
    <w:next w:val="Normal"/>
    <w:uiPriority w:val="35"/>
    <w:unhideWhenUsed/>
    <w:qFormat/>
    <w:rsid w:val="00E34071"/>
    <w:pPr>
      <w:spacing w:after="200" w:line="240" w:lineRule="auto"/>
      <w:jc w:val="both"/>
    </w:pPr>
    <w:rPr>
      <w:rFonts w:ascii="Times New Roman" w:eastAsiaTheme="minorEastAsia" w:hAnsi="Times New Roman"/>
      <w:b/>
      <w:bCs/>
      <w:color w:val="5B9BD5" w:themeColor="accent1"/>
      <w:sz w:val="18"/>
      <w:szCs w:val="18"/>
    </w:rPr>
  </w:style>
  <w:style w:type="paragraph" w:styleId="En-tte">
    <w:name w:val="header"/>
    <w:basedOn w:val="Normal"/>
    <w:link w:val="En-tteCar"/>
    <w:uiPriority w:val="99"/>
    <w:unhideWhenUsed/>
    <w:rsid w:val="000713C6"/>
    <w:pPr>
      <w:tabs>
        <w:tab w:val="center" w:pos="4536"/>
        <w:tab w:val="right" w:pos="9072"/>
      </w:tabs>
      <w:spacing w:after="0" w:line="240" w:lineRule="auto"/>
    </w:pPr>
  </w:style>
  <w:style w:type="character" w:customStyle="1" w:styleId="En-tteCar">
    <w:name w:val="En-tête Car"/>
    <w:basedOn w:val="Policepardfaut"/>
    <w:link w:val="En-tte"/>
    <w:uiPriority w:val="99"/>
    <w:rsid w:val="000713C6"/>
  </w:style>
  <w:style w:type="paragraph" w:styleId="Pieddepage">
    <w:name w:val="footer"/>
    <w:basedOn w:val="Normal"/>
    <w:link w:val="PieddepageCar"/>
    <w:unhideWhenUsed/>
    <w:rsid w:val="000713C6"/>
    <w:pPr>
      <w:tabs>
        <w:tab w:val="center" w:pos="4536"/>
        <w:tab w:val="right" w:pos="9072"/>
      </w:tabs>
      <w:spacing w:after="0" w:line="240" w:lineRule="auto"/>
    </w:pPr>
  </w:style>
  <w:style w:type="character" w:customStyle="1" w:styleId="PieddepageCar">
    <w:name w:val="Pied de page Car"/>
    <w:basedOn w:val="Policepardfaut"/>
    <w:link w:val="Pieddepage"/>
    <w:rsid w:val="000713C6"/>
  </w:style>
  <w:style w:type="paragraph" w:styleId="Listepuces">
    <w:name w:val="List Bullet"/>
    <w:basedOn w:val="Normal"/>
    <w:uiPriority w:val="99"/>
    <w:unhideWhenUsed/>
    <w:rsid w:val="0068215B"/>
    <w:pPr>
      <w:numPr>
        <w:numId w:val="4"/>
      </w:numPr>
      <w:spacing w:after="200" w:line="276" w:lineRule="auto"/>
      <w:contextualSpacing/>
      <w:jc w:val="both"/>
    </w:pPr>
    <w:rPr>
      <w:rFonts w:ascii="Times New Roman" w:eastAsiaTheme="minorEastAsia" w:hAnsi="Times New Roman"/>
      <w:sz w:val="24"/>
    </w:rPr>
  </w:style>
  <w:style w:type="table" w:styleId="Listeclaire-Accent5">
    <w:name w:val="Light List Accent 5"/>
    <w:basedOn w:val="TableauNormal"/>
    <w:uiPriority w:val="61"/>
    <w:rsid w:val="0018512E"/>
    <w:pPr>
      <w:spacing w:after="0" w:line="240" w:lineRule="auto"/>
    </w:pPr>
    <w:rPr>
      <w:rFonts w:eastAsiaTheme="minorEastAsia"/>
      <w:lang w:val="en-US"/>
    </w:rPr>
    <w:tblPr>
      <w:tblStyleRowBandSize w:val="1"/>
      <w:tblStyleColBandSize w:val="1"/>
      <w:tblBorders>
        <w:top w:val="single" w:sz="8" w:space="0" w:color="4472C4" w:themeColor="accent5"/>
        <w:left w:val="single" w:sz="8" w:space="0" w:color="4472C4" w:themeColor="accent5"/>
        <w:bottom w:val="single" w:sz="8" w:space="0" w:color="4472C4" w:themeColor="accent5"/>
        <w:right w:val="single" w:sz="8" w:space="0" w:color="4472C4" w:themeColor="accent5"/>
      </w:tblBorders>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character" w:styleId="Lienhypertexte">
    <w:name w:val="Hyperlink"/>
    <w:basedOn w:val="Policepardfaut"/>
    <w:uiPriority w:val="99"/>
    <w:unhideWhenUsed/>
    <w:rsid w:val="0038521A"/>
    <w:rPr>
      <w:color w:val="0563C1" w:themeColor="hyperlink"/>
      <w:u w:val="single"/>
    </w:rPr>
  </w:style>
  <w:style w:type="table" w:customStyle="1" w:styleId="TableauListe3-Accentuation31">
    <w:name w:val="Tableau Liste 3 - Accentuation 31"/>
    <w:basedOn w:val="TableauNormal"/>
    <w:uiPriority w:val="48"/>
    <w:rsid w:val="00E33E99"/>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customStyle="1" w:styleId="TableauGrille5Fonc-Accentuation31">
    <w:name w:val="Tableau Grille 5 Foncé - Accentuation 31"/>
    <w:basedOn w:val="TableauNormal"/>
    <w:uiPriority w:val="50"/>
    <w:rsid w:val="00E33E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TableauGrille4-Accentuation31">
    <w:name w:val="Tableau Grille 4 - Accentuation 31"/>
    <w:basedOn w:val="TableauNormal"/>
    <w:uiPriority w:val="49"/>
    <w:rsid w:val="00E33E9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auListe1Clair-Accentuation31">
    <w:name w:val="Tableau Liste 1 Clair - Accentuation 31"/>
    <w:basedOn w:val="TableauNormal"/>
    <w:uiPriority w:val="46"/>
    <w:rsid w:val="00E33E99"/>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auListe4-Accentuation31">
    <w:name w:val="Tableau Liste 4 - Accentuation 31"/>
    <w:basedOn w:val="TableauNormal"/>
    <w:uiPriority w:val="49"/>
    <w:rsid w:val="00E33E99"/>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eauListe5Fonc-Accentuation31">
    <w:name w:val="Tableau Liste 5 Foncé - Accentuation 31"/>
    <w:basedOn w:val="TableauNormal"/>
    <w:uiPriority w:val="50"/>
    <w:rsid w:val="00E33E99"/>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En-ttedetabledesmatires">
    <w:name w:val="TOC Heading"/>
    <w:basedOn w:val="Titre1"/>
    <w:next w:val="Normal"/>
    <w:uiPriority w:val="39"/>
    <w:unhideWhenUsed/>
    <w:qFormat/>
    <w:rsid w:val="00FC2785"/>
    <w:pPr>
      <w:outlineLvl w:val="9"/>
    </w:pPr>
    <w:rPr>
      <w:lang w:eastAsia="fr-FR"/>
    </w:rPr>
  </w:style>
  <w:style w:type="paragraph" w:styleId="TM2">
    <w:name w:val="toc 2"/>
    <w:basedOn w:val="Normal"/>
    <w:next w:val="Normal"/>
    <w:autoRedefine/>
    <w:uiPriority w:val="39"/>
    <w:unhideWhenUsed/>
    <w:rsid w:val="00E8086D"/>
    <w:pPr>
      <w:tabs>
        <w:tab w:val="right" w:leader="dot" w:pos="9457"/>
      </w:tabs>
      <w:spacing w:after="100"/>
      <w:ind w:left="220"/>
    </w:pPr>
    <w:rPr>
      <w:rFonts w:ascii="Times New Roman" w:eastAsiaTheme="minorEastAsia" w:hAnsi="Times New Roman" w:cs="Times New Roman"/>
      <w:b/>
      <w:noProof/>
      <w:lang w:eastAsia="fr-FR"/>
    </w:rPr>
  </w:style>
  <w:style w:type="paragraph" w:styleId="TM1">
    <w:name w:val="toc 1"/>
    <w:basedOn w:val="Normal"/>
    <w:next w:val="Normal"/>
    <w:autoRedefine/>
    <w:uiPriority w:val="39"/>
    <w:unhideWhenUsed/>
    <w:rsid w:val="00E8086D"/>
    <w:pPr>
      <w:tabs>
        <w:tab w:val="right" w:leader="dot" w:pos="9457"/>
      </w:tabs>
      <w:spacing w:after="100"/>
    </w:pPr>
    <w:rPr>
      <w:rFonts w:ascii="Times New Roman" w:eastAsiaTheme="minorEastAsia" w:hAnsi="Times New Roman" w:cs="Times New Roman"/>
      <w:b/>
      <w:noProof/>
      <w:lang w:eastAsia="fr-FR"/>
    </w:rPr>
  </w:style>
  <w:style w:type="paragraph" w:styleId="TM3">
    <w:name w:val="toc 3"/>
    <w:basedOn w:val="Normal"/>
    <w:next w:val="Normal"/>
    <w:autoRedefine/>
    <w:uiPriority w:val="39"/>
    <w:unhideWhenUsed/>
    <w:rsid w:val="00FC2785"/>
    <w:pPr>
      <w:spacing w:after="100"/>
      <w:ind w:left="440"/>
    </w:pPr>
    <w:rPr>
      <w:rFonts w:eastAsiaTheme="minorEastAsia" w:cs="Times New Roman"/>
      <w:lang w:eastAsia="fr-FR"/>
    </w:rPr>
  </w:style>
  <w:style w:type="paragraph" w:styleId="Textedebulles">
    <w:name w:val="Balloon Text"/>
    <w:basedOn w:val="Normal"/>
    <w:link w:val="TextedebullesCar"/>
    <w:uiPriority w:val="99"/>
    <w:semiHidden/>
    <w:unhideWhenUsed/>
    <w:rsid w:val="00FC278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C2785"/>
    <w:rPr>
      <w:rFonts w:ascii="Segoe UI" w:hAnsi="Segoe UI" w:cs="Segoe UI"/>
      <w:sz w:val="18"/>
      <w:szCs w:val="18"/>
    </w:rPr>
  </w:style>
  <w:style w:type="table" w:styleId="Grilledutableau">
    <w:name w:val="Table Grid"/>
    <w:basedOn w:val="TableauNormal"/>
    <w:uiPriority w:val="59"/>
    <w:rsid w:val="009E6E5B"/>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9E6E5B"/>
  </w:style>
  <w:style w:type="character" w:styleId="Textedelespacerserv">
    <w:name w:val="Placeholder Text"/>
    <w:basedOn w:val="Policepardfaut"/>
    <w:uiPriority w:val="99"/>
    <w:semiHidden/>
    <w:rsid w:val="00C0306F"/>
    <w:rPr>
      <w:color w:val="808080"/>
    </w:rPr>
  </w:style>
  <w:style w:type="paragraph" w:styleId="Tabledesillustrations">
    <w:name w:val="table of figures"/>
    <w:basedOn w:val="Normal"/>
    <w:next w:val="Normal"/>
    <w:uiPriority w:val="99"/>
    <w:unhideWhenUsed/>
    <w:rsid w:val="00EF79E1"/>
    <w:pPr>
      <w:spacing w:after="0"/>
    </w:pPr>
  </w:style>
  <w:style w:type="paragraph" w:customStyle="1" w:styleId="I1">
    <w:name w:val="I.1."/>
    <w:basedOn w:val="Normal"/>
    <w:next w:val="I11"/>
    <w:autoRedefine/>
    <w:qFormat/>
    <w:rsid w:val="00291DAE"/>
    <w:pPr>
      <w:numPr>
        <w:ilvl w:val="1"/>
        <w:numId w:val="16"/>
      </w:numPr>
      <w:spacing w:after="0" w:line="312" w:lineRule="auto"/>
      <w:jc w:val="both"/>
      <w:outlineLvl w:val="1"/>
    </w:pPr>
    <w:rPr>
      <w:rFonts w:ascii="Times New Roman" w:eastAsia="Calibri" w:hAnsi="Times New Roman" w:cs="Times New Roman"/>
      <w:b/>
      <w:sz w:val="24"/>
      <w:szCs w:val="24"/>
    </w:rPr>
  </w:style>
  <w:style w:type="paragraph" w:customStyle="1" w:styleId="I11">
    <w:name w:val="I.1.1"/>
    <w:basedOn w:val="Normal"/>
    <w:link w:val="I11Car"/>
    <w:autoRedefine/>
    <w:qFormat/>
    <w:rsid w:val="00291DAE"/>
    <w:pPr>
      <w:numPr>
        <w:numId w:val="16"/>
      </w:numPr>
      <w:spacing w:after="0" w:line="312" w:lineRule="auto"/>
      <w:jc w:val="both"/>
      <w:outlineLvl w:val="1"/>
    </w:pPr>
    <w:rPr>
      <w:rFonts w:ascii="Times New Roman" w:eastAsia="Calibri" w:hAnsi="Times New Roman" w:cs="Times New Roman"/>
      <w:b/>
      <w:sz w:val="24"/>
      <w:szCs w:val="24"/>
    </w:rPr>
  </w:style>
  <w:style w:type="character" w:customStyle="1" w:styleId="I11Car">
    <w:name w:val="I.1.1 Car"/>
    <w:link w:val="I11"/>
    <w:rsid w:val="00291DAE"/>
    <w:rPr>
      <w:rFonts w:ascii="Times New Roman" w:eastAsia="Calibri" w:hAnsi="Times New Roman" w:cs="Times New Roman"/>
      <w:b/>
      <w:sz w:val="24"/>
      <w:szCs w:val="24"/>
    </w:rPr>
  </w:style>
  <w:style w:type="character" w:customStyle="1" w:styleId="fontstyle01">
    <w:name w:val="fontstyle01"/>
    <w:basedOn w:val="Policepardfaut"/>
    <w:qFormat/>
    <w:rsid w:val="00456397"/>
    <w:rPr>
      <w:rFonts w:ascii="Times New Roman" w:hAnsi="Times New Roman" w:hint="default"/>
      <w:b/>
      <w:bCs w:val="0"/>
      <w:i w:val="0"/>
      <w:iCs w:val="0"/>
      <w:color w:val="000000"/>
      <w:sz w:val="28"/>
      <w:szCs w:val="18"/>
      <w:u w:val="none"/>
    </w:rPr>
  </w:style>
  <w:style w:type="character" w:customStyle="1" w:styleId="fontstyle21">
    <w:name w:val="fontstyle21"/>
    <w:basedOn w:val="Policepardfaut"/>
    <w:rsid w:val="009D4B33"/>
    <w:rPr>
      <w:rFonts w:ascii="Frutiger-Italic" w:hAnsi="Frutiger-Italic" w:hint="default"/>
      <w:b w:val="0"/>
      <w:bCs w:val="0"/>
      <w:i/>
      <w:iCs/>
      <w:color w:val="000000"/>
      <w:sz w:val="14"/>
      <w:szCs w:val="14"/>
    </w:rPr>
  </w:style>
  <w:style w:type="table" w:customStyle="1" w:styleId="Tableausimple21">
    <w:name w:val="Tableau simple 21"/>
    <w:basedOn w:val="TableauNormal"/>
    <w:uiPriority w:val="42"/>
    <w:rsid w:val="00BB179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eauGrille6Couleur1">
    <w:name w:val="Tableau Grille 6 Couleur1"/>
    <w:basedOn w:val="TableauNormal"/>
    <w:uiPriority w:val="51"/>
    <w:rsid w:val="00A771E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ausimple51">
    <w:name w:val="Tableau simple 51"/>
    <w:basedOn w:val="TableauNormal"/>
    <w:uiPriority w:val="45"/>
    <w:rsid w:val="00A771E1"/>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Marquedecommentaire">
    <w:name w:val="annotation reference"/>
    <w:basedOn w:val="Policepardfaut"/>
    <w:uiPriority w:val="99"/>
    <w:semiHidden/>
    <w:unhideWhenUsed/>
    <w:rsid w:val="00DE5926"/>
    <w:rPr>
      <w:sz w:val="16"/>
      <w:szCs w:val="16"/>
    </w:rPr>
  </w:style>
  <w:style w:type="paragraph" w:styleId="Commentaire">
    <w:name w:val="annotation text"/>
    <w:basedOn w:val="Normal"/>
    <w:link w:val="CommentaireCar"/>
    <w:uiPriority w:val="99"/>
    <w:semiHidden/>
    <w:unhideWhenUsed/>
    <w:rsid w:val="00DE5926"/>
    <w:pPr>
      <w:spacing w:line="240" w:lineRule="auto"/>
    </w:pPr>
    <w:rPr>
      <w:sz w:val="20"/>
      <w:szCs w:val="20"/>
    </w:rPr>
  </w:style>
  <w:style w:type="character" w:customStyle="1" w:styleId="CommentaireCar">
    <w:name w:val="Commentaire Car"/>
    <w:basedOn w:val="Policepardfaut"/>
    <w:link w:val="Commentaire"/>
    <w:uiPriority w:val="99"/>
    <w:semiHidden/>
    <w:rsid w:val="00DE5926"/>
    <w:rPr>
      <w:sz w:val="20"/>
      <w:szCs w:val="20"/>
    </w:rPr>
  </w:style>
  <w:style w:type="paragraph" w:styleId="Objetducommentaire">
    <w:name w:val="annotation subject"/>
    <w:basedOn w:val="Commentaire"/>
    <w:next w:val="Commentaire"/>
    <w:link w:val="ObjetducommentaireCar"/>
    <w:uiPriority w:val="99"/>
    <w:semiHidden/>
    <w:unhideWhenUsed/>
    <w:rsid w:val="00DE5926"/>
    <w:rPr>
      <w:b/>
      <w:bCs/>
    </w:rPr>
  </w:style>
  <w:style w:type="character" w:customStyle="1" w:styleId="ObjetducommentaireCar">
    <w:name w:val="Objet du commentaire Car"/>
    <w:basedOn w:val="CommentaireCar"/>
    <w:link w:val="Objetducommentaire"/>
    <w:uiPriority w:val="99"/>
    <w:semiHidden/>
    <w:rsid w:val="00DE5926"/>
    <w:rPr>
      <w:b/>
      <w:bCs/>
      <w:sz w:val="20"/>
      <w:szCs w:val="20"/>
    </w:rPr>
  </w:style>
  <w:style w:type="character" w:styleId="Rfrenceintense">
    <w:name w:val="Intense Reference"/>
    <w:basedOn w:val="Policepardfaut"/>
    <w:uiPriority w:val="32"/>
    <w:qFormat/>
    <w:rsid w:val="0017312F"/>
    <w:rPr>
      <w:b/>
      <w:bCs/>
      <w:smallCaps/>
      <w:color w:val="5B9BD5" w:themeColor="accent1"/>
      <w:spacing w:val="5"/>
    </w:rPr>
  </w:style>
  <w:style w:type="paragraph" w:styleId="Sous-titre">
    <w:name w:val="Subtitle"/>
    <w:basedOn w:val="Normal"/>
    <w:next w:val="Normal"/>
    <w:link w:val="Sous-titreCar"/>
    <w:uiPriority w:val="11"/>
    <w:qFormat/>
    <w:rsid w:val="00DD5B9B"/>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D5B9B"/>
    <w:rPr>
      <w:rFonts w:eastAsiaTheme="minorEastAsia"/>
      <w:color w:val="5A5A5A" w:themeColor="text1" w:themeTint="A5"/>
      <w:spacing w:val="15"/>
    </w:rPr>
  </w:style>
  <w:style w:type="paragraph" w:styleId="TM4">
    <w:name w:val="toc 4"/>
    <w:basedOn w:val="Normal"/>
    <w:next w:val="Normal"/>
    <w:autoRedefine/>
    <w:uiPriority w:val="39"/>
    <w:unhideWhenUsed/>
    <w:rsid w:val="00EF4D08"/>
    <w:pPr>
      <w:spacing w:after="100"/>
      <w:ind w:left="660"/>
    </w:pPr>
    <w:rPr>
      <w:rFonts w:eastAsiaTheme="minorEastAsia"/>
      <w:lang w:eastAsia="fr-FR"/>
    </w:rPr>
  </w:style>
  <w:style w:type="paragraph" w:styleId="TM5">
    <w:name w:val="toc 5"/>
    <w:basedOn w:val="Normal"/>
    <w:next w:val="Normal"/>
    <w:autoRedefine/>
    <w:uiPriority w:val="39"/>
    <w:unhideWhenUsed/>
    <w:rsid w:val="00EF4D08"/>
    <w:pPr>
      <w:spacing w:after="100"/>
      <w:ind w:left="880"/>
    </w:pPr>
    <w:rPr>
      <w:rFonts w:eastAsiaTheme="minorEastAsia"/>
      <w:lang w:eastAsia="fr-FR"/>
    </w:rPr>
  </w:style>
  <w:style w:type="paragraph" w:styleId="TM6">
    <w:name w:val="toc 6"/>
    <w:basedOn w:val="Normal"/>
    <w:next w:val="Normal"/>
    <w:autoRedefine/>
    <w:uiPriority w:val="39"/>
    <w:unhideWhenUsed/>
    <w:rsid w:val="00EF4D08"/>
    <w:pPr>
      <w:spacing w:after="100"/>
      <w:ind w:left="1100"/>
    </w:pPr>
    <w:rPr>
      <w:rFonts w:eastAsiaTheme="minorEastAsia"/>
      <w:lang w:eastAsia="fr-FR"/>
    </w:rPr>
  </w:style>
  <w:style w:type="paragraph" w:styleId="TM7">
    <w:name w:val="toc 7"/>
    <w:basedOn w:val="Normal"/>
    <w:next w:val="Normal"/>
    <w:autoRedefine/>
    <w:uiPriority w:val="39"/>
    <w:unhideWhenUsed/>
    <w:rsid w:val="00EF4D08"/>
    <w:pPr>
      <w:spacing w:after="100"/>
      <w:ind w:left="1320"/>
    </w:pPr>
    <w:rPr>
      <w:rFonts w:eastAsiaTheme="minorEastAsia"/>
      <w:lang w:eastAsia="fr-FR"/>
    </w:rPr>
  </w:style>
  <w:style w:type="paragraph" w:styleId="TM8">
    <w:name w:val="toc 8"/>
    <w:basedOn w:val="Normal"/>
    <w:next w:val="Normal"/>
    <w:autoRedefine/>
    <w:uiPriority w:val="39"/>
    <w:unhideWhenUsed/>
    <w:rsid w:val="00EF4D08"/>
    <w:pPr>
      <w:spacing w:after="100"/>
      <w:ind w:left="1540"/>
    </w:pPr>
    <w:rPr>
      <w:rFonts w:eastAsiaTheme="minorEastAsia"/>
      <w:lang w:eastAsia="fr-FR"/>
    </w:rPr>
  </w:style>
  <w:style w:type="paragraph" w:styleId="TM9">
    <w:name w:val="toc 9"/>
    <w:basedOn w:val="Normal"/>
    <w:next w:val="Normal"/>
    <w:autoRedefine/>
    <w:uiPriority w:val="39"/>
    <w:unhideWhenUsed/>
    <w:rsid w:val="00EF4D08"/>
    <w:pPr>
      <w:spacing w:after="100"/>
      <w:ind w:left="1760"/>
    </w:pPr>
    <w:rPr>
      <w:rFonts w:eastAsiaTheme="minorEastAsia"/>
      <w:lang w:eastAsia="fr-FR"/>
    </w:rPr>
  </w:style>
  <w:style w:type="paragraph" w:styleId="Rvision">
    <w:name w:val="Revision"/>
    <w:hidden/>
    <w:uiPriority w:val="99"/>
    <w:semiHidden/>
    <w:rsid w:val="00D6659C"/>
    <w:pPr>
      <w:spacing w:after="0" w:line="240" w:lineRule="auto"/>
    </w:pPr>
  </w:style>
  <w:style w:type="character" w:styleId="Mentionnonrsolue">
    <w:name w:val="Unresolved Mention"/>
    <w:basedOn w:val="Policepardfaut"/>
    <w:uiPriority w:val="99"/>
    <w:semiHidden/>
    <w:unhideWhenUsed/>
    <w:rsid w:val="003276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99472032">
      <w:bodyDiv w:val="1"/>
      <w:marLeft w:val="0"/>
      <w:marRight w:val="0"/>
      <w:marTop w:val="0"/>
      <w:marBottom w:val="0"/>
      <w:divBdr>
        <w:top w:val="none" w:sz="0" w:space="0" w:color="auto"/>
        <w:left w:val="none" w:sz="0" w:space="0" w:color="auto"/>
        <w:bottom w:val="none" w:sz="0" w:space="0" w:color="auto"/>
        <w:right w:val="none" w:sz="0" w:space="0" w:color="auto"/>
      </w:divBdr>
    </w:div>
    <w:div w:id="14387905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7.png"/><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sfr.com"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ec.europa.eu/"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cnil.fr/" TargetMode="External"/><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3FEFDD-8857-41F8-8709-86DB8CDFA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TotalTime>
  <Pages>101</Pages>
  <Words>26373</Words>
  <Characters>145056</Characters>
  <Application>Microsoft Office Word</Application>
  <DocSecurity>0</DocSecurity>
  <Lines>1208</Lines>
  <Paragraphs>342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171087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Enfants</dc:creator>
  <cp:lastModifiedBy>TALA KAFFO Leonard</cp:lastModifiedBy>
  <cp:revision>32</cp:revision>
  <cp:lastPrinted>2021-06-01T13:55:00Z</cp:lastPrinted>
  <dcterms:created xsi:type="dcterms:W3CDTF">2025-03-21T06:26:00Z</dcterms:created>
  <dcterms:modified xsi:type="dcterms:W3CDTF">2025-04-27T20:21:00Z</dcterms:modified>
</cp:coreProperties>
</file>